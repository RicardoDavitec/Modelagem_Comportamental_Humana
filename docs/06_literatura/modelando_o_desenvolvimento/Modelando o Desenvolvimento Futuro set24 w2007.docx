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media/image21.emf" ContentType="image/x-emf"/>
  <Override PartName="/word/media/image3.png" ContentType="image/png"/>
  <Override PartName="/word/media/image2.png" ContentType="image/png"/>
  <Override PartName="/word/media/image4.png" ContentType="image/png"/>
  <Override PartName="/word/media/image5.emf" ContentType="image/x-emf"/>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gif" ContentType="image/gif"/>
  <Override PartName="/word/media/image15.png" ContentType="image/png"/>
  <Override PartName="/word/media/image16.wmf" ContentType="image/x-wmf"/>
  <Override PartName="/word/media/image17.emf" ContentType="image/x-emf"/>
  <Override PartName="/word/media/image18.png" ContentType="image/png"/>
  <Override PartName="/word/media/image19.jpeg" ContentType="image/jpeg"/>
  <Override PartName="/word/media/image22.png" ContentType="image/png"/>
  <Override PartName="/word/media/image20.png" ContentType="image/png"/>
  <Override PartName="/word/media/image23.png" ContentType="image/png"/>
  <Override PartName="/word/media/image24.png" ContentType="image/png"/>
  <Override PartName="/word/media/image25.png" ContentType="image/png"/>
  <Override PartName="/word/comments.xml" ContentType="application/vnd.openxmlformats-officedocument.wordprocessingml.comments+xml"/>
  <Override PartName="/word/footer4.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embeddings/oleObject1.xlsx" ContentType="application/vnd.openxmlformats-officedocument.spreadsheetml.sheet"/>
  <Override PartName="/word/embeddings/oleObject2.pptx" ContentType="application/vnd.openxmlformats-officedocument.presentationml.presentation"/>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4.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0"/>
        <w:contextualSpacing/>
        <w:jc w:val="left"/>
        <w:rPr>
          <w:b w:val="false"/>
          <w:bCs w:val="false"/>
          <w:sz w:val="28"/>
          <w:szCs w:val="28"/>
        </w:rPr>
      </w:pPr>
      <w:del w:id="0" w:author="Autor desconhecido" w:date="2024-06-07T09:39:51Z">
        <w:r>
          <mc:AlternateContent>
            <mc:Choice Requires="wps">
              <w:drawing>
                <wp:anchor behindDoc="0" distT="0" distB="0" distL="0" distR="0" simplePos="0" locked="0" layoutInCell="1" allowOverlap="1" relativeHeight="30">
                  <wp:simplePos x="0" y="0"/>
                  <wp:positionH relativeFrom="column">
                    <wp:posOffset>461645</wp:posOffset>
                  </wp:positionH>
                  <wp:positionV relativeFrom="paragraph">
                    <wp:posOffset>-344805</wp:posOffset>
                  </wp:positionV>
                  <wp:extent cx="5663565" cy="2106295"/>
                  <wp:effectExtent l="0" t="0" r="0" b="0"/>
                  <wp:wrapNone/>
                  <wp:docPr id="1" name="Quadro de texto 10"/>
                  <a:graphic xmlns:a="http://schemas.openxmlformats.org/drawingml/2006/main">
                    <a:graphicData uri="http://schemas.microsoft.com/office/word/2010/wordprocessingShape">
                      <wps:wsp>
                        <wps:cNvSpPr txBox="1"/>
                        <wps:spPr>
                          <a:xfrm>
                            <a:off x="0" y="0"/>
                            <a:ext cx="5663520" cy="2106360"/>
                          </a:xfrm>
                          <a:prstGeom prst="rect">
                            <a:avLst/>
                          </a:prstGeom>
                          <a:noFill/>
                          <a:ln w="0">
                            <a:noFill/>
                          </a:ln>
                        </wps:spPr>
                        <wps:txbx>
                          <w:txbxContent>
                            <w:p>
                              <w:pPr>
                                <w:jc w:val="center"/>
                                <w:rPr/>
                              </w:pPr>
                              <w:r>
                                <w:rPr>
                                  <w:sz w:val="52"/>
                                  <w:szCs w:val="52"/>
                                  <w:color w:val="0000FF"/>
                                </w:rPr>
                                <w:delText xml:space="preserve">Entre Luz e Sombra: </w:delText>
                              </w:r>
                            </w:p>
                            <w:p>
                              <w:pPr>
                                <w:jc w:val="center"/>
                                <w:rPr/>
                              </w:pPr>
                              <w:r>
                                <w:rPr>
                                  <w:sz w:val="52"/>
                                  <w:szCs w:val="52"/>
                                  <w:color w:val="0000FF"/>
                                </w:rPr>
                                <w:delText>A jornada Humana Rumo a Harmonia Universal.</w:delTex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Quadro de texto 10" stroked="f" o:allowincell="f" style="position:absolute;margin-left:36.35pt;margin-top:-27.15pt;width:445.9pt;height:165.8pt;mso-wrap-style:square;v-text-anchor:top" type="_x0000_t202">
                  <v:textbox>
                    <w:txbxContent>
                      <w:p>
                        <w:pPr>
                          <w:jc w:val="center"/>
                          <w:rPr/>
                        </w:pPr>
                        <w:r>
                          <w:rPr>
                            <w:sz w:val="52"/>
                            <w:szCs w:val="52"/>
                            <w:color w:val="0000FF"/>
                          </w:rPr>
                          <w:delText xml:space="preserve">Entre Luz e Sombra: </w:delText>
                        </w:r>
                      </w:p>
                      <w:p>
                        <w:pPr>
                          <w:jc w:val="center"/>
                          <w:rPr/>
                        </w:pPr>
                        <w:r>
                          <w:rPr>
                            <w:sz w:val="52"/>
                            <w:szCs w:val="52"/>
                            <w:color w:val="0000FF"/>
                          </w:rPr>
                          <w:delText>A jornada Humana Rumo a Harmonia Universal.</w:delText>
                        </w:r>
                      </w:p>
                    </w:txbxContent>
                  </v:textbox>
                  <v:fill o:detectmouseclick="t" on="false"/>
                  <v:stroke color="black" joinstyle="round" endcap="flat"/>
                  <w10:wrap type="none"/>
                </v:shape>
              </w:pict>
            </mc:Fallback>
          </mc:AlternateContent>
        </w:r>
      </w:del>
      <w:del w:id="1" w:author="Autor desconhecido" w:date="2024-06-07T09:39:51Z">
        <w:r>
          <w:rPr>
            <w:b w:val="false"/>
            <w:bCs w:val="false"/>
            <w:sz w:val="28"/>
            <w:szCs w:val="28"/>
          </w:rPr>
          <w:delText>‍‍</w:delText>
        </w:r>
      </w:del>
      <w:del w:id="2" w:author="Autor desconhecido" w:date="2024-06-07T08:56:05Z">
        <w:r>
          <w:rPr>
            <w:b w:val="false"/>
            <w:bCs w:val="false"/>
            <w:sz w:val="28"/>
            <w:szCs w:val="28"/>
          </w:rPr>
          <w:delText>‍‍</w:delText>
        </w:r>
      </w:del>
      <w:del w:id="3" w:author="Autor desconhecido" w:date="2024-06-07T08:54:06Z">
        <w:r>
          <w:rPr>
            <w:b w:val="false"/>
            <w:bCs w:val="false"/>
            <w:sz w:val="28"/>
            <w:szCs w:val="28"/>
          </w:rPr>
          <w:delText>‍‍</w:delText>
        </w:r>
      </w:del>
      <w:del w:id="4" w:author="Autor desconhecido" w:date="2024-06-06T09:24:50Z">
        <w:r>
          <w:rPr>
            <w:b w:val="false"/>
            <w:bCs w:val="false"/>
            <w:sz w:val="28"/>
            <w:szCs w:val="28"/>
          </w:rPr>
          <w:delText>‍‍</w:delText>
        </w:r>
      </w:del>
      <w:del w:id="5" w:author="Autor desconhecido" w:date="2024-06-04T14:06:42Z">
        <w:r>
          <w:rPr>
            <w:b w:val="false"/>
            <w:bCs w:val="false"/>
            <w:sz w:val="28"/>
            <w:szCs w:val="28"/>
          </w:rPr>
          <w:delText>‍‍</w:delText>
        </w:r>
      </w:del>
      <w:del w:id="6" w:author="Autor desconhecido" w:date="2024-06-04T10:23:00Z">
        <w:r>
          <w:rPr>
            <w:b w:val="false"/>
            <w:bCs w:val="false"/>
            <w:sz w:val="28"/>
            <w:szCs w:val="28"/>
          </w:rPr>
          <w:delText>‍‍</w:delText>
        </w:r>
      </w:del>
      <w:del w:id="7" w:author="Autor desconhecido" w:date="2024-06-04T10:23:00Z">
        <w:r>
          <w:rPr>
            <w:b w:val="false"/>
            <w:bCs w:val="false"/>
            <w:sz w:val="28"/>
            <w:szCs w:val="28"/>
          </w:rPr>
          <w:delText>‍‍</w:delText>
        </w:r>
      </w:del>
      <w:del w:id="8" w:author="Autor desconhecido" w:date="2024-06-04T10:19:49Z">
        <w:r>
          <w:rPr>
            <w:b w:val="false"/>
            <w:bCs w:val="false"/>
            <w:sz w:val="28"/>
            <w:szCs w:val="28"/>
          </w:rPr>
          <w:delText>‍‍</w:delText>
        </w:r>
      </w:del>
      <w:del w:id="9" w:author="Autor desconhecido" w:date="2024-06-04T08:47:30Z">
        <w:r>
          <w:rPr>
            <w:b w:val="false"/>
            <w:bCs w:val="false"/>
            <w:sz w:val="28"/>
            <w:szCs w:val="28"/>
          </w:rPr>
          <w:delText>‍‍</w:delText>
        </w:r>
      </w:del>
      <w:del w:id="10" w:author="Autor desconhecido" w:date="2024-06-03T17:17:50Z">
        <w:r>
          <w:rPr>
            <w:b w:val="false"/>
            <w:bCs w:val="false"/>
            <w:sz w:val="28"/>
            <w:szCs w:val="28"/>
          </w:rPr>
          <w:delText>‍‍</w:delText>
        </w:r>
      </w:del>
      <w:del w:id="11" w:author="Autor desconhecido" w:date="2024-06-03T16:18:38Z">
        <w:r>
          <w:rPr>
            <w:b w:val="false"/>
            <w:bCs w:val="false"/>
            <w:sz w:val="28"/>
            <w:szCs w:val="28"/>
          </w:rPr>
          <w:delText>‍‍</w:delText>
        </w:r>
      </w:del>
      <w:del w:id="12" w:author="Autor desconhecido" w:date="2024-06-03T08:26:08Z">
        <w:r>
          <w:rPr>
            <w:b w:val="false"/>
            <w:bCs w:val="false"/>
            <w:sz w:val="28"/>
            <w:szCs w:val="28"/>
          </w:rPr>
          <w:delText>‍‍</w:delText>
        </w:r>
      </w:del>
      <w:del w:id="13" w:author="Autor desconhecido" w:date="2024-06-03T08:15:32Z">
        <w:r>
          <w:rPr>
            <w:b w:val="false"/>
            <w:bCs w:val="false"/>
            <w:sz w:val="28"/>
            <w:szCs w:val="28"/>
          </w:rPr>
          <w:delText>‍‍</w:delText>
        </w:r>
      </w:del>
    </w:p>
    <w:p>
      <w:pPr>
        <w:pStyle w:val="Title"/>
        <w:spacing w:before="0" w:after="0"/>
        <w:contextualSpacing/>
        <w:rPr/>
      </w:pPr>
      <w:r>
        <w:rPr/>
      </w:r>
    </w:p>
    <w:p>
      <w:pPr>
        <w:pStyle w:val="Title"/>
        <w:spacing w:before="0" w:after="0"/>
        <w:contextualSpacing/>
        <w:rPr/>
      </w:pPr>
      <w:r>
        <w:rPr/>
        <w:drawing>
          <wp:anchor behindDoc="1" distT="0" distB="0" distL="39916100" distR="39916100" simplePos="0" locked="0" layoutInCell="1" allowOverlap="1" relativeHeight="2">
            <wp:simplePos x="0" y="0"/>
            <wp:positionH relativeFrom="column">
              <wp:posOffset>-688340</wp:posOffset>
            </wp:positionH>
            <wp:positionV relativeFrom="paragraph">
              <wp:posOffset>213995</wp:posOffset>
            </wp:positionV>
            <wp:extent cx="7527925" cy="7527925"/>
            <wp:effectExtent l="0" t="0" r="0" b="0"/>
            <wp:wrapNone/>
            <wp:docPr id="2" name="Figura3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3 Copia 1" descr=""/>
                    <pic:cNvPicPr>
                      <a:picLocks noChangeAspect="1" noChangeArrowheads="1"/>
                    </pic:cNvPicPr>
                  </pic:nvPicPr>
                  <pic:blipFill>
                    <a:blip r:embed="rId2"/>
                    <a:stretch>
                      <a:fillRect/>
                    </a:stretch>
                  </pic:blipFill>
                  <pic:spPr bwMode="auto">
                    <a:xfrm>
                      <a:off x="0" y="0"/>
                      <a:ext cx="7527925" cy="7527925"/>
                    </a:xfrm>
                    <a:prstGeom prst="rect">
                      <a:avLst/>
                    </a:prstGeom>
                    <a:noFill/>
                  </pic:spPr>
                </pic:pic>
              </a:graphicData>
            </a:graphic>
          </wp:anchor>
        </w:drawing>
        <mc:AlternateContent>
          <mc:Choice Requires="wps">
            <w:drawing>
              <wp:anchor behindDoc="0" distT="0" distB="0" distL="0" distR="0" simplePos="0" locked="0" layoutInCell="1" allowOverlap="1" relativeHeight="29">
                <wp:simplePos x="0" y="0"/>
                <wp:positionH relativeFrom="column">
                  <wp:posOffset>949960</wp:posOffset>
                </wp:positionH>
                <wp:positionV relativeFrom="paragraph">
                  <wp:posOffset>280035</wp:posOffset>
                </wp:positionV>
                <wp:extent cx="2256155" cy="410845"/>
                <wp:effectExtent l="0" t="0" r="0" b="0"/>
                <wp:wrapNone/>
                <wp:docPr id="3" name="Quadro de texto 8"/>
                <a:graphic xmlns:a="http://schemas.openxmlformats.org/drawingml/2006/main">
                  <a:graphicData uri="http://schemas.microsoft.com/office/word/2010/wordprocessingShape">
                    <wps:wsp>
                      <wps:cNvSpPr txBox="1"/>
                      <wps:spPr>
                        <a:xfrm>
                          <a:off x="0" y="0"/>
                          <a:ext cx="2256120" cy="410760"/>
                        </a:xfrm>
                        <a:prstGeom prst="rect">
                          <a:avLst/>
                        </a:prstGeom>
                        <a:noFill/>
                        <a:ln w="0">
                          <a:noFill/>
                        </a:ln>
                      </wps:spPr>
                      <wps:txbx>
                        <w:txbxContent>
                          <w:p>
                            <w:pPr>
                              <w:jc w:val="left"/>
                              <w:rPr/>
                            </w:pPr>
                            <w:r>
                              <w:rPr>
                                <w:sz w:val="28"/>
                                <w:b w:val="false"/>
                                <w:szCs w:val="28"/>
                                <w:bCs w:val="false"/>
                                <w:rFonts w:ascii="Liberation Serif" w:hAnsi="Liberation Serif"/>
                                <w:color w:val="FFFFFF"/>
                              </w:rPr>
                              <w:t>Prof. Dr. RICARDO DAVID</w:t>
                            </w:r>
                          </w:p>
                        </w:txbxContent>
                      </wps:txbx>
                      <wps:bodyPr wrap="square" lIns="0" rIns="0" tIns="0" bIns="0" anchor="t">
                        <a:noAutofit/>
                      </wps:bodyPr>
                    </wps:wsp>
                  </a:graphicData>
                </a:graphic>
              </wp:anchor>
            </w:drawing>
          </mc:Choice>
          <mc:Fallback>
            <w:pict>
              <v:shape id="shape_0" ID="Quadro de texto 8" stroked="f" o:allowincell="f" style="position:absolute;margin-left:74.8pt;margin-top:22.05pt;width:177.6pt;height:32.3pt;mso-wrap-style:square;v-text-anchor:top" type="_x0000_t202">
                <v:textbox>
                  <w:txbxContent>
                    <w:p>
                      <w:pPr>
                        <w:jc w:val="left"/>
                        <w:rPr/>
                      </w:pPr>
                      <w:r>
                        <w:rPr>
                          <w:sz w:val="28"/>
                          <w:b w:val="false"/>
                          <w:szCs w:val="28"/>
                          <w:bCs w:val="false"/>
                          <w:rFonts w:ascii="Liberation Serif" w:hAnsi="Liberation Serif"/>
                          <w:color w:val="FFFFFF"/>
                        </w:rPr>
                        <w:t>Prof. Dr. RICARDO DAVID</w:t>
                      </w:r>
                    </w:p>
                  </w:txbxContent>
                </v:textbox>
                <v:fill o:detectmouseclick="t" on="false"/>
                <v:stroke color="black" joinstyle="round" endcap="flat"/>
                <w10:wrap type="none"/>
              </v:shape>
            </w:pict>
          </mc:Fallback>
        </mc:AlternateContent>
      </w:r>
    </w:p>
    <w:p>
      <w:pPr>
        <w:pStyle w:val="Title"/>
        <w:spacing w:before="0" w:after="0"/>
        <w:contextualSpacing/>
        <w:rPr/>
      </w:pPr>
      <w:r>
        <w:rPr/>
      </w:r>
    </w:p>
    <w:p>
      <w:pPr>
        <w:pStyle w:val="Title"/>
        <w:spacing w:before="0" w:after="0"/>
        <w:contextualSpacing/>
        <w:rPr/>
      </w:pPr>
      <w:r>
        <w:rPr/>
      </w:r>
    </w:p>
    <w:p>
      <w:pPr>
        <w:pStyle w:val="Title"/>
        <w:spacing w:before="0" w:after="0"/>
        <w:contextualSpacing/>
        <w:rPr/>
      </w:pPr>
      <w:r>
        <w:rPr/>
      </w:r>
    </w:p>
    <w:p>
      <w:pPr>
        <w:pStyle w:val="Title"/>
        <w:spacing w:before="0" w:after="0"/>
        <w:contextualSpacing/>
        <w:rPr>
          <w:ins w:id="15" w:author="Autor desconhecido" w:date="2024-06-03T08:18:00Z"/>
        </w:rPr>
      </w:pPr>
      <w:ins w:id="14" w:author="Autor desconhecido" w:date="2024-06-03T08:18:00Z">
        <w:r>
          <w:rPr/>
        </w:r>
      </w:ins>
    </w:p>
    <w:p>
      <w:pPr>
        <w:pStyle w:val="Title"/>
        <w:spacing w:before="0" w:after="0"/>
        <w:contextualSpacing/>
        <w:rPr>
          <w:ins w:id="17" w:author="Autor desconhecido" w:date="2024-06-03T08:18:00Z"/>
        </w:rPr>
      </w:pPr>
      <w:ins w:id="16" w:author="Autor desconhecido" w:date="2024-06-03T08:18:00Z">
        <w:r>
          <w:rPr/>
        </w:r>
      </w:ins>
    </w:p>
    <w:p>
      <w:pPr>
        <w:pStyle w:val="Title"/>
        <w:spacing w:before="0" w:after="0"/>
        <w:contextualSpacing/>
        <w:rPr>
          <w:ins w:id="19" w:author="Autor desconhecido" w:date="2024-06-03T08:18:00Z"/>
        </w:rPr>
      </w:pPr>
      <w:ins w:id="18" w:author="Autor desconhecido" w:date="2024-06-03T08:18:00Z">
        <w:r>
          <w:rPr/>
        </w:r>
      </w:ins>
    </w:p>
    <w:p>
      <w:pPr>
        <w:pStyle w:val="Title"/>
        <w:spacing w:before="0" w:after="0"/>
        <w:contextualSpacing/>
        <w:rPr>
          <w:ins w:id="21" w:author="Autor desconhecido" w:date="2024-06-03T08:18:00Z"/>
        </w:rPr>
      </w:pPr>
      <w:ins w:id="20" w:author="Autor desconhecido" w:date="2024-06-03T08:18:00Z">
        <w:r>
          <w:rPr/>
        </w:r>
      </w:ins>
    </w:p>
    <w:p>
      <w:pPr>
        <w:pStyle w:val="Title"/>
        <w:spacing w:before="0" w:after="0"/>
        <w:contextualSpacing/>
        <w:rPr>
          <w:color w:val="FE007F"/>
          <w:sz w:val="64"/>
          <w:szCs w:val="64"/>
        </w:rPr>
      </w:pPr>
      <w:r>
        <w:rPr>
          <w:color w:val="FE007F"/>
          <w:sz w:val="64"/>
          <w:szCs w:val="64"/>
          <w:rPrChange w:id="0" w:author="Autor desconhecido" w:date="2024-06-03T08:24:55Z"/>
        </w:rPr>
        <w:t>Modelando o Desenvolvimento Humano</w:t>
      </w:r>
    </w:p>
    <w:p>
      <w:pPr>
        <w:pStyle w:val="BodyText"/>
        <w:spacing w:before="0" w:after="0"/>
        <w:contextualSpacing/>
        <w:rPr>
          <w:color w:val="FE007F"/>
        </w:rPr>
      </w:pPr>
      <w:r>
        <w:rPr>
          <w:color w:val="FE007F"/>
        </w:rPr>
        <w:drawing>
          <wp:anchor behindDoc="0" distT="0" distB="0" distL="0" distR="0" simplePos="0" locked="0" layoutInCell="1" allowOverlap="1" relativeHeight="67">
            <wp:simplePos x="0" y="0"/>
            <wp:positionH relativeFrom="column">
              <wp:posOffset>-552450</wp:posOffset>
            </wp:positionH>
            <wp:positionV relativeFrom="paragraph">
              <wp:posOffset>-43815</wp:posOffset>
            </wp:positionV>
            <wp:extent cx="949325" cy="1292860"/>
            <wp:effectExtent l="0" t="0" r="0" b="0"/>
            <wp:wrapNone/>
            <wp:docPr id="4" name="Capa"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a" descr=""/>
                    <pic:cNvPicPr>
                      <a:picLocks noChangeAspect="1" noChangeArrowheads="1"/>
                    </pic:cNvPicPr>
                  </pic:nvPicPr>
                  <pic:blipFill>
                    <a:blip r:embed="rId3"/>
                    <a:stretch>
                      <a:fillRect/>
                    </a:stretch>
                  </pic:blipFill>
                  <pic:spPr bwMode="auto">
                    <a:xfrm>
                      <a:off x="0" y="0"/>
                      <a:ext cx="949325" cy="1292860"/>
                    </a:xfrm>
                    <a:prstGeom prst="rect">
                      <a:avLst/>
                    </a:prstGeom>
                    <a:noFill/>
                  </pic:spPr>
                </pic:pic>
              </a:graphicData>
            </a:graphic>
          </wp:anchor>
        </w:drawing>
      </w:r>
    </w:p>
    <w:p>
      <w:pPr>
        <w:pStyle w:val="BodyText"/>
        <w:spacing w:before="0" w:after="0"/>
        <w:contextualSpacing/>
        <w:rPr/>
      </w:pPr>
      <w:r>
        <w:rPr/>
      </w:r>
    </w:p>
    <w:p>
      <w:pPr>
        <w:pStyle w:val="BodyText"/>
        <w:spacing w:before="0" w:after="0"/>
        <w:contextualSpacing/>
        <w:rPr/>
      </w:pPr>
      <w:r>
        <w:rPr/>
      </w:r>
    </w:p>
    <w:p>
      <w:pPr>
        <w:pStyle w:val="BodyText"/>
        <w:spacing w:before="0" w:after="0"/>
        <w:contextualSpacing/>
        <w:rPr/>
      </w:pPr>
      <w:r>
        <w:rPr/>
      </w:r>
    </w:p>
    <w:p>
      <w:pPr>
        <w:pStyle w:val="BodyText"/>
        <w:spacing w:before="0" w:after="0"/>
        <w:contextualSpacing/>
        <w:rPr/>
      </w:pPr>
      <w:r>
        <w:rPr/>
      </w:r>
    </w:p>
    <w:p>
      <w:pPr>
        <w:pStyle w:val="BodyText"/>
        <w:spacing w:before="0" w:after="0"/>
        <w:contextualSpacing/>
        <w:rPr/>
      </w:pPr>
      <w:r>
        <w:rPr/>
      </w:r>
    </w:p>
    <w:p>
      <w:pPr>
        <w:pStyle w:val="BodyText"/>
        <w:spacing w:before="0" w:after="0"/>
        <w:contextualSpacing/>
        <w:rPr/>
      </w:pPr>
      <w:r>
        <w:rPr/>
      </w:r>
    </w:p>
    <w:p>
      <w:pPr>
        <w:pStyle w:val="BodyText"/>
        <w:spacing w:before="0" w:after="0"/>
        <w:contextualSpacing/>
        <w:rPr/>
      </w:pPr>
      <w:r>
        <w:rPr/>
      </w:r>
    </w:p>
    <w:p>
      <w:pPr>
        <w:pStyle w:val="BodyText"/>
        <w:spacing w:before="0" w:after="0"/>
        <w:contextualSpacing/>
        <w:rPr/>
      </w:pPr>
      <w:r>
        <w:rPr/>
      </w:r>
    </w:p>
    <w:p>
      <w:pPr>
        <w:pStyle w:val="BodyText"/>
        <w:spacing w:before="0" w:after="0"/>
        <w:contextualSpacing/>
        <w:rPr/>
      </w:pPr>
      <w:r>
        <w:rPr/>
      </w:r>
    </w:p>
    <w:p>
      <w:pPr>
        <w:pStyle w:val="BodyText"/>
        <w:spacing w:before="0" w:after="0"/>
        <w:contextualSpacing/>
        <w:rPr/>
      </w:pPr>
      <w:r>
        <w:rPr/>
      </w:r>
    </w:p>
    <w:p>
      <w:pPr>
        <w:pStyle w:val="BodyText"/>
        <w:spacing w:before="0" w:after="0"/>
        <w:contextualSpacing/>
        <w:rPr/>
      </w:pPr>
      <w:r>
        <w:rPr/>
      </w:r>
    </w:p>
    <w:p>
      <w:pPr>
        <w:pStyle w:val="BodyText"/>
        <w:spacing w:before="0" w:after="0"/>
        <w:contextualSpacing/>
        <w:rPr/>
      </w:pPr>
      <w:r>
        <w:rPr/>
      </w:r>
    </w:p>
    <w:p>
      <w:pPr>
        <w:pStyle w:val="BodyText"/>
        <w:spacing w:before="0" w:after="0"/>
        <w:contextualSpacing/>
        <w:rPr/>
      </w:pPr>
      <w:r>
        <w:rPr/>
      </w:r>
    </w:p>
    <w:p>
      <w:pPr>
        <w:pStyle w:val="BodyText"/>
        <w:spacing w:before="0" w:after="0"/>
        <w:contextualSpacing/>
        <w:rPr/>
      </w:pPr>
      <w:r>
        <w:rPr/>
      </w:r>
    </w:p>
    <w:p>
      <w:pPr>
        <w:sectPr>
          <w:type w:val="nextPage"/>
          <w:pgSz w:w="12421" w:h="16203"/>
          <w:pgMar w:left="1134" w:right="1134" w:gutter="0" w:header="0" w:top="1134" w:footer="0" w:bottom="1134"/>
          <w:pgNumType w:fmt="decimal"/>
          <w:formProt w:val="false"/>
          <w:textDirection w:val="lrTb"/>
          <w:docGrid w:type="default" w:linePitch="600" w:charSpace="32768"/>
        </w:sectPr>
        <w:pStyle w:val="BodyText"/>
        <w:spacing w:before="0" w:after="0"/>
        <w:contextualSpacing/>
        <w:rPr/>
      </w:pPr>
      <w:r>
        <w:rPr/>
        <mc:AlternateContent>
          <mc:Choice Requires="wps">
            <w:drawing>
              <wp:anchor behindDoc="0" distT="0" distB="0" distL="0" distR="0" simplePos="0" locked="0" layoutInCell="1" allowOverlap="1" relativeHeight="45">
                <wp:simplePos x="0" y="0"/>
                <wp:positionH relativeFrom="column">
                  <wp:posOffset>-460375</wp:posOffset>
                </wp:positionH>
                <wp:positionV relativeFrom="paragraph">
                  <wp:posOffset>552450</wp:posOffset>
                </wp:positionV>
                <wp:extent cx="6786880" cy="505460"/>
                <wp:effectExtent l="0" t="0" r="0" b="0"/>
                <wp:wrapNone/>
                <wp:docPr id="5" name="Quadro de texto 22"/>
                <a:graphic xmlns:a="http://schemas.openxmlformats.org/drawingml/2006/main">
                  <a:graphicData uri="http://schemas.microsoft.com/office/word/2010/wordprocessingShape">
                    <wps:wsp>
                      <wps:cNvSpPr txBox="1"/>
                      <wps:spPr>
                        <a:xfrm>
                          <a:off x="0" y="0"/>
                          <a:ext cx="6786720" cy="505440"/>
                        </a:xfrm>
                        <a:prstGeom prst="rect">
                          <a:avLst/>
                        </a:prstGeom>
                        <a:noFill/>
                        <a:ln w="0">
                          <a:noFill/>
                        </a:ln>
                      </wps:spPr>
                      <wps:txbx>
                        <w:txbxContent>
                          <w:p>
                            <w:pPr>
                              <w:jc w:val="both"/>
                              <w:rPr/>
                            </w:pPr>
                            <w:r>
                              <w:rPr>
                                <w:sz w:val="18"/>
                                <w:szCs w:val="18"/>
                                <w:color w:val="0000FF"/>
                              </w:rPr>
                              <w:t>Capa:</w:t>
                            </w:r>
                          </w:p>
                          <w:p>
                            <w:pPr>
                              <w:jc w:val="both"/>
                              <w:rPr/>
                            </w:pPr>
                            <w:r>
                              <w:rPr>
                                <w:sz w:val="18"/>
                                <w:szCs w:val="18"/>
                                <w:color w:val="0000FF"/>
                              </w:rPr>
                              <w:t xml:space="preserve">Essa capa foi gerada por Inteligência artificial usando ChatGpt 4o0 através da solicitação de prompt: </w:t>
                            </w:r>
                            <w:r>
                              <w:rPr>
                                <w:sz w:val="18"/>
                                <w:szCs w:val="18"/>
                                <w:i/>
                                <w:iCs/>
                                <w:rFonts w:ascii="Liberation Serif" w:hAnsi="Liberation Serif"/>
                                <w:color w:val="0000FF"/>
                              </w:rPr>
                              <w:t>Crie uma figura gerando um personagem com aparência humana realística que simbolize o conceito de “futuro”, baseado nos conhecimentos filosóficos e culturais comuns da humanidade.</w:t>
                            </w:r>
                          </w:p>
                        </w:txbxContent>
                      </wps:txbx>
                      <wps:bodyPr wrap="square" lIns="0" rIns="0" tIns="0" bIns="0" anchor="t">
                        <a:noAutofit/>
                      </wps:bodyPr>
                    </wps:wsp>
                  </a:graphicData>
                </a:graphic>
              </wp:anchor>
            </w:drawing>
          </mc:Choice>
          <mc:Fallback>
            <w:pict>
              <v:shape id="shape_0" ID="Quadro de texto 22" stroked="f" o:allowincell="f" style="position:absolute;margin-left:-36.25pt;margin-top:43.5pt;width:534.35pt;height:39.75pt;mso-wrap-style:square;v-text-anchor:top" type="_x0000_t202">
                <v:textbox>
                  <w:txbxContent>
                    <w:p>
                      <w:pPr>
                        <w:jc w:val="both"/>
                        <w:rPr/>
                      </w:pPr>
                      <w:r>
                        <w:rPr>
                          <w:sz w:val="18"/>
                          <w:szCs w:val="18"/>
                          <w:color w:val="0000FF"/>
                        </w:rPr>
                        <w:t>Capa:</w:t>
                      </w:r>
                    </w:p>
                    <w:p>
                      <w:pPr>
                        <w:jc w:val="both"/>
                        <w:rPr/>
                      </w:pPr>
                      <w:r>
                        <w:rPr>
                          <w:sz w:val="18"/>
                          <w:szCs w:val="18"/>
                          <w:color w:val="0000FF"/>
                        </w:rPr>
                        <w:t xml:space="preserve">Essa capa foi gerada por Inteligência artificial usando ChatGpt 4o0 através da solicitação de prompt: </w:t>
                      </w:r>
                      <w:r>
                        <w:rPr>
                          <w:sz w:val="18"/>
                          <w:szCs w:val="18"/>
                          <w:i/>
                          <w:iCs/>
                          <w:rFonts w:ascii="Liberation Serif" w:hAnsi="Liberation Serif"/>
                          <w:color w:val="0000FF"/>
                        </w:rPr>
                        <w:t>Crie uma figura gerando um personagem com aparência humana realística que simbolize o conceito de “futuro”, baseado nos conhecimentos filosóficos e culturais comuns da humanidade.</w:t>
                      </w:r>
                    </w:p>
                  </w:txbxContent>
                </v:textbox>
                <v:fill o:detectmouseclick="t" on="false"/>
                <v:stroke color="#3465a4" joinstyle="round" endcap="flat"/>
                <w10:wrap type="none"/>
              </v:shape>
            </w:pict>
          </mc:Fallback>
        </mc:AlternateContent>
      </w:r>
    </w:p>
    <w:p>
      <w:pPr>
        <w:pStyle w:val="BodyText"/>
        <w:spacing w:before="0" w:after="0"/>
        <w:contextualSpacing/>
        <w:rPr>
          <w:sz w:val="22"/>
          <w:szCs w:val="22"/>
          <w:ins w:id="24" w:author="Autor desconhecido" w:date="2025-08-04T15:28:17Z"/>
        </w:rPr>
      </w:pPr>
      <w:ins w:id="23" w:author="Autor desconhecido" w:date="2025-08-04T15:28:17Z">
        <w:r>
          <w:rPr>
            <w:sz w:val="22"/>
            <w:szCs w:val="22"/>
          </w:rPr>
        </w:r>
      </w:ins>
      <w:r>
        <w:br w:type="page"/>
      </w:r>
    </w:p>
    <w:p>
      <w:pPr>
        <w:pStyle w:val="BodyText"/>
        <w:spacing w:before="0" w:after="0"/>
        <w:contextualSpacing/>
        <w:rPr>
          <w:sz w:val="22"/>
          <w:szCs w:val="22"/>
        </w:rPr>
      </w:pPr>
      <w:r>
        <w:rPr>
          <w:sz w:val="22"/>
          <w:szCs w:val="22"/>
          <w:rPrChange w:id="0" w:author="Autor desconhecido" w:date="2025-08-04T15:23:50Z">
            <w:rPr/>
          </w:rPrChange>
        </w:rPr>
        <w:t xml:space="preserve">Leitor </w:t>
      </w:r>
      <w:r>
        <w:rPr>
          <w:sz w:val="22"/>
          <w:szCs w:val="22"/>
          <w:rPrChange w:id="0" w:author="Autor desconhecido" w:date="2025-08-04T15:23:50Z">
            <w:rPr/>
          </w:rPrChange>
        </w:rPr>
        <w:t>a</w:t>
      </w:r>
      <w:r>
        <w:rPr>
          <w:sz w:val="22"/>
          <w:szCs w:val="22"/>
          <w:rPrChange w:id="0" w:author="Autor desconhecido" w:date="2025-08-04T15:23:50Z">
            <w:rPr/>
          </w:rPrChange>
        </w:rPr>
        <w:t>migo,</w:t>
      </w:r>
    </w:p>
    <w:p>
      <w:pPr>
        <w:pStyle w:val="BodyText"/>
        <w:spacing w:before="0" w:after="0"/>
        <w:contextualSpacing/>
        <w:rPr>
          <w:sz w:val="22"/>
          <w:szCs w:val="22"/>
        </w:rPr>
      </w:pPr>
      <w:r>
        <w:rPr>
          <w:sz w:val="22"/>
          <w:szCs w:val="22"/>
          <w:rPrChange w:id="0" w:author="Autor desconhecido" w:date="2025-08-04T15:23:50Z">
            <w:rPr/>
          </w:rPrChange>
        </w:rPr>
        <w:t>Que satisfação poder agradecê-lo de antemão por poder compartilhar com você essa sopa de letrinhas.</w:t>
      </w:r>
    </w:p>
    <w:p>
      <w:pPr>
        <w:pStyle w:val="BodyText"/>
        <w:spacing w:before="0" w:after="0"/>
        <w:contextualSpacing/>
        <w:rPr>
          <w:sz w:val="22"/>
          <w:szCs w:val="22"/>
        </w:rPr>
      </w:pPr>
      <w:r>
        <w:rPr>
          <w:sz w:val="22"/>
          <w:szCs w:val="22"/>
          <w:rPrChange w:id="0" w:author="Autor desconhecido" w:date="2025-08-04T15:23:50Z">
            <w:rPr/>
          </w:rPrChange>
        </w:rPr>
        <w:t xml:space="preserve">Isso é </w:t>
      </w:r>
      <w:ins w:id="30" w:author="Autor desconhecido" w:date="2024-06-03T08:26:36Z">
        <w:r>
          <w:rPr>
            <w:sz w:val="22"/>
            <w:szCs w:val="22"/>
          </w:rPr>
          <w:t xml:space="preserve">muito </w:t>
        </w:r>
      </w:ins>
      <w:r>
        <w:rPr>
          <w:sz w:val="22"/>
          <w:szCs w:val="22"/>
          <w:rPrChange w:id="0" w:author="Autor desconhecido" w:date="2025-08-04T15:23:50Z">
            <w:rPr/>
          </w:rPrChange>
        </w:rPr>
        <w:t>importante para mim. Obrigado!</w:t>
      </w:r>
    </w:p>
    <w:p>
      <w:pPr>
        <w:pStyle w:val="BodyText"/>
        <w:spacing w:before="0" w:after="0"/>
        <w:contextualSpacing/>
        <w:rPr>
          <w:sz w:val="22"/>
          <w:szCs w:val="22"/>
          <w:ins w:id="48" w:author="Autor desconhecido" w:date="2024-06-07T14:00:00Z"/>
        </w:rPr>
      </w:pPr>
      <w:r>
        <w:rPr>
          <w:sz w:val="22"/>
          <w:szCs w:val="22"/>
          <w:rPrChange w:id="0" w:author="Autor desconhecido" w:date="2025-08-04T15:23:50Z">
            <w:rPr/>
          </w:rPrChange>
        </w:rPr>
        <w:t>Espe</w:t>
      </w:r>
      <w:r>
        <w:rPr>
          <w:sz w:val="22"/>
          <w:szCs w:val="22"/>
          <w:rPrChange w:id="0" w:author="Autor desconhecido" w:date="2025-08-04T15:23:50Z">
            <w:rPr/>
          </w:rPrChange>
        </w:rPr>
        <w:t>ro</w:t>
      </w:r>
      <w:r>
        <w:rPr>
          <w:sz w:val="22"/>
          <w:szCs w:val="22"/>
          <w:rPrChange w:id="0" w:author="Autor desconhecido" w:date="2025-08-04T15:23:50Z">
            <w:rPr/>
          </w:rPrChange>
        </w:rPr>
        <w:t xml:space="preserve"> que p</w:t>
      </w:r>
      <w:r>
        <w:rPr>
          <w:sz w:val="22"/>
          <w:szCs w:val="22"/>
          <w:rPrChange w:id="0" w:author="Autor desconhecido" w:date="2025-08-04T15:23:50Z">
            <w:rPr/>
          </w:rPrChange>
        </w:rPr>
        <w:t>ossa</w:t>
      </w:r>
      <w:r>
        <w:rPr>
          <w:sz w:val="22"/>
          <w:szCs w:val="22"/>
          <w:rPrChange w:id="0" w:author="Autor desconhecido" w:date="2025-08-04T15:23:50Z">
            <w:rPr/>
          </w:rPrChange>
        </w:rPr>
        <w:t xml:space="preserve"> também </w:t>
      </w:r>
      <w:r>
        <w:rPr>
          <w:sz w:val="22"/>
          <w:szCs w:val="22"/>
          <w:rPrChange w:id="0" w:author="Autor desconhecido" w:date="2025-08-04T15:23:50Z">
            <w:rPr/>
          </w:rPrChange>
        </w:rPr>
        <w:t>lh</w:t>
      </w:r>
      <w:r>
        <w:rPr>
          <w:sz w:val="22"/>
          <w:szCs w:val="22"/>
          <w:rPrChange w:id="0" w:author="Autor desconhecido" w:date="2025-08-04T15:23:50Z">
            <w:rPr/>
          </w:rPrChange>
        </w:rPr>
        <w:t xml:space="preserve">e agradar, conseguindo conquistá-lo a ponto de </w:t>
      </w:r>
      <w:r>
        <w:rPr>
          <w:sz w:val="22"/>
          <w:szCs w:val="22"/>
          <w:rPrChange w:id="0" w:author="Autor desconhecido" w:date="2025-08-04T15:23:50Z">
            <w:rPr/>
          </w:rPrChange>
        </w:rPr>
        <w:t>lhe</w:t>
      </w:r>
      <w:r>
        <w:rPr>
          <w:sz w:val="22"/>
          <w:szCs w:val="22"/>
          <w:rPrChange w:id="0" w:author="Autor desconhecido" w:date="2025-08-04T15:23:50Z">
            <w:rPr/>
          </w:rPrChange>
        </w:rPr>
        <w:t xml:space="preserve"> envolver em uma leitura agradável daquelas que nos faz como que nos transportar por um portal que transcenda a percepção do tempo sem que o percebamos. Me esforço para isso, mas me reconheço ainda muito “</w:t>
      </w:r>
      <w:r>
        <w:rPr>
          <w:sz w:val="22"/>
          <w:szCs w:val="22"/>
          <w:shd w:fill="auto" w:val="clear"/>
          <w:rPrChange w:id="0" w:author="Autor desconhecido" w:date="2025-08-04T15:23:50Z">
            <w:rPr>
              <w:shd w:fill="auto" w:val="clear"/>
            </w:rPr>
          </w:rPrChange>
        </w:rPr>
        <w:t>g</w:t>
      </w:r>
      <w:r>
        <w:rPr>
          <w:sz w:val="22"/>
          <w:szCs w:val="22"/>
          <w:shd w:fill="auto" w:val="clear"/>
          <w:rPrChange w:id="0" w:author="Autor desconhecido" w:date="2025-08-04T15:23:50Z">
            <w:rPr>
              <w:shd w:fill="auto" w:val="clear"/>
            </w:rPr>
          </w:rPrChange>
        </w:rPr>
        <w:t>aratugento</w:t>
      </w:r>
      <w:r>
        <w:rPr>
          <w:sz w:val="22"/>
          <w:szCs w:val="22"/>
          <w:rPrChange w:id="0" w:author="Autor desconhecido" w:date="2025-08-04T15:23:50Z">
            <w:rPr/>
          </w:rPrChange>
        </w:rPr>
        <w:t xml:space="preserve">” na arte de colocar as palavras no formato que se possa transformar em um holograma vivo para o seu desfrutar com aquela leitura que </w:t>
      </w:r>
      <w:r>
        <w:rPr>
          <w:sz w:val="22"/>
          <w:szCs w:val="22"/>
          <w:rPrChange w:id="0" w:author="Autor desconhecido" w:date="2025-08-04T15:23:50Z">
            <w:rPr/>
          </w:rPrChange>
        </w:rPr>
        <w:t>lhe</w:t>
      </w:r>
      <w:r>
        <w:rPr>
          <w:sz w:val="22"/>
          <w:szCs w:val="22"/>
          <w:rPrChange w:id="0" w:author="Autor desconhecido" w:date="2025-08-04T15:23:50Z">
            <w:rPr/>
          </w:rPrChange>
        </w:rPr>
        <w:t xml:space="preserve"> faça enfrentar o sono para ler mais um parágrafo, terminar a página ou o capítulo. Por ora, </w:t>
      </w:r>
      <w:r>
        <w:rPr>
          <w:sz w:val="22"/>
          <w:szCs w:val="22"/>
          <w:rPrChange w:id="0" w:author="Autor desconhecido" w:date="2025-08-04T15:23:50Z">
            <w:rPr/>
          </w:rPrChange>
        </w:rPr>
        <w:t>fiz</w:t>
      </w:r>
      <w:r>
        <w:rPr>
          <w:sz w:val="22"/>
          <w:szCs w:val="22"/>
          <w:rPrChange w:id="0" w:author="Autor desconhecido" w:date="2025-08-04T15:23:50Z">
            <w:rPr/>
          </w:rPrChange>
        </w:rPr>
        <w:t xml:space="preserve"> meu melhor. </w:t>
      </w:r>
    </w:p>
    <w:p>
      <w:pPr>
        <w:pStyle w:val="BodyText"/>
        <w:spacing w:before="0" w:after="0"/>
        <w:contextualSpacing/>
        <w:rPr>
          <w:sz w:val="22"/>
          <w:szCs w:val="22"/>
          <w:ins w:id="50" w:author="Autor desconhecido" w:date="2024-06-07T14:09:54Z"/>
        </w:rPr>
      </w:pPr>
      <w:ins w:id="49" w:author="Autor desconhecido" w:date="2024-06-07T14:00:00Z">
        <w:r>
          <w:rPr>
            <w:sz w:val="22"/>
            <w:szCs w:val="22"/>
          </w:rPr>
          <w:t>Procurei ser, o quanto possível imparcial, mas nessa proposta literária intermediária entre a rigidez científica massante e a cordialidade romântica, acabei deixando impressa minhas próprias crenças e tendências pessoais, que deixo não com o propósito de o converter em nada diferente do que você já o é. Com toda certeza dispõe você de convicções muito mais evoluidas que as minhas.</w:t>
        </w:r>
      </w:ins>
    </w:p>
    <w:p>
      <w:pPr>
        <w:pStyle w:val="Normal"/>
        <w:spacing w:lineRule="auto" w:line="276" w:before="0" w:after="0"/>
        <w:ind w:firstLine="680" w:left="0" w:right="0"/>
        <w:contextualSpacing/>
        <w:jc w:val="both"/>
        <w:rPr>
          <w:sz w:val="22"/>
          <w:szCs w:val="22"/>
          <w:ins w:id="52" w:author="Autor desconhecido" w:date="2024-06-07T14:09:54Z"/>
        </w:rPr>
      </w:pPr>
      <w:ins w:id="51" w:author="Autor desconhecido" w:date="2024-06-07T14:09:54Z">
        <w:r>
          <w:rPr>
            <w:sz w:val="22"/>
            <w:szCs w:val="22"/>
          </w:rPr>
          <w:t>Em meio ao processo de dissertação dessa obra estendi várias pesquisas, buscando aprofundar, mas não por demais, todos os tópicos e assuntos que abordei. Para isso, fiz uso dos mecanismos de busca da Internet e experimentei por impulso as ferramentas de inteligência artificial, que são a novidade do momento. Procurei evidenciar isso o quanto possível para que não se misturasse com o que é de minha própria autoria direta. Notará que “brinquei” bastante com isso, mas não a ponto de deixar a impressão de ser essa uma obra “artificializada demais”. Assim espero.</w:t>
        </w:r>
      </w:ins>
    </w:p>
    <w:p>
      <w:pPr>
        <w:pStyle w:val="Normal"/>
        <w:spacing w:lineRule="auto" w:line="276" w:before="0" w:after="0"/>
        <w:ind w:firstLine="680" w:left="0" w:right="0"/>
        <w:contextualSpacing/>
        <w:jc w:val="both"/>
        <w:rPr>
          <w:sz w:val="22"/>
          <w:szCs w:val="22"/>
          <w:ins w:id="54" w:author="Autor desconhecido" w:date="2024-06-07T14:09:54Z"/>
        </w:rPr>
      </w:pPr>
      <w:ins w:id="53" w:author="Autor desconhecido" w:date="2024-06-07T14:09:54Z">
        <w:r>
          <w:rPr>
            <w:sz w:val="22"/>
            <w:szCs w:val="22"/>
          </w:rPr>
          <w:t>Elas não acertam tudo e nem representam o senso comum da humanidade. Por isso não dispensam de forma alguma o bom senso.</w:t>
        </w:r>
      </w:ins>
    </w:p>
    <w:p>
      <w:pPr>
        <w:pStyle w:val="Normal"/>
        <w:spacing w:lineRule="auto" w:line="276" w:before="0" w:after="0"/>
        <w:ind w:firstLine="680" w:left="0" w:right="0"/>
        <w:contextualSpacing/>
        <w:jc w:val="both"/>
        <w:rPr>
          <w:sz w:val="22"/>
          <w:szCs w:val="22"/>
          <w:ins w:id="56" w:author="Autor desconhecido" w:date="2024-06-07T14:09:54Z"/>
        </w:rPr>
      </w:pPr>
      <w:ins w:id="55" w:author="Autor desconhecido" w:date="2024-06-07T14:09:54Z">
        <w:r>
          <w:rPr>
            <w:sz w:val="22"/>
            <w:szCs w:val="22"/>
          </w:rPr>
          <w:t>Experimentei um misto de tentação e assombro no “relacionamento” com essas ferramentas. É assustador constatar que elas escrevem melhor e mais profundamente que a gente no tocante a compilação de informações existentes no universo virtual. Felizmente, por hora, elas ainda são incapazes de elaborar algo verdadeiramente criativo e novo, o que ainda cabe a nós, reles humanos com pouca memória, conseguir superá-las por desafio.</w:t>
        </w:r>
      </w:ins>
    </w:p>
    <w:p>
      <w:pPr>
        <w:pStyle w:val="BodyText"/>
        <w:spacing w:before="0" w:after="142"/>
        <w:ind w:firstLine="680"/>
        <w:rPr>
          <w:sz w:val="22"/>
          <w:szCs w:val="22"/>
          <w:del w:id="58" w:author="Autor desconhecido" w:date="2024-06-07T14:25:43Z"/>
        </w:rPr>
      </w:pPr>
      <w:del w:id="57" w:author="Autor desconhecido" w:date="2024-06-07T14:25:43Z">
        <w:r>
          <w:rPr>
            <w:sz w:val="22"/>
            <w:szCs w:val="22"/>
          </w:rPr>
        </w:r>
      </w:del>
    </w:p>
    <w:p>
      <w:pPr>
        <w:pStyle w:val="BodyText"/>
        <w:spacing w:before="0" w:after="0"/>
        <w:ind w:firstLine="680"/>
        <w:contextualSpacing/>
        <w:rPr>
          <w:sz w:val="22"/>
          <w:szCs w:val="22"/>
        </w:rPr>
      </w:pPr>
      <w:r>
        <w:rPr>
          <w:sz w:val="22"/>
          <w:szCs w:val="22"/>
          <w:rPrChange w:id="0" w:author="Autor desconhecido" w:date="2025-08-04T15:23:50Z">
            <w:rPr/>
          </w:rPrChange>
        </w:rPr>
        <w:t xml:space="preserve"> </w:t>
      </w:r>
      <w:r>
        <w:rPr>
          <w:sz w:val="22"/>
          <w:szCs w:val="22"/>
          <w:rPrChange w:id="0" w:author="Autor desconhecido" w:date="2025-08-04T15:23:50Z">
            <w:rPr/>
          </w:rPrChange>
        </w:rPr>
        <w:t>Escrever é um exercício maravilhoso. É sempre um trabalho que nos faz inflar a percepção do universo a</w:t>
      </w:r>
      <w:r>
        <w:rPr>
          <w:sz w:val="22"/>
          <w:szCs w:val="22"/>
          <w:rPrChange w:id="0" w:author="Autor desconhecido" w:date="2025-08-04T15:23:50Z">
            <w:rPr/>
          </w:rPrChange>
        </w:rPr>
        <w:t>o</w:t>
      </w:r>
      <w:r>
        <w:rPr>
          <w:sz w:val="22"/>
          <w:szCs w:val="22"/>
          <w:rPrChange w:id="0" w:author="Autor desconhecido" w:date="2025-08-04T15:23:50Z">
            <w:rPr/>
          </w:rPrChange>
        </w:rPr>
        <w:t xml:space="preserve"> nosso alcance. É também instrumento valioso para ampliar a percepção de nossas minudências interiores. Experimente!</w:t>
      </w:r>
    </w:p>
    <w:p>
      <w:pPr>
        <w:pStyle w:val="BodyText"/>
        <w:spacing w:before="0" w:after="0"/>
        <w:contextualSpacing/>
        <w:rPr>
          <w:sz w:val="22"/>
          <w:szCs w:val="22"/>
        </w:rPr>
      </w:pPr>
      <w:r>
        <w:rPr>
          <w:sz w:val="22"/>
          <w:szCs w:val="22"/>
          <w:rPrChange w:id="0" w:author="Autor desconhecido" w:date="2025-08-04T15:23:50Z">
            <w:rPr/>
          </w:rPrChange>
        </w:rPr>
        <w:t xml:space="preserve">A Inspiração quase nunca vem assinada pelo autor, então, para não arriscar, prefiro agradecer sempre quando uma ideia me apresenta por resultado </w:t>
      </w:r>
      <w:r>
        <w:rPr>
          <w:sz w:val="22"/>
          <w:szCs w:val="22"/>
          <w:rPrChange w:id="0" w:author="Autor desconhecido" w:date="2025-08-04T15:23:50Z">
            <w:rPr/>
          </w:rPrChange>
        </w:rPr>
        <w:t>à</w:t>
      </w:r>
      <w:r>
        <w:rPr>
          <w:sz w:val="22"/>
          <w:szCs w:val="22"/>
          <w:rPrChange w:id="0" w:author="Autor desconhecido" w:date="2025-08-04T15:23:50Z">
            <w:rPr/>
          </w:rPrChange>
        </w:rPr>
        <w:t xml:space="preserve">quela sensação, gostosa mas ilusória, de que estou me superando. Ela vem sempre adoçada com mel. </w:t>
      </w:r>
      <w:r>
        <w:rPr>
          <w:sz w:val="22"/>
          <w:szCs w:val="22"/>
          <w:rPrChange w:id="0" w:author="Autor desconhecido" w:date="2025-08-04T15:23:50Z">
            <w:rPr/>
          </w:rPrChange>
        </w:rPr>
        <w:t>Obrigado aos inspiradores amigos.</w:t>
      </w:r>
    </w:p>
    <w:p>
      <w:pPr>
        <w:pStyle w:val="BodyText"/>
        <w:spacing w:before="0" w:after="0"/>
        <w:contextualSpacing/>
        <w:rPr>
          <w:sz w:val="22"/>
          <w:szCs w:val="22"/>
          <w:del w:id="70" w:author="Autor desconhecido" w:date="2024-06-14T12:20:21Z"/>
        </w:rPr>
      </w:pPr>
      <w:r>
        <w:rPr>
          <w:sz w:val="22"/>
          <w:szCs w:val="22"/>
          <w:rPrChange w:id="0" w:author="Autor desconhecido" w:date="2025-08-04T15:23:50Z">
            <w:rPr/>
          </w:rPrChange>
        </w:rPr>
        <w:t>Peço ao leitor amigo que transcenda o mérito de tudo que acharem de bom e coerente no que escrevemos aos inspiradores que por ventura e paciência tenham colaborado nessa humilde obra. Entretanto, o que encontrarem digno de crítica, passíveis de erros e incoerência, contabilizem em minha própria conta, reportando-nos por caridade para que possamos revis</w:t>
      </w:r>
      <w:r>
        <w:rPr>
          <w:sz w:val="22"/>
          <w:szCs w:val="22"/>
          <w:rPrChange w:id="0" w:author="Autor desconhecido" w:date="2025-08-04T15:23:50Z">
            <w:rPr/>
          </w:rPrChange>
        </w:rPr>
        <w:t>á</w:t>
      </w:r>
      <w:r>
        <w:rPr>
          <w:sz w:val="22"/>
          <w:szCs w:val="22"/>
          <w:rPrChange w:id="0" w:author="Autor desconhecido" w:date="2025-08-04T15:23:50Z">
            <w:rPr/>
          </w:rPrChange>
        </w:rPr>
        <w:t>-los oportunamente.</w:t>
      </w:r>
    </w:p>
    <w:p>
      <w:pPr>
        <w:pStyle w:val="BodyText"/>
        <w:spacing w:lineRule="auto" w:line="276" w:before="0" w:after="0"/>
        <w:ind w:firstLine="680"/>
        <w:contextualSpacing/>
        <w:jc w:val="both"/>
        <w:rPr>
          <w:sz w:val="22"/>
          <w:szCs w:val="22"/>
        </w:rPr>
      </w:pPr>
      <w:r>
        <w:rPr>
          <w:sz w:val="22"/>
          <w:szCs w:val="22"/>
        </w:rPr>
      </w:r>
    </w:p>
    <w:p>
      <w:pPr>
        <w:pStyle w:val="BodyText"/>
        <w:rPr>
          <w:sz w:val="22"/>
          <w:szCs w:val="22"/>
          <w:del w:id="72" w:author="Autor desconhecido" w:date="2024-06-03T08:28:29Z"/>
        </w:rPr>
      </w:pPr>
      <w:del w:id="71" w:author="Autor desconhecido" w:date="2024-06-03T08:28:29Z">
        <w:r>
          <w:rPr>
            <w:sz w:val="22"/>
            <w:szCs w:val="22"/>
          </w:rPr>
          <w:delText>Como você funciona</w:delText>
        </w:r>
      </w:del>
    </w:p>
    <w:p>
      <w:pPr>
        <w:pStyle w:val="BodyText"/>
        <w:rPr>
          <w:del w:id="74" w:author="Autor desconhecido" w:date="2024-06-03T08:28:29Z"/>
        </w:rPr>
      </w:pPr>
      <w:del w:id="73" w:author="Autor desconhecido" w:date="2024-06-03T08:28:29Z">
        <w:r>
          <w:rPr/>
          <w:delText>Como você foi feito</w:delText>
        </w:r>
      </w:del>
    </w:p>
    <w:p>
      <w:pPr>
        <w:pStyle w:val="BodyText"/>
        <w:rPr>
          <w:del w:id="76" w:author="Autor desconhecido" w:date="2024-06-03T08:28:29Z"/>
        </w:rPr>
      </w:pPr>
      <w:del w:id="75" w:author="Autor desconhecido" w:date="2024-06-03T08:28:29Z">
        <w:r>
          <w:rPr/>
          <w:delText>Você: obra-prima do universo</w:delText>
        </w:r>
      </w:del>
    </w:p>
    <w:p>
      <w:pPr>
        <w:pStyle w:val="BodyText"/>
        <w:rPr>
          <w:del w:id="78" w:author="Autor desconhecido" w:date="2024-06-03T08:28:29Z"/>
        </w:rPr>
      </w:pPr>
      <w:del w:id="77" w:author="Autor desconhecido" w:date="2024-06-03T08:28:29Z">
        <w:r>
          <w:rPr/>
          <w:delText>primazia</w:delText>
        </w:r>
      </w:del>
    </w:p>
    <w:p>
      <w:pPr>
        <w:pStyle w:val="BodyText"/>
        <w:rPr>
          <w:del w:id="80" w:author="Autor desconhecido" w:date="2024-06-03T08:28:29Z"/>
        </w:rPr>
      </w:pPr>
      <w:del w:id="79" w:author="Autor desconhecido" w:date="2024-06-03T08:28:29Z">
        <w:r>
          <w:rPr/>
          <w:delText>You are the guy</w:delText>
        </w:r>
      </w:del>
    </w:p>
    <w:p>
      <w:pPr>
        <w:pStyle w:val="BodyText"/>
        <w:spacing w:before="0" w:after="0"/>
        <w:contextualSpacing/>
        <w:rPr>
          <w:sz w:val="22"/>
          <w:szCs w:val="22"/>
          <w:del w:id="84" w:author="Autor desconhecido" w:date="2024-06-07T14:26:52Z"/>
        </w:rPr>
      </w:pPr>
      <w:del w:id="81" w:author="Autor desconhecido" w:date="2024-06-03T08:28:29Z">
        <w:r>
          <w:rPr>
            <w:sz w:val="22"/>
            <w:szCs w:val="22"/>
          </w:rPr>
          <w:delText>"Entre Luz e Sombra: A Jornada Humana Rumo à Harmonia Universal"</w:delText>
        </w:r>
      </w:del>
      <w:ins w:id="82" w:author="Autor desconhecido" w:date="2024-06-07T08:56:16Z">
        <w:r>
          <w:rPr>
            <w:sz w:val="22"/>
            <w:szCs w:val="22"/>
          </w:rPr>
          <w:t>Ricardo D., junho 2024</w:t>
        </w:r>
      </w:ins>
      <w:ins w:id="83" w:author="Autor desconhecido" w:date="2024-06-07T14:26:49Z">
        <w:r>
          <w:rPr>
            <w:sz w:val="22"/>
            <w:szCs w:val="22"/>
          </w:rPr>
          <w:t>.</w:t>
        </w:r>
      </w:ins>
    </w:p>
    <w:p>
      <w:pPr>
        <w:sectPr>
          <w:headerReference w:type="default" r:id="rId4"/>
          <w:footerReference w:type="default" r:id="rId5"/>
          <w:type w:val="nextPage"/>
          <w:pgSz w:w="12421" w:h="16203"/>
          <w:pgMar w:left="1009" w:right="1009" w:gutter="0" w:header="1440" w:top="1999" w:footer="1621" w:bottom="2456"/>
          <w:pgNumType w:fmt="decimal"/>
          <w:formProt w:val="false"/>
          <w:textDirection w:val="lrTb"/>
          <w:docGrid w:type="default" w:linePitch="312" w:charSpace="4294961151"/>
        </w:sectPr>
        <w:pStyle w:val="BodyText"/>
        <w:rPr/>
      </w:pPr>
      <w:r>
        <w:rPr/>
      </w:r>
      <w:r>
        <w:br w:type="page"/>
      </w:r>
    </w:p>
    <w:p>
      <w:pPr>
        <w:pStyle w:val="Normal"/>
        <w:spacing w:lineRule="auto" w:line="240"/>
        <w:jc w:val="center"/>
        <w:rPr>
          <w:b/>
          <w:bCs/>
          <w:del w:id="87" w:author="Autor desconhecido" w:date="2025-08-04T13:44:52Z"/>
        </w:rPr>
      </w:pPr>
      <w:del w:id="86" w:author="Autor desconhecido" w:date="2025-08-04T13:44:52Z">
        <w:r>
          <w:rPr>
            <w:b/>
            <w:bCs/>
          </w:rPr>
          <mc:AlternateContent>
            <mc:Choice Requires="wps">
              <w:drawing>
                <wp:anchor behindDoc="0" distT="0" distB="0" distL="0" distR="0" simplePos="0" locked="0" layoutInCell="1" allowOverlap="1" relativeHeight="71">
                  <wp:simplePos x="0" y="0"/>
                  <wp:positionH relativeFrom="column">
                    <wp:posOffset>894080</wp:posOffset>
                  </wp:positionH>
                  <wp:positionV relativeFrom="paragraph">
                    <wp:posOffset>-299085</wp:posOffset>
                  </wp:positionV>
                  <wp:extent cx="2660015" cy="278130"/>
                  <wp:effectExtent l="0" t="0" r="0" b="0"/>
                  <wp:wrapNone/>
                  <wp:docPr id="6" name="Quadro de texto 9"/>
                  <a:graphic xmlns:a="http://schemas.openxmlformats.org/drawingml/2006/main">
                    <a:graphicData uri="http://schemas.microsoft.com/office/word/2010/wordprocessingShape">
                      <wps:wsp>
                        <wps:cNvSpPr txBox="1"/>
                        <wps:spPr>
                          <a:xfrm>
                            <a:off x="0" y="0"/>
                            <a:ext cx="2660040" cy="278280"/>
                          </a:xfrm>
                          <a:prstGeom prst="rect">
                            <a:avLst/>
                          </a:prstGeom>
                          <a:noFill/>
                          <a:ln w="0">
                            <a:noFill/>
                          </a:ln>
                        </wps:spPr>
                        <wps:txbx>
                          <w:txbxContent>
                            <w:p>
                              <w:pPr>
                                <w:jc w:val="center"/>
                                <w:rPr/>
                              </w:pPr>
                              <w:r>
                                <w:rPr>
                                  <w:sz w:val="24"/>
                                  <w:b/>
                                  <w:bCs/>
                                  <w:rFonts w:ascii="Liberation Serif" w:hAnsi="Liberation Serif"/>
                                </w:rPr>
                                <w:delText>Universo: Parábolas de Deus.</w:delText>
                              </w:r>
                            </w:p>
                          </w:txbxContent>
                        </wps:txbx>
                        <wps:bodyPr wrap="square" lIns="0" rIns="0" tIns="0" bIns="0" anchor="t">
                          <a:noAutofit/>
                        </wps:bodyPr>
                      </wps:wsp>
                    </a:graphicData>
                  </a:graphic>
                </wp:anchor>
              </w:drawing>
            </mc:Choice>
            <mc:Fallback>
              <w:pict>
                <v:shape id="shape_0" ID="Quadro de texto 9" stroked="f" o:allowincell="f" style="position:absolute;margin-left:70.4pt;margin-top:-23.55pt;width:209.4pt;height:21.85pt;mso-wrap-style:square;v-text-anchor:top" type="_x0000_t202">
                  <v:textbox>
                    <w:txbxContent>
                      <w:p>
                        <w:pPr>
                          <w:jc w:val="center"/>
                          <w:rPr/>
                        </w:pPr>
                        <w:r>
                          <w:rPr>
                            <w:sz w:val="24"/>
                            <w:b/>
                            <w:bCs/>
                            <w:rFonts w:ascii="Liberation Serif" w:hAnsi="Liberation Serif"/>
                          </w:rPr>
                          <w:delText>Universo: Parábolas de Deus.</w:delText>
                        </w:r>
                      </w:p>
                    </w:txbxContent>
                  </v:textbox>
                  <v:fill o:detectmouseclick="t" on="false"/>
                  <v:stroke color="black" joinstyle="round" endcap="flat"/>
                  <w10:wrap type="none"/>
                </v:shape>
              </w:pict>
            </mc:Fallback>
          </mc:AlternateContent>
        </w:r>
      </w:del>
    </w:p>
    <w:p>
      <w:pPr>
        <w:pStyle w:val="Normal"/>
        <w:spacing w:lineRule="auto" w:line="240"/>
        <w:jc w:val="center"/>
        <w:rPr>
          <w:b/>
          <w:bCs/>
          <w:del w:id="89" w:author="Autor desconhecido" w:date="2025-08-04T13:44:52Z"/>
        </w:rPr>
      </w:pPr>
      <w:del w:id="88" w:author="Autor desconhecido" w:date="2025-08-04T13:44:52Z">
        <w:r>
          <w:rPr>
            <w:b/>
            <w:bCs/>
          </w:rPr>
        </w:r>
      </w:del>
    </w:p>
    <w:p>
      <w:pPr>
        <w:pStyle w:val="Normal"/>
        <w:spacing w:lineRule="auto" w:line="240" w:before="0" w:after="0"/>
        <w:rPr>
          <w:sz w:val="22"/>
          <w:szCs w:val="22"/>
          <w:del w:id="93" w:author="Autor desconhecido" w:date="2025-08-04T13:44:52Z"/>
        </w:rPr>
      </w:pPr>
      <w:del w:id="90" w:author="Autor desconhecido" w:date="2025-08-04T13:44:52Z">
        <w:r>
          <w:rPr>
            <w:sz w:val="22"/>
            <w:szCs w:val="22"/>
          </w:rPr>
          <w:delText xml:space="preserve">Universo, exemplo </w:delText>
        </w:r>
      </w:del>
      <w:del w:id="91" w:author="Autor desconhecido" w:date="2025-08-04T13:44:52Z">
        <w:r>
          <w:rPr>
            <w:sz w:val="22"/>
            <w:szCs w:val="22"/>
          </w:rPr>
          <w:delText>D</w:delText>
        </w:r>
      </w:del>
      <w:del w:id="92" w:author="Autor desconhecido" w:date="2025-08-04T13:44:52Z">
        <w:r>
          <w:rPr>
            <w:sz w:val="22"/>
            <w:szCs w:val="22"/>
          </w:rPr>
          <w:delText>ivino.</w:delText>
        </w:r>
      </w:del>
    </w:p>
    <w:p>
      <w:pPr>
        <w:pStyle w:val="Normal"/>
        <w:spacing w:lineRule="auto" w:line="240" w:before="0" w:after="0"/>
        <w:rPr>
          <w:sz w:val="22"/>
          <w:szCs w:val="22"/>
          <w:del w:id="95" w:author="Autor desconhecido" w:date="2025-08-04T13:44:52Z"/>
        </w:rPr>
      </w:pPr>
      <w:del w:id="94" w:author="Autor desconhecido" w:date="2025-08-04T13:44:52Z">
        <w:r>
          <w:rPr>
            <w:sz w:val="22"/>
            <w:szCs w:val="22"/>
          </w:rPr>
        </w:r>
      </w:del>
    </w:p>
    <w:p>
      <w:pPr>
        <w:pStyle w:val="Normal"/>
        <w:spacing w:lineRule="auto" w:line="240" w:before="0" w:after="0"/>
        <w:rPr>
          <w:sz w:val="22"/>
          <w:szCs w:val="22"/>
          <w:del w:id="97" w:author="Autor desconhecido" w:date="2025-08-04T13:44:52Z"/>
        </w:rPr>
      </w:pPr>
      <w:del w:id="96" w:author="Autor desconhecido" w:date="2025-08-04T13:44:52Z">
        <w:r>
          <w:rPr>
            <w:sz w:val="22"/>
            <w:szCs w:val="22"/>
          </w:rPr>
          <w:delText>No Universo tudo ensina,</w:delText>
        </w:r>
      </w:del>
    </w:p>
    <w:p>
      <w:pPr>
        <w:pStyle w:val="Normal"/>
        <w:spacing w:lineRule="auto" w:line="240" w:before="0" w:after="0"/>
        <w:rPr>
          <w:sz w:val="22"/>
          <w:szCs w:val="22"/>
          <w:del w:id="105" w:author="Autor desconhecido" w:date="2025-08-04T13:44:52Z"/>
        </w:rPr>
      </w:pPr>
      <w:del w:id="98" w:author="Autor desconhecido" w:date="2025-08-04T13:44:52Z">
        <w:r>
          <w:rPr>
            <w:sz w:val="22"/>
            <w:szCs w:val="22"/>
          </w:rPr>
          <w:delText>t</w:delText>
        </w:r>
      </w:del>
      <w:del w:id="99" w:author="Autor desconhecido" w:date="2025-08-04T13:44:52Z">
        <w:r>
          <w:rPr>
            <w:sz w:val="22"/>
            <w:szCs w:val="22"/>
          </w:rPr>
          <w:delText xml:space="preserve">udo </w:delText>
        </w:r>
      </w:del>
      <w:del w:id="100" w:author="Autor desconhecido" w:date="2025-08-04T13:44:52Z">
        <w:r>
          <w:rPr>
            <w:sz w:val="22"/>
            <w:szCs w:val="22"/>
          </w:rPr>
          <w:delText>s</w:delText>
        </w:r>
      </w:del>
      <w:del w:id="101" w:author="Autor desconhecido" w:date="2025-08-04T13:44:52Z">
        <w:r>
          <w:rPr>
            <w:sz w:val="22"/>
            <w:szCs w:val="22"/>
          </w:rPr>
          <w:delText>e</w:delText>
        </w:r>
      </w:del>
      <w:del w:id="102" w:author="Autor desconhecido" w:date="2025-08-04T13:44:52Z">
        <w:r>
          <w:rPr>
            <w:sz w:val="22"/>
            <w:szCs w:val="22"/>
          </w:rPr>
          <w:delText>mpre</w:delText>
        </w:r>
      </w:del>
      <w:del w:id="103" w:author="Autor desconhecido" w:date="2025-08-04T13:44:52Z">
        <w:r>
          <w:rPr>
            <w:sz w:val="22"/>
            <w:szCs w:val="22"/>
          </w:rPr>
          <w:delText xml:space="preserve"> </w:delText>
        </w:r>
      </w:del>
      <w:del w:id="104" w:author="Autor desconhecido" w:date="2025-08-04T13:44:52Z">
        <w:r>
          <w:rPr>
            <w:sz w:val="22"/>
            <w:szCs w:val="22"/>
          </w:rPr>
          <w:delText>exemplifica.</w:delText>
        </w:r>
      </w:del>
    </w:p>
    <w:p>
      <w:pPr>
        <w:pStyle w:val="Normal"/>
        <w:spacing w:lineRule="auto" w:line="240" w:before="0" w:after="0"/>
        <w:rPr>
          <w:sz w:val="22"/>
          <w:szCs w:val="22"/>
          <w:del w:id="113" w:author="Autor desconhecido" w:date="2025-08-04T13:44:52Z"/>
        </w:rPr>
      </w:pPr>
      <w:del w:id="106" w:author="Autor desconhecido" w:date="2025-08-04T13:44:52Z">
        <w:r>
          <w:rPr>
            <w:sz w:val="22"/>
            <w:szCs w:val="22"/>
          </w:rPr>
          <w:delText xml:space="preserve">Em </w:delText>
        </w:r>
      </w:del>
      <w:del w:id="107" w:author="Autor desconhecido" w:date="2025-08-04T13:44:52Z">
        <w:r>
          <w:rPr>
            <w:sz w:val="22"/>
            <w:szCs w:val="22"/>
          </w:rPr>
          <w:delText>t</w:delText>
        </w:r>
      </w:del>
      <w:del w:id="108" w:author="Autor desconhecido" w:date="2025-08-04T13:44:52Z">
        <w:r>
          <w:rPr>
            <w:sz w:val="22"/>
            <w:szCs w:val="22"/>
          </w:rPr>
          <w:delText xml:space="preserve">udo pulsa, </w:delText>
        </w:r>
      </w:del>
      <w:del w:id="109" w:author="Autor desconhecido" w:date="2025-08-04T13:44:52Z">
        <w:r>
          <w:rPr>
            <w:sz w:val="22"/>
            <w:szCs w:val="22"/>
          </w:rPr>
          <w:delText>em t</w:delText>
        </w:r>
      </w:del>
      <w:del w:id="110" w:author="Autor desconhecido" w:date="2025-08-04T13:44:52Z">
        <w:r>
          <w:rPr>
            <w:sz w:val="22"/>
            <w:szCs w:val="22"/>
          </w:rPr>
          <w:delText xml:space="preserve">udo </w:delText>
        </w:r>
      </w:del>
      <w:del w:id="111" w:author="Autor desconhecido" w:date="2025-08-04T13:44:52Z">
        <w:r>
          <w:rPr>
            <w:sz w:val="22"/>
            <w:szCs w:val="22"/>
          </w:rPr>
          <w:delText>há vida</w:delText>
        </w:r>
      </w:del>
      <w:del w:id="112" w:author="Autor desconhecido" w:date="2025-08-04T13:44:52Z">
        <w:r>
          <w:rPr>
            <w:sz w:val="22"/>
            <w:szCs w:val="22"/>
          </w:rPr>
          <w:delText xml:space="preserve">, </w:delText>
        </w:r>
      </w:del>
    </w:p>
    <w:p>
      <w:pPr>
        <w:pStyle w:val="Normal"/>
        <w:spacing w:lineRule="auto" w:line="240" w:before="0" w:after="0"/>
        <w:rPr>
          <w:sz w:val="22"/>
          <w:szCs w:val="22"/>
          <w:del w:id="117" w:author="Autor desconhecido" w:date="2025-08-04T13:44:52Z"/>
        </w:rPr>
      </w:pPr>
      <w:del w:id="114" w:author="Autor desconhecido" w:date="2025-08-04T13:44:52Z">
        <w:r>
          <w:rPr>
            <w:sz w:val="22"/>
            <w:szCs w:val="22"/>
          </w:rPr>
          <w:delText>“</w:delText>
        </w:r>
      </w:del>
      <w:del w:id="115" w:author="Autor desconhecido" w:date="2025-08-04T13:44:52Z">
        <w:r>
          <w:rPr>
            <w:sz w:val="22"/>
            <w:szCs w:val="22"/>
          </w:rPr>
          <w:delText xml:space="preserve">Nada se perde, </w:delText>
        </w:r>
      </w:del>
      <w:del w:id="116" w:author="Autor desconhecido" w:date="2025-08-04T13:44:52Z">
        <w:r>
          <w:rPr>
            <w:sz w:val="22"/>
            <w:szCs w:val="22"/>
          </w:rPr>
          <w:delText>nada se cria.”</w:delText>
        </w:r>
      </w:del>
    </w:p>
    <w:p>
      <w:pPr>
        <w:pStyle w:val="Normal"/>
        <w:spacing w:lineRule="auto" w:line="240" w:before="0" w:after="0"/>
        <w:rPr>
          <w:sz w:val="22"/>
          <w:szCs w:val="22"/>
          <w:del w:id="119" w:author="Autor desconhecido" w:date="2025-08-04T13:44:52Z"/>
        </w:rPr>
      </w:pPr>
      <w:del w:id="118" w:author="Autor desconhecido" w:date="2025-08-04T13:44:52Z">
        <w:r>
          <w:rPr>
            <w:sz w:val="22"/>
            <w:szCs w:val="22"/>
          </w:rPr>
        </w:r>
      </w:del>
    </w:p>
    <w:p>
      <w:pPr>
        <w:pStyle w:val="Normal"/>
        <w:spacing w:lineRule="auto" w:line="240" w:before="0" w:after="0"/>
        <w:rPr>
          <w:sz w:val="22"/>
          <w:szCs w:val="22"/>
          <w:del w:id="124" w:author="Autor desconhecido" w:date="2025-08-04T13:44:52Z"/>
        </w:rPr>
      </w:pPr>
      <w:del w:id="120" w:author="Autor desconhecido" w:date="2025-08-04T13:44:52Z">
        <w:r>
          <w:rPr>
            <w:sz w:val="22"/>
            <w:szCs w:val="22"/>
          </w:rPr>
          <w:delText xml:space="preserve">Tudo sempre, </w:delText>
        </w:r>
      </w:del>
      <w:del w:id="121" w:author="Autor desconhecido" w:date="2025-08-04T13:44:52Z">
        <w:r>
          <w:rPr>
            <w:sz w:val="22"/>
            <w:szCs w:val="22"/>
          </w:rPr>
          <w:delText xml:space="preserve">do Amor, </w:delText>
        </w:r>
      </w:del>
      <w:del w:id="122" w:author="Autor desconhecido" w:date="2025-08-04T13:44:52Z">
        <w:r>
          <w:rPr>
            <w:sz w:val="22"/>
            <w:szCs w:val="22"/>
          </w:rPr>
          <w:delText>se</w:delText>
        </w:r>
      </w:del>
      <w:del w:id="123" w:author="Autor desconhecido" w:date="2025-08-04T13:44:52Z">
        <w:r>
          <w:rPr>
            <w:sz w:val="22"/>
            <w:szCs w:val="22"/>
          </w:rPr>
          <w:delText xml:space="preserve"> transforma…</w:delText>
        </w:r>
      </w:del>
    </w:p>
    <w:p>
      <w:pPr>
        <w:pStyle w:val="Normal"/>
        <w:spacing w:lineRule="auto" w:line="240" w:before="0" w:after="0"/>
        <w:rPr>
          <w:sz w:val="22"/>
          <w:szCs w:val="22"/>
          <w:del w:id="126" w:author="Autor desconhecido" w:date="2025-08-04T13:44:52Z"/>
        </w:rPr>
      </w:pPr>
      <w:del w:id="125" w:author="Autor desconhecido" w:date="2025-08-04T13:44:52Z">
        <w:r>
          <w:rPr>
            <w:sz w:val="22"/>
            <w:szCs w:val="22"/>
          </w:rPr>
        </w:r>
      </w:del>
    </w:p>
    <w:p>
      <w:pPr>
        <w:pStyle w:val="Normal"/>
        <w:spacing w:lineRule="auto" w:line="240" w:before="0" w:after="0"/>
        <w:rPr>
          <w:sz w:val="22"/>
          <w:szCs w:val="22"/>
          <w:del w:id="133" w:author="Autor desconhecido" w:date="2025-08-04T13:44:52Z"/>
        </w:rPr>
      </w:pPr>
      <w:del w:id="127" w:author="Autor desconhecido" w:date="2025-08-04T13:44:52Z">
        <w:r>
          <w:rPr>
            <w:sz w:val="22"/>
            <w:szCs w:val="22"/>
          </w:rPr>
          <w:delText>O</w:delText>
        </w:r>
      </w:del>
      <w:del w:id="128" w:author="Autor desconhecido" w:date="2025-08-04T13:44:52Z">
        <w:r>
          <w:rPr>
            <w:sz w:val="22"/>
            <w:szCs w:val="22"/>
          </w:rPr>
          <w:delText xml:space="preserve"> </w:delText>
        </w:r>
      </w:del>
      <w:del w:id="129" w:author="Autor desconhecido" w:date="2025-08-04T13:44:52Z">
        <w:r>
          <w:rPr>
            <w:sz w:val="22"/>
            <w:szCs w:val="22"/>
          </w:rPr>
          <w:delText>fim</w:delText>
        </w:r>
      </w:del>
      <w:del w:id="130" w:author="Autor desconhecido" w:date="2025-08-04T13:44:52Z">
        <w:r>
          <w:rPr>
            <w:sz w:val="22"/>
            <w:szCs w:val="22"/>
          </w:rPr>
          <w:delText xml:space="preserve"> dos Céus, </w:delText>
        </w:r>
      </w:del>
      <w:del w:id="131" w:author="Autor desconhecido" w:date="2025-08-04T13:44:52Z">
        <w:r>
          <w:rPr>
            <w:sz w:val="22"/>
            <w:szCs w:val="22"/>
          </w:rPr>
          <w:delText xml:space="preserve">sem </w:delText>
        </w:r>
      </w:del>
      <w:del w:id="132" w:author="Autor desconhecido" w:date="2025-08-04T13:44:52Z">
        <w:r>
          <w:rPr>
            <w:sz w:val="22"/>
            <w:szCs w:val="22"/>
          </w:rPr>
          <w:delText xml:space="preserve">pano de fundo, </w:delText>
        </w:r>
      </w:del>
    </w:p>
    <w:p>
      <w:pPr>
        <w:pStyle w:val="Normal"/>
        <w:spacing w:lineRule="auto" w:line="240" w:before="0" w:after="0"/>
        <w:rPr>
          <w:sz w:val="22"/>
          <w:szCs w:val="22"/>
          <w:del w:id="138" w:author="Autor desconhecido" w:date="2025-08-04T13:44:52Z"/>
        </w:rPr>
      </w:pPr>
      <w:del w:id="134" w:author="Autor desconhecido" w:date="2025-08-04T13:44:52Z">
        <w:r>
          <w:rPr>
            <w:sz w:val="22"/>
            <w:szCs w:val="22"/>
          </w:rPr>
          <w:delText>e</w:delText>
        </w:r>
      </w:del>
      <w:del w:id="135" w:author="Autor desconhecido" w:date="2025-08-04T13:44:52Z">
        <w:r>
          <w:rPr>
            <w:sz w:val="22"/>
            <w:szCs w:val="22"/>
          </w:rPr>
          <w:delText>ternamente n</w:delText>
        </w:r>
      </w:del>
      <w:del w:id="136" w:author="Autor desconhecido" w:date="2025-08-04T13:44:52Z">
        <w:r>
          <w:rPr>
            <w:sz w:val="22"/>
            <w:szCs w:val="22"/>
          </w:rPr>
          <w:delText xml:space="preserve">os </w:delText>
        </w:r>
      </w:del>
      <w:del w:id="137" w:author="Autor desconhecido" w:date="2025-08-04T13:44:52Z">
        <w:r>
          <w:rPr>
            <w:sz w:val="22"/>
            <w:szCs w:val="22"/>
          </w:rPr>
          <w:delText xml:space="preserve">ensina: </w:delText>
        </w:r>
      </w:del>
    </w:p>
    <w:p>
      <w:pPr>
        <w:pStyle w:val="Normal"/>
        <w:spacing w:lineRule="auto" w:line="240" w:before="0" w:after="0"/>
        <w:rPr>
          <w:sz w:val="22"/>
          <w:szCs w:val="22"/>
          <w:del w:id="144" w:author="Autor desconhecido" w:date="2025-08-04T13:44:52Z"/>
        </w:rPr>
      </w:pPr>
      <w:del w:id="139" w:author="Autor desconhecido" w:date="2025-08-04T13:44:52Z">
        <w:r>
          <w:rPr>
            <w:sz w:val="22"/>
            <w:szCs w:val="22"/>
          </w:rPr>
          <w:delText xml:space="preserve">O fim </w:delText>
        </w:r>
      </w:del>
      <w:del w:id="140" w:author="Autor desconhecido" w:date="2025-08-04T13:44:52Z">
        <w:r>
          <w:rPr>
            <w:sz w:val="22"/>
            <w:szCs w:val="22"/>
          </w:rPr>
          <w:delText xml:space="preserve">só? </w:delText>
        </w:r>
      </w:del>
      <w:del w:id="141" w:author="Autor desconhecido" w:date="2025-08-04T13:44:52Z">
        <w:r>
          <w:rPr>
            <w:sz w:val="22"/>
            <w:szCs w:val="22"/>
          </w:rPr>
          <w:delText>J</w:delText>
        </w:r>
      </w:del>
      <w:del w:id="142" w:author="Autor desconhecido" w:date="2025-08-04T13:44:52Z">
        <w:r>
          <w:rPr>
            <w:sz w:val="22"/>
            <w:szCs w:val="22"/>
          </w:rPr>
          <w:delText>amais</w:delText>
        </w:r>
      </w:del>
      <w:del w:id="143" w:author="Autor desconhecido" w:date="2025-08-04T13:44:52Z">
        <w:r>
          <w:rPr>
            <w:sz w:val="22"/>
            <w:szCs w:val="22"/>
          </w:rPr>
          <w:delText xml:space="preserve"> existe... </w:delText>
        </w:r>
      </w:del>
    </w:p>
    <w:p>
      <w:pPr>
        <w:pStyle w:val="Normal"/>
        <w:spacing w:lineRule="auto" w:line="240" w:before="0" w:after="0"/>
        <w:rPr>
          <w:sz w:val="22"/>
          <w:szCs w:val="22"/>
          <w:del w:id="150" w:author="Autor desconhecido" w:date="2025-08-04T13:44:52Z"/>
        </w:rPr>
      </w:pPr>
      <w:del w:id="145" w:author="Autor desconhecido" w:date="2025-08-04T13:44:52Z">
        <w:r>
          <w:rPr>
            <w:sz w:val="22"/>
            <w:szCs w:val="22"/>
          </w:rPr>
          <w:delText xml:space="preserve">Tudo cicla, </w:delText>
        </w:r>
      </w:del>
      <w:del w:id="146" w:author="Autor desconhecido" w:date="2025-08-04T13:44:52Z">
        <w:r>
          <w:rPr>
            <w:sz w:val="22"/>
            <w:szCs w:val="22"/>
          </w:rPr>
          <w:delText>tudo</w:delText>
        </w:r>
      </w:del>
      <w:del w:id="147" w:author="Autor desconhecido" w:date="2025-08-04T13:44:52Z">
        <w:r>
          <w:rPr>
            <w:sz w:val="22"/>
            <w:szCs w:val="22"/>
          </w:rPr>
          <w:delText xml:space="preserve"> </w:delText>
        </w:r>
      </w:del>
      <w:del w:id="148" w:author="Autor desconhecido" w:date="2025-08-04T13:44:52Z">
        <w:r>
          <w:rPr>
            <w:sz w:val="22"/>
            <w:szCs w:val="22"/>
          </w:rPr>
          <w:delText xml:space="preserve">sempre se </w:delText>
        </w:r>
      </w:del>
      <w:del w:id="149" w:author="Autor desconhecido" w:date="2025-08-04T13:44:52Z">
        <w:r>
          <w:rPr>
            <w:sz w:val="22"/>
            <w:szCs w:val="22"/>
          </w:rPr>
          <w:delText>recicla,</w:delText>
        </w:r>
      </w:del>
    </w:p>
    <w:p>
      <w:pPr>
        <w:pStyle w:val="Normal"/>
        <w:spacing w:lineRule="auto" w:line="240" w:before="0" w:after="0"/>
        <w:rPr>
          <w:sz w:val="22"/>
          <w:szCs w:val="22"/>
          <w:del w:id="152" w:author="Autor desconhecido" w:date="2025-08-04T13:44:52Z"/>
        </w:rPr>
      </w:pPr>
      <w:del w:id="151" w:author="Autor desconhecido" w:date="2025-08-04T13:44:52Z">
        <w:r>
          <w:rPr>
            <w:sz w:val="22"/>
            <w:szCs w:val="22"/>
          </w:rPr>
        </w:r>
      </w:del>
    </w:p>
    <w:p>
      <w:pPr>
        <w:pStyle w:val="Normal"/>
        <w:spacing w:lineRule="auto" w:line="240" w:before="0" w:after="0"/>
        <w:rPr>
          <w:sz w:val="22"/>
          <w:szCs w:val="22"/>
          <w:del w:id="160" w:author="Autor desconhecido" w:date="2025-08-04T13:44:52Z"/>
        </w:rPr>
      </w:pPr>
      <w:del w:id="153" w:author="Autor desconhecido" w:date="2025-08-04T13:44:52Z">
        <w:r>
          <w:rPr>
            <w:sz w:val="22"/>
            <w:szCs w:val="22"/>
          </w:rPr>
          <w:delText xml:space="preserve">Diante de nós, </w:delText>
        </w:r>
      </w:del>
      <w:del w:id="154" w:author="Autor desconhecido" w:date="2025-08-04T13:44:52Z">
        <w:r>
          <w:rPr>
            <w:sz w:val="22"/>
            <w:szCs w:val="22"/>
          </w:rPr>
          <w:delText>o</w:delText>
        </w:r>
      </w:del>
      <w:del w:id="155" w:author="Autor desconhecido" w:date="2025-08-04T13:44:52Z">
        <w:r>
          <w:rPr>
            <w:sz w:val="22"/>
            <w:szCs w:val="22"/>
          </w:rPr>
          <w:delText xml:space="preserve"> </w:delText>
        </w:r>
      </w:del>
      <w:del w:id="156" w:author="Autor desconhecido" w:date="2025-08-04T13:44:52Z">
        <w:r>
          <w:rPr>
            <w:sz w:val="22"/>
            <w:szCs w:val="22"/>
          </w:rPr>
          <w:delText>m</w:delText>
        </w:r>
      </w:del>
      <w:del w:id="157" w:author="Autor desconhecido" w:date="2025-08-04T13:44:52Z">
        <w:r>
          <w:rPr>
            <w:sz w:val="22"/>
            <w:szCs w:val="22"/>
          </w:rPr>
          <w:delText xml:space="preserve">aior </w:delText>
        </w:r>
      </w:del>
      <w:del w:id="158" w:author="Autor desconhecido" w:date="2025-08-04T13:44:52Z">
        <w:r>
          <w:rPr>
            <w:sz w:val="22"/>
            <w:szCs w:val="22"/>
          </w:rPr>
          <w:delText>a</w:delText>
        </w:r>
      </w:del>
      <w:del w:id="159" w:author="Autor desconhecido" w:date="2025-08-04T13:44:52Z">
        <w:r>
          <w:rPr>
            <w:sz w:val="22"/>
            <w:szCs w:val="22"/>
          </w:rPr>
          <w:delText>rcanjo.</w:delText>
        </w:r>
      </w:del>
    </w:p>
    <w:p>
      <w:pPr>
        <w:pStyle w:val="Normal"/>
        <w:spacing w:lineRule="auto" w:line="240" w:before="0" w:after="0"/>
        <w:rPr>
          <w:sz w:val="22"/>
          <w:szCs w:val="22"/>
          <w:del w:id="163" w:author="Autor desconhecido" w:date="2025-08-04T13:44:52Z"/>
        </w:rPr>
      </w:pPr>
      <w:del w:id="161" w:author="Autor desconhecido" w:date="2025-08-04T13:44:52Z">
        <w:r>
          <w:rPr>
            <w:sz w:val="22"/>
            <w:szCs w:val="22"/>
          </w:rPr>
          <w:delText>T</w:delText>
        </w:r>
      </w:del>
      <w:del w:id="162" w:author="Autor desconhecido" w:date="2025-08-04T13:44:52Z">
        <w:r>
          <w:rPr>
            <w:sz w:val="22"/>
            <w:szCs w:val="22"/>
          </w:rPr>
          <w:delText>ambém a miníma partícula.</w:delText>
        </w:r>
      </w:del>
    </w:p>
    <w:p>
      <w:pPr>
        <w:pStyle w:val="Normal"/>
        <w:spacing w:lineRule="auto" w:line="240" w:before="0" w:after="0"/>
        <w:rPr>
          <w:sz w:val="22"/>
          <w:szCs w:val="22"/>
          <w:del w:id="165" w:author="Autor desconhecido" w:date="2025-08-04T13:44:52Z"/>
        </w:rPr>
      </w:pPr>
      <w:del w:id="164" w:author="Autor desconhecido" w:date="2025-08-04T13:44:52Z">
        <w:r>
          <w:rPr>
            <w:sz w:val="22"/>
            <w:szCs w:val="22"/>
          </w:rPr>
          <w:delText xml:space="preserve">Incontáveis são os mundos, </w:delText>
        </w:r>
      </w:del>
    </w:p>
    <w:p>
      <w:pPr>
        <w:pStyle w:val="Normal"/>
        <w:spacing w:lineRule="auto" w:line="240" w:before="0" w:after="0"/>
        <w:rPr>
          <w:sz w:val="22"/>
          <w:szCs w:val="22"/>
          <w:del w:id="170" w:author="Autor desconhecido" w:date="2025-08-04T13:44:52Z"/>
        </w:rPr>
      </w:pPr>
      <w:del w:id="166" w:author="Autor desconhecido" w:date="2025-08-04T13:44:52Z">
        <w:r>
          <w:rPr>
            <w:sz w:val="22"/>
            <w:szCs w:val="22"/>
          </w:rPr>
          <w:delText xml:space="preserve">às </w:delText>
        </w:r>
      </w:del>
      <w:del w:id="167" w:author="Autor desconhecido" w:date="2025-08-04T13:44:52Z">
        <w:r>
          <w:rPr>
            <w:sz w:val="22"/>
            <w:szCs w:val="22"/>
          </w:rPr>
          <w:delText xml:space="preserve">oportunidades </w:delText>
        </w:r>
      </w:del>
      <w:del w:id="168" w:author="Autor desconhecido" w:date="2025-08-04T13:44:52Z">
        <w:r>
          <w:rPr>
            <w:sz w:val="22"/>
            <w:szCs w:val="22"/>
          </w:rPr>
          <w:delText>infinitas</w:delText>
        </w:r>
      </w:del>
      <w:del w:id="169" w:author="Autor desconhecido" w:date="2025-08-04T13:44:52Z">
        <w:r>
          <w:rPr>
            <w:sz w:val="22"/>
            <w:szCs w:val="22"/>
          </w:rPr>
          <w:delText xml:space="preserve">. </w:delText>
        </w:r>
      </w:del>
    </w:p>
    <w:p>
      <w:pPr>
        <w:pStyle w:val="Normal"/>
        <w:spacing w:lineRule="auto" w:line="240" w:before="0" w:after="0"/>
        <w:rPr>
          <w:sz w:val="22"/>
          <w:szCs w:val="22"/>
          <w:del w:id="172" w:author="Autor desconhecido" w:date="2025-08-04T13:44:52Z"/>
        </w:rPr>
      </w:pPr>
      <w:del w:id="171" w:author="Autor desconhecido" w:date="2025-08-04T13:44:52Z">
        <w:r>
          <w:rPr>
            <w:sz w:val="22"/>
            <w:szCs w:val="22"/>
          </w:rPr>
        </w:r>
      </w:del>
    </w:p>
    <w:p>
      <w:pPr>
        <w:pStyle w:val="Normal"/>
        <w:spacing w:lineRule="auto" w:line="240" w:before="0" w:after="0"/>
        <w:rPr>
          <w:sz w:val="22"/>
          <w:szCs w:val="22"/>
          <w:del w:id="174" w:author="Autor desconhecido" w:date="2025-08-04T13:44:52Z"/>
        </w:rPr>
      </w:pPr>
      <w:del w:id="173" w:author="Autor desconhecido" w:date="2025-08-04T13:44:52Z">
        <w:r>
          <w:rPr>
            <w:sz w:val="22"/>
            <w:szCs w:val="22"/>
          </w:rPr>
          <w:delText xml:space="preserve">Entre os extremos cá estamos... </w:delText>
        </w:r>
      </w:del>
    </w:p>
    <w:p>
      <w:pPr>
        <w:pStyle w:val="Normal"/>
        <w:spacing w:lineRule="auto" w:line="240" w:before="0" w:after="0"/>
        <w:rPr>
          <w:sz w:val="22"/>
          <w:szCs w:val="22"/>
          <w:del w:id="179" w:author="Autor desconhecido" w:date="2025-08-04T13:44:52Z"/>
        </w:rPr>
      </w:pPr>
      <w:del w:id="175" w:author="Autor desconhecido" w:date="2025-08-04T13:44:52Z">
        <w:r>
          <w:rPr>
            <w:sz w:val="22"/>
            <w:szCs w:val="22"/>
          </w:rPr>
          <w:delText>“</w:delText>
        </w:r>
      </w:del>
      <w:del w:id="176" w:author="Autor desconhecido" w:date="2025-08-04T13:44:52Z">
        <w:r>
          <w:rPr>
            <w:sz w:val="22"/>
            <w:szCs w:val="22"/>
          </w:rPr>
          <w:delText>Neosens</w:delText>
        </w:r>
      </w:del>
      <w:del w:id="177" w:author="Autor desconhecido" w:date="2025-08-04T13:44:52Z">
        <w:r>
          <w:rPr>
            <w:sz w:val="22"/>
            <w:szCs w:val="22"/>
          </w:rPr>
          <w:delText>i</w:delText>
        </w:r>
      </w:del>
      <w:del w:id="178" w:author="Autor desconhecido" w:date="2025-08-04T13:44:52Z">
        <w:r>
          <w:rPr>
            <w:sz w:val="22"/>
            <w:szCs w:val="22"/>
          </w:rPr>
          <w:delText>entes”, recém-videntes.</w:delText>
        </w:r>
      </w:del>
    </w:p>
    <w:p>
      <w:pPr>
        <w:pStyle w:val="Normal"/>
        <w:spacing w:lineRule="auto" w:line="240" w:before="0" w:after="0"/>
        <w:rPr>
          <w:sz w:val="22"/>
          <w:szCs w:val="22"/>
          <w:del w:id="181" w:author="Autor desconhecido" w:date="2025-08-04T13:44:52Z"/>
        </w:rPr>
      </w:pPr>
      <w:del w:id="180" w:author="Autor desconhecido" w:date="2025-08-04T13:44:52Z">
        <w:r>
          <w:rPr>
            <w:sz w:val="22"/>
            <w:szCs w:val="22"/>
          </w:rPr>
        </w:r>
      </w:del>
    </w:p>
    <w:p>
      <w:pPr>
        <w:pStyle w:val="Normal"/>
        <w:spacing w:lineRule="auto" w:line="240" w:before="0" w:after="0"/>
        <w:rPr>
          <w:sz w:val="22"/>
          <w:szCs w:val="22"/>
          <w:del w:id="185" w:author="Autor desconhecido" w:date="2025-08-04T13:44:52Z"/>
        </w:rPr>
      </w:pPr>
      <w:del w:id="182" w:author="Autor desconhecido" w:date="2025-08-04T13:44:52Z">
        <w:r>
          <w:rPr>
            <w:sz w:val="22"/>
            <w:szCs w:val="22"/>
          </w:rPr>
          <w:delText xml:space="preserve">A Grandiosidade </w:delText>
        </w:r>
      </w:del>
      <w:del w:id="183" w:author="Autor desconhecido" w:date="2025-08-04T13:44:52Z">
        <w:r>
          <w:rPr>
            <w:sz w:val="22"/>
            <w:szCs w:val="22"/>
          </w:rPr>
          <w:delText>s</w:delText>
        </w:r>
      </w:del>
      <w:del w:id="184" w:author="Autor desconhecido" w:date="2025-08-04T13:44:52Z">
        <w:r>
          <w:rPr>
            <w:sz w:val="22"/>
            <w:szCs w:val="22"/>
          </w:rPr>
          <w:delText xml:space="preserve">erena, </w:delText>
        </w:r>
      </w:del>
    </w:p>
    <w:p>
      <w:pPr>
        <w:pStyle w:val="Normal"/>
        <w:spacing w:lineRule="auto" w:line="240" w:before="0" w:after="0"/>
        <w:rPr>
          <w:sz w:val="22"/>
          <w:szCs w:val="22"/>
          <w:del w:id="187" w:author="Autor desconhecido" w:date="2025-08-04T13:44:52Z"/>
        </w:rPr>
      </w:pPr>
      <w:del w:id="186" w:author="Autor desconhecido" w:date="2025-08-04T13:44:52Z">
        <w:r>
          <w:rPr>
            <w:sz w:val="22"/>
            <w:szCs w:val="22"/>
          </w:rPr>
          <w:delText>contínua, perene e una.</w:delText>
        </w:r>
      </w:del>
    </w:p>
    <w:p>
      <w:pPr>
        <w:pStyle w:val="Normal"/>
        <w:spacing w:lineRule="auto" w:line="240" w:before="0" w:after="0"/>
        <w:rPr>
          <w:sz w:val="22"/>
          <w:szCs w:val="22"/>
          <w:del w:id="193" w:author="Autor desconhecido" w:date="2025-08-04T13:44:52Z"/>
        </w:rPr>
      </w:pPr>
      <w:del w:id="188" w:author="Autor desconhecido" w:date="2025-08-04T13:44:52Z">
        <w:r>
          <w:rPr>
            <w:sz w:val="22"/>
            <w:szCs w:val="22"/>
          </w:rPr>
          <w:delText xml:space="preserve">Tudo </w:delText>
        </w:r>
      </w:del>
      <w:del w:id="189" w:author="Autor desconhecido" w:date="2025-08-04T13:44:52Z">
        <w:r>
          <w:rPr>
            <w:sz w:val="22"/>
            <w:szCs w:val="22"/>
          </w:rPr>
          <w:delText xml:space="preserve">se </w:delText>
        </w:r>
      </w:del>
      <w:del w:id="190" w:author="Autor desconhecido" w:date="2025-08-04T13:44:52Z">
        <w:r>
          <w:rPr>
            <w:sz w:val="22"/>
            <w:szCs w:val="22"/>
          </w:rPr>
          <w:delText xml:space="preserve">liga </w:delText>
        </w:r>
      </w:del>
      <w:del w:id="191" w:author="Autor desconhecido" w:date="2025-08-04T13:44:52Z">
        <w:r>
          <w:rPr>
            <w:sz w:val="22"/>
            <w:szCs w:val="22"/>
          </w:rPr>
          <w:delText>e</w:delText>
        </w:r>
      </w:del>
      <w:del w:id="192" w:author="Autor desconhecido" w:date="2025-08-04T13:44:52Z">
        <w:r>
          <w:rPr>
            <w:sz w:val="22"/>
            <w:szCs w:val="22"/>
          </w:rPr>
          <w:delText xml:space="preserve"> colabora. </w:delText>
        </w:r>
      </w:del>
    </w:p>
    <w:p>
      <w:pPr>
        <w:pStyle w:val="Normal"/>
        <w:spacing w:lineRule="auto" w:line="240" w:before="0" w:after="0"/>
        <w:rPr>
          <w:sz w:val="22"/>
          <w:szCs w:val="22"/>
          <w:del w:id="197" w:author="Autor desconhecido" w:date="2025-08-04T13:44:52Z"/>
        </w:rPr>
      </w:pPr>
      <w:del w:id="194" w:author="Autor desconhecido" w:date="2025-08-04T13:44:52Z">
        <w:r>
          <w:rPr>
            <w:sz w:val="22"/>
            <w:szCs w:val="22"/>
          </w:rPr>
          <w:delText xml:space="preserve">Tudo se conecta, </w:delText>
        </w:r>
      </w:del>
      <w:del w:id="195" w:author="Autor desconhecido" w:date="2025-08-04T13:44:52Z">
        <w:r>
          <w:rPr>
            <w:sz w:val="22"/>
            <w:szCs w:val="22"/>
          </w:rPr>
          <w:delText>tudo</w:delText>
        </w:r>
      </w:del>
      <w:del w:id="196" w:author="Autor desconhecido" w:date="2025-08-04T13:44:52Z">
        <w:r>
          <w:rPr>
            <w:sz w:val="22"/>
            <w:szCs w:val="22"/>
          </w:rPr>
          <w:delText xml:space="preserve"> ensina.</w:delText>
        </w:r>
      </w:del>
    </w:p>
    <w:p>
      <w:pPr>
        <w:pStyle w:val="Normal"/>
        <w:spacing w:lineRule="auto" w:line="240" w:before="0" w:after="0"/>
        <w:rPr>
          <w:sz w:val="22"/>
          <w:szCs w:val="22"/>
          <w:del w:id="199" w:author="Autor desconhecido" w:date="2025-08-04T13:44:52Z"/>
        </w:rPr>
      </w:pPr>
      <w:del w:id="198" w:author="Autor desconhecido" w:date="2025-08-04T13:44:52Z">
        <w:r>
          <w:rPr>
            <w:sz w:val="22"/>
            <w:szCs w:val="22"/>
          </w:rPr>
        </w:r>
      </w:del>
    </w:p>
    <w:p>
      <w:pPr>
        <w:pStyle w:val="Normal"/>
        <w:spacing w:lineRule="auto" w:line="240" w:before="0" w:after="0"/>
        <w:rPr>
          <w:sz w:val="22"/>
          <w:szCs w:val="22"/>
          <w:del w:id="205" w:author="Autor desconhecido" w:date="2025-08-04T13:44:52Z"/>
        </w:rPr>
      </w:pPr>
      <w:del w:id="200" w:author="Autor desconhecido" w:date="2025-08-04T13:44:52Z">
        <w:r>
          <w:rPr>
            <w:sz w:val="22"/>
            <w:szCs w:val="22"/>
          </w:rPr>
          <w:delText xml:space="preserve">No </w:delText>
        </w:r>
      </w:del>
      <w:del w:id="201" w:author="Autor desconhecido" w:date="2025-08-04T13:44:52Z">
        <w:r>
          <w:rPr>
            <w:sz w:val="22"/>
            <w:szCs w:val="22"/>
          </w:rPr>
          <w:delText>í</w:delText>
        </w:r>
      </w:del>
      <w:del w:id="202" w:author="Autor desconhecido" w:date="2025-08-04T13:44:52Z">
        <w:r>
          <w:rPr>
            <w:sz w:val="22"/>
            <w:szCs w:val="22"/>
          </w:rPr>
          <w:delText xml:space="preserve">nfimo </w:delText>
        </w:r>
      </w:del>
      <w:del w:id="203" w:author="Autor desconhecido" w:date="2025-08-04T13:44:52Z">
        <w:r>
          <w:rPr>
            <w:sz w:val="22"/>
            <w:szCs w:val="22"/>
          </w:rPr>
          <w:delText xml:space="preserve">sou eu </w:delText>
        </w:r>
      </w:del>
      <w:del w:id="204" w:author="Autor desconhecido" w:date="2025-08-04T13:44:52Z">
        <w:r>
          <w:rPr>
            <w:sz w:val="22"/>
            <w:szCs w:val="22"/>
          </w:rPr>
          <w:delText>partícula.</w:delText>
        </w:r>
      </w:del>
    </w:p>
    <w:p>
      <w:pPr>
        <w:pStyle w:val="Normal"/>
        <w:spacing w:lineRule="auto" w:line="240" w:before="0" w:after="0"/>
        <w:rPr>
          <w:sz w:val="22"/>
          <w:szCs w:val="22"/>
          <w:del w:id="208" w:author="Autor desconhecido" w:date="2025-08-04T13:44:52Z"/>
        </w:rPr>
      </w:pPr>
      <w:del w:id="206" w:author="Autor desconhecido" w:date="2025-08-04T13:44:52Z">
        <w:r>
          <w:rPr>
            <w:sz w:val="22"/>
            <w:szCs w:val="22"/>
          </w:rPr>
          <w:delText xml:space="preserve">Em minha </w:delText>
        </w:r>
      </w:del>
      <w:del w:id="207" w:author="Autor desconhecido" w:date="2025-08-04T13:44:52Z">
        <w:r>
          <w:rPr>
            <w:sz w:val="22"/>
            <w:szCs w:val="22"/>
          </w:rPr>
          <w:delText>matéria confusa,</w:delText>
        </w:r>
      </w:del>
    </w:p>
    <w:p>
      <w:pPr>
        <w:pStyle w:val="Normal"/>
        <w:spacing w:lineRule="auto" w:line="240" w:before="0" w:after="0"/>
        <w:rPr>
          <w:sz w:val="22"/>
          <w:szCs w:val="22"/>
          <w:del w:id="214" w:author="Autor desconhecido" w:date="2025-08-04T13:44:52Z"/>
        </w:rPr>
      </w:pPr>
      <w:del w:id="209" w:author="Autor desconhecido" w:date="2025-08-04T13:44:52Z">
        <w:r>
          <w:rPr>
            <w:sz w:val="22"/>
            <w:szCs w:val="22"/>
          </w:rPr>
          <w:delText>existe</w:delText>
        </w:r>
      </w:del>
      <w:del w:id="210" w:author="Autor desconhecido" w:date="2025-08-04T13:44:52Z">
        <w:r>
          <w:rPr>
            <w:sz w:val="22"/>
            <w:szCs w:val="22"/>
          </w:rPr>
          <w:delText xml:space="preserve"> </w:delText>
        </w:r>
      </w:del>
      <w:del w:id="211" w:author="Autor desconhecido" w:date="2025-08-04T13:44:52Z">
        <w:r>
          <w:rPr>
            <w:sz w:val="22"/>
            <w:szCs w:val="22"/>
          </w:rPr>
          <w:delText>já uma</w:delText>
        </w:r>
      </w:del>
      <w:del w:id="212" w:author="Autor desconhecido" w:date="2025-08-04T13:44:52Z">
        <w:r>
          <w:rPr>
            <w:sz w:val="22"/>
            <w:szCs w:val="22"/>
          </w:rPr>
          <w:delText xml:space="preserve"> </w:delText>
        </w:r>
      </w:del>
      <w:del w:id="213" w:author="Autor desconhecido" w:date="2025-08-04T13:44:52Z">
        <w:r>
          <w:rPr>
            <w:sz w:val="22"/>
            <w:szCs w:val="22"/>
          </w:rPr>
          <w:delText>harmonia.</w:delText>
        </w:r>
      </w:del>
    </w:p>
    <w:p>
      <w:pPr>
        <w:pStyle w:val="Normal"/>
        <w:spacing w:lineRule="auto" w:line="240" w:before="0" w:after="0"/>
        <w:rPr>
          <w:sz w:val="22"/>
          <w:szCs w:val="22"/>
          <w:del w:id="224" w:author="Autor desconhecido" w:date="2025-08-04T13:44:52Z"/>
        </w:rPr>
      </w:pPr>
      <w:del w:id="215" w:author="Autor desconhecido" w:date="2025-08-04T13:44:52Z">
        <w:r>
          <w:rPr>
            <w:sz w:val="22"/>
            <w:szCs w:val="22"/>
          </w:rPr>
          <w:delText>C</w:delText>
        </w:r>
      </w:del>
      <w:del w:id="216" w:author="Autor desconhecido" w:date="2025-08-04T13:44:52Z">
        <w:r>
          <w:rPr>
            <w:sz w:val="22"/>
            <w:szCs w:val="22"/>
          </w:rPr>
          <w:delText>omo tudo,</w:delText>
        </w:r>
      </w:del>
      <w:del w:id="217" w:author="Autor desconhecido" w:date="2025-08-04T13:44:52Z">
        <w:r>
          <w:rPr>
            <w:sz w:val="22"/>
            <w:szCs w:val="22"/>
          </w:rPr>
          <w:delText xml:space="preserve"> vibr</w:delText>
        </w:r>
      </w:del>
      <w:del w:id="218" w:author="Autor desconhecido" w:date="2025-08-04T13:44:52Z">
        <w:r>
          <w:rPr>
            <w:sz w:val="22"/>
            <w:szCs w:val="22"/>
          </w:rPr>
          <w:delText>o,</w:delText>
        </w:r>
      </w:del>
      <w:del w:id="219" w:author="Autor desconhecido" w:date="2025-08-04T13:44:52Z">
        <w:r>
          <w:rPr>
            <w:sz w:val="22"/>
            <w:szCs w:val="22"/>
          </w:rPr>
          <w:delText xml:space="preserve"> e </w:delText>
        </w:r>
      </w:del>
      <w:del w:id="220" w:author="Autor desconhecido" w:date="2025-08-04T13:44:52Z">
        <w:r>
          <w:rPr>
            <w:sz w:val="22"/>
            <w:szCs w:val="22"/>
          </w:rPr>
          <w:delText xml:space="preserve">sempre </w:delText>
        </w:r>
      </w:del>
      <w:del w:id="221" w:author="Autor desconhecido" w:date="2025-08-04T13:44:52Z">
        <w:r>
          <w:rPr>
            <w:sz w:val="22"/>
            <w:szCs w:val="22"/>
          </w:rPr>
          <w:delText>caminh</w:delText>
        </w:r>
      </w:del>
      <w:del w:id="222" w:author="Autor desconhecido" w:date="2025-08-04T13:44:52Z">
        <w:r>
          <w:rPr>
            <w:sz w:val="22"/>
            <w:szCs w:val="22"/>
          </w:rPr>
          <w:delText>o</w:delText>
        </w:r>
      </w:del>
      <w:del w:id="223" w:author="Autor desconhecido" w:date="2025-08-04T13:44:52Z">
        <w:r>
          <w:rPr>
            <w:sz w:val="22"/>
            <w:szCs w:val="22"/>
          </w:rPr>
          <w:delText xml:space="preserve">. </w:delText>
        </w:r>
      </w:del>
    </w:p>
    <w:p>
      <w:pPr>
        <w:pStyle w:val="Normal"/>
        <w:spacing w:lineRule="auto" w:line="240" w:before="0" w:after="0"/>
        <w:rPr>
          <w:sz w:val="22"/>
          <w:szCs w:val="22"/>
          <w:del w:id="226" w:author="Autor desconhecido" w:date="2025-08-04T13:44:52Z"/>
        </w:rPr>
      </w:pPr>
      <w:del w:id="225" w:author="Autor desconhecido" w:date="2025-08-04T13:44:52Z">
        <w:r>
          <w:rPr>
            <w:sz w:val="22"/>
            <w:szCs w:val="22"/>
          </w:rPr>
        </w:r>
      </w:del>
    </w:p>
    <w:p>
      <w:pPr>
        <w:pStyle w:val="Normal"/>
        <w:spacing w:lineRule="auto" w:line="240" w:before="0" w:after="0"/>
        <w:rPr>
          <w:sz w:val="22"/>
          <w:szCs w:val="22"/>
          <w:del w:id="228" w:author="Autor desconhecido" w:date="2025-08-04T13:44:52Z"/>
        </w:rPr>
      </w:pPr>
      <w:del w:id="227" w:author="Autor desconhecido" w:date="2025-08-04T13:44:52Z">
        <w:r>
          <w:rPr>
            <w:sz w:val="22"/>
            <w:szCs w:val="22"/>
          </w:rPr>
          <w:delText>Meu corpo, um universo!</w:delText>
        </w:r>
      </w:del>
    </w:p>
    <w:p>
      <w:pPr>
        <w:pStyle w:val="Normal"/>
        <w:spacing w:lineRule="auto" w:line="240" w:before="0" w:after="0"/>
        <w:rPr>
          <w:sz w:val="22"/>
          <w:szCs w:val="22"/>
          <w:del w:id="233" w:author="Autor desconhecido" w:date="2025-08-04T13:44:52Z"/>
        </w:rPr>
      </w:pPr>
      <w:del w:id="229" w:author="Autor desconhecido" w:date="2025-08-04T13:44:52Z">
        <w:r>
          <w:rPr>
            <w:sz w:val="22"/>
            <w:szCs w:val="22"/>
          </w:rPr>
          <w:delText>G</w:delText>
        </w:r>
      </w:del>
      <w:del w:id="230" w:author="Autor desconhecido" w:date="2025-08-04T13:44:52Z">
        <w:r>
          <w:rPr>
            <w:sz w:val="22"/>
            <w:szCs w:val="22"/>
          </w:rPr>
          <w:delText xml:space="preserve">erente, </w:delText>
        </w:r>
      </w:del>
      <w:del w:id="231" w:author="Autor desconhecido" w:date="2025-08-04T13:44:52Z">
        <w:r>
          <w:rPr>
            <w:sz w:val="22"/>
            <w:szCs w:val="22"/>
          </w:rPr>
          <w:delText xml:space="preserve">dele </w:delText>
        </w:r>
      </w:del>
      <w:del w:id="232" w:author="Autor desconhecido" w:date="2025-08-04T13:44:52Z">
        <w:r>
          <w:rPr>
            <w:sz w:val="22"/>
            <w:szCs w:val="22"/>
          </w:rPr>
          <w:delText xml:space="preserve">responsável estou. </w:delText>
        </w:r>
      </w:del>
    </w:p>
    <w:p>
      <w:pPr>
        <w:pStyle w:val="Normal"/>
        <w:spacing w:lineRule="auto" w:line="240" w:before="0" w:after="0"/>
        <w:rPr>
          <w:sz w:val="22"/>
          <w:szCs w:val="22"/>
          <w:del w:id="235" w:author="Autor desconhecido" w:date="2025-08-04T13:44:52Z"/>
        </w:rPr>
      </w:pPr>
      <w:del w:id="234" w:author="Autor desconhecido" w:date="2025-08-04T13:44:52Z">
        <w:r>
          <w:rPr>
            <w:sz w:val="22"/>
            <w:szCs w:val="22"/>
          </w:rPr>
          <w:delText>Células e bactérias aos milhões.</w:delText>
        </w:r>
      </w:del>
    </w:p>
    <w:p>
      <w:pPr>
        <w:pStyle w:val="Normal"/>
        <w:spacing w:lineRule="auto" w:line="240" w:before="0" w:after="0"/>
        <w:rPr>
          <w:sz w:val="22"/>
          <w:szCs w:val="22"/>
          <w:del w:id="237" w:author="Autor desconhecido" w:date="2025-08-04T13:44:52Z"/>
        </w:rPr>
      </w:pPr>
      <w:del w:id="236" w:author="Autor desconhecido" w:date="2025-08-04T13:44:52Z">
        <w:r>
          <w:rPr>
            <w:sz w:val="22"/>
            <w:szCs w:val="22"/>
          </w:rPr>
          <w:delText>Cada uma, cada vida, trabalha, prospera.</w:delText>
        </w:r>
      </w:del>
    </w:p>
    <w:p>
      <w:pPr>
        <w:pStyle w:val="Normal"/>
        <w:spacing w:lineRule="auto" w:line="240" w:before="0" w:after="0"/>
        <w:rPr>
          <w:sz w:val="22"/>
          <w:szCs w:val="22"/>
          <w:del w:id="239" w:author="Autor desconhecido" w:date="2025-08-04T13:44:52Z"/>
        </w:rPr>
      </w:pPr>
      <w:del w:id="238" w:author="Autor desconhecido" w:date="2025-08-04T13:44:52Z">
        <w:r>
          <w:rPr>
            <w:sz w:val="22"/>
            <w:szCs w:val="22"/>
          </w:rPr>
        </w:r>
      </w:del>
    </w:p>
    <w:p>
      <w:pPr>
        <w:pStyle w:val="Normal"/>
        <w:spacing w:lineRule="auto" w:line="240" w:before="0" w:after="0"/>
        <w:rPr>
          <w:sz w:val="22"/>
          <w:szCs w:val="22"/>
          <w:del w:id="243" w:author="Autor desconhecido" w:date="2025-08-04T13:44:52Z"/>
        </w:rPr>
      </w:pPr>
      <w:del w:id="240" w:author="Autor desconhecido" w:date="2025-08-04T13:44:52Z">
        <w:r>
          <w:rPr>
            <w:sz w:val="22"/>
            <w:szCs w:val="22"/>
          </w:rPr>
          <w:delText xml:space="preserve">Há o cão amigo </w:delText>
        </w:r>
      </w:del>
      <w:del w:id="241" w:author="Autor desconhecido" w:date="2025-08-04T13:44:52Z">
        <w:r>
          <w:rPr>
            <w:sz w:val="22"/>
            <w:szCs w:val="22"/>
          </w:rPr>
          <w:delText xml:space="preserve">e </w:delText>
        </w:r>
      </w:del>
      <w:del w:id="242" w:author="Autor desconhecido" w:date="2025-08-04T13:44:52Z">
        <w:r>
          <w:rPr>
            <w:sz w:val="22"/>
            <w:szCs w:val="22"/>
          </w:rPr>
          <w:delText xml:space="preserve">companheiro, </w:delText>
        </w:r>
      </w:del>
    </w:p>
    <w:p>
      <w:pPr>
        <w:pStyle w:val="Normal"/>
        <w:spacing w:lineRule="auto" w:line="240" w:before="0" w:after="0"/>
        <w:rPr>
          <w:sz w:val="22"/>
          <w:szCs w:val="22"/>
          <w:del w:id="248" w:author="Autor desconhecido" w:date="2025-08-04T13:44:52Z"/>
        </w:rPr>
      </w:pPr>
      <w:del w:id="244" w:author="Autor desconhecido" w:date="2025-08-04T13:44:52Z">
        <w:r>
          <w:rPr>
            <w:sz w:val="22"/>
            <w:szCs w:val="22"/>
          </w:rPr>
          <w:delText xml:space="preserve">que </w:delText>
        </w:r>
      </w:del>
      <w:del w:id="245" w:author="Autor desconhecido" w:date="2025-08-04T13:44:52Z">
        <w:r>
          <w:rPr>
            <w:sz w:val="22"/>
            <w:szCs w:val="22"/>
          </w:rPr>
          <w:delText xml:space="preserve">lealdade </w:delText>
        </w:r>
      </w:del>
      <w:del w:id="246" w:author="Autor desconhecido" w:date="2025-08-04T13:44:52Z">
        <w:r>
          <w:rPr>
            <w:sz w:val="22"/>
            <w:szCs w:val="22"/>
          </w:rPr>
          <w:delText>incondicional</w:delText>
        </w:r>
      </w:del>
      <w:del w:id="247" w:author="Autor desconhecido" w:date="2025-08-04T13:44:52Z">
        <w:r>
          <w:rPr>
            <w:sz w:val="22"/>
            <w:szCs w:val="22"/>
          </w:rPr>
          <w:delText xml:space="preserve"> nos ensina...</w:delText>
        </w:r>
      </w:del>
    </w:p>
    <w:p>
      <w:pPr>
        <w:pStyle w:val="Normal"/>
        <w:spacing w:lineRule="auto" w:line="240" w:before="0" w:after="0"/>
        <w:rPr>
          <w:sz w:val="22"/>
          <w:szCs w:val="22"/>
          <w:del w:id="254" w:author="Autor desconhecido" w:date="2025-08-04T13:44:52Z"/>
        </w:rPr>
      </w:pPr>
      <w:del w:id="249" w:author="Autor desconhecido" w:date="2025-08-04T13:44:52Z">
        <w:r>
          <w:rPr>
            <w:sz w:val="22"/>
            <w:szCs w:val="22"/>
          </w:rPr>
          <w:delText xml:space="preserve">A flor na campina, </w:delText>
        </w:r>
      </w:del>
      <w:del w:id="250" w:author="Autor desconhecido" w:date="2025-08-04T13:44:52Z">
        <w:r>
          <w:rPr>
            <w:sz w:val="22"/>
            <w:szCs w:val="22"/>
          </w:rPr>
          <w:delText xml:space="preserve">em sua </w:delText>
        </w:r>
      </w:del>
      <w:del w:id="251" w:author="Autor desconhecido" w:date="2025-08-04T13:44:52Z">
        <w:r>
          <w:rPr>
            <w:sz w:val="22"/>
            <w:szCs w:val="22"/>
          </w:rPr>
          <w:delText>graciosa</w:delText>
        </w:r>
      </w:del>
      <w:del w:id="252" w:author="Autor desconhecido" w:date="2025-08-04T13:44:52Z">
        <w:r>
          <w:rPr>
            <w:sz w:val="22"/>
            <w:szCs w:val="22"/>
          </w:rPr>
          <w:delText xml:space="preserve"> </w:delText>
        </w:r>
      </w:del>
      <w:del w:id="253" w:author="Autor desconhecido" w:date="2025-08-04T13:44:52Z">
        <w:r>
          <w:rPr>
            <w:sz w:val="22"/>
            <w:szCs w:val="22"/>
          </w:rPr>
          <w:delText xml:space="preserve">beleza, </w:delText>
        </w:r>
      </w:del>
    </w:p>
    <w:p>
      <w:pPr>
        <w:pStyle w:val="Normal"/>
        <w:spacing w:lineRule="auto" w:line="240" w:before="0" w:after="0"/>
        <w:rPr>
          <w:sz w:val="22"/>
          <w:szCs w:val="22"/>
          <w:del w:id="261" w:author="Autor desconhecido" w:date="2025-08-04T13:44:52Z"/>
        </w:rPr>
      </w:pPr>
      <w:del w:id="255" w:author="Autor desconhecido" w:date="2025-08-04T13:44:52Z">
        <w:r>
          <w:rPr>
            <w:sz w:val="22"/>
            <w:szCs w:val="22"/>
          </w:rPr>
          <w:delText xml:space="preserve">que </w:delText>
        </w:r>
      </w:del>
      <w:del w:id="256" w:author="Autor desconhecido" w:date="2025-08-04T13:44:52Z">
        <w:r>
          <w:rPr>
            <w:sz w:val="22"/>
            <w:szCs w:val="22"/>
          </w:rPr>
          <w:delText>com sua</w:delText>
        </w:r>
      </w:del>
      <w:del w:id="257" w:author="Autor desconhecido" w:date="2025-08-04T13:44:52Z">
        <w:r>
          <w:rPr>
            <w:sz w:val="22"/>
            <w:szCs w:val="22"/>
          </w:rPr>
          <w:delText xml:space="preserve"> fragrância </w:delText>
        </w:r>
      </w:del>
      <w:del w:id="258" w:author="Autor desconhecido" w:date="2025-08-04T13:44:52Z">
        <w:r>
          <w:rPr>
            <w:sz w:val="22"/>
            <w:szCs w:val="22"/>
          </w:rPr>
          <w:delText xml:space="preserve">nos </w:delText>
        </w:r>
      </w:del>
      <w:del w:id="259" w:author="Autor desconhecido" w:date="2025-08-04T13:44:52Z">
        <w:r>
          <w:rPr>
            <w:sz w:val="22"/>
            <w:szCs w:val="22"/>
          </w:rPr>
          <w:delText>premia</w:delText>
        </w:r>
      </w:del>
      <w:del w:id="260" w:author="Autor desconhecido" w:date="2025-08-04T13:44:52Z">
        <w:r>
          <w:rPr>
            <w:sz w:val="22"/>
            <w:szCs w:val="22"/>
          </w:rPr>
          <w:delText>…</w:delText>
        </w:r>
      </w:del>
    </w:p>
    <w:p>
      <w:pPr>
        <w:pStyle w:val="Normal"/>
        <w:spacing w:lineRule="auto" w:line="240" w:before="0" w:after="0"/>
        <w:rPr>
          <w:sz w:val="22"/>
          <w:szCs w:val="22"/>
          <w:del w:id="263" w:author="Autor desconhecido" w:date="2025-08-04T13:44:52Z"/>
        </w:rPr>
      </w:pPr>
      <w:del w:id="262" w:author="Autor desconhecido" w:date="2025-08-04T13:44:52Z">
        <w:r>
          <w:rPr>
            <w:sz w:val="22"/>
            <w:szCs w:val="22"/>
          </w:rPr>
        </w:r>
      </w:del>
    </w:p>
    <w:p>
      <w:pPr>
        <w:pStyle w:val="Normal"/>
        <w:spacing w:lineRule="auto" w:line="240" w:before="0" w:after="0"/>
        <w:rPr>
          <w:sz w:val="22"/>
          <w:szCs w:val="22"/>
          <w:del w:id="266" w:author="Autor desconhecido" w:date="2025-08-04T13:44:52Z"/>
        </w:rPr>
      </w:pPr>
      <w:del w:id="264" w:author="Autor desconhecido" w:date="2025-08-04T13:44:52Z">
        <w:r>
          <w:rPr>
            <w:sz w:val="22"/>
            <w:szCs w:val="22"/>
          </w:rPr>
          <w:delText xml:space="preserve">O pássaro que voa </w:delText>
        </w:r>
      </w:del>
      <w:del w:id="265" w:author="Autor desconhecido" w:date="2025-08-04T13:44:52Z">
        <w:r>
          <w:rPr>
            <w:sz w:val="22"/>
            <w:szCs w:val="22"/>
          </w:rPr>
          <w:delText>e canta feliz,</w:delText>
        </w:r>
      </w:del>
    </w:p>
    <w:p>
      <w:pPr>
        <w:pStyle w:val="Normal"/>
        <w:spacing w:lineRule="auto" w:line="240" w:before="0" w:after="0"/>
        <w:rPr>
          <w:sz w:val="22"/>
          <w:szCs w:val="22"/>
          <w:del w:id="270" w:author="Autor desconhecido" w:date="2025-08-04T13:44:52Z"/>
        </w:rPr>
      </w:pPr>
      <w:del w:id="267" w:author="Autor desconhecido" w:date="2025-08-04T13:44:52Z">
        <w:r>
          <w:rPr>
            <w:sz w:val="22"/>
            <w:szCs w:val="22"/>
          </w:rPr>
          <w:delText>a</w:delText>
        </w:r>
      </w:del>
      <w:del w:id="268" w:author="Autor desconhecido" w:date="2025-08-04T13:44:52Z">
        <w:r>
          <w:rPr>
            <w:sz w:val="22"/>
            <w:szCs w:val="22"/>
          </w:rPr>
          <w:delText xml:space="preserve"> liberdade nos </w:delText>
        </w:r>
      </w:del>
      <w:del w:id="269" w:author="Autor desconhecido" w:date="2025-08-04T13:44:52Z">
        <w:r>
          <w:rPr>
            <w:sz w:val="22"/>
            <w:szCs w:val="22"/>
          </w:rPr>
          <w:delText>exprime.</w:delText>
        </w:r>
      </w:del>
    </w:p>
    <w:p>
      <w:pPr>
        <w:pStyle w:val="Normal"/>
        <w:spacing w:lineRule="auto" w:line="240" w:before="0" w:after="0"/>
        <w:rPr>
          <w:sz w:val="22"/>
          <w:szCs w:val="22"/>
          <w:del w:id="272" w:author="Autor desconhecido" w:date="2025-08-04T13:44:52Z"/>
        </w:rPr>
      </w:pPr>
      <w:del w:id="271" w:author="Autor desconhecido" w:date="2025-08-04T13:44:52Z">
        <w:r>
          <w:rPr>
            <w:sz w:val="22"/>
            <w:szCs w:val="22"/>
          </w:rPr>
          <w:delText>Romper o grilhão que nos prende ao chão,</w:delText>
        </w:r>
      </w:del>
    </w:p>
    <w:p>
      <w:pPr>
        <w:pStyle w:val="Normal"/>
        <w:spacing w:lineRule="auto" w:line="240" w:before="0" w:after="0"/>
        <w:rPr>
          <w:sz w:val="22"/>
          <w:szCs w:val="22"/>
          <w:del w:id="276" w:author="Autor desconhecido" w:date="2025-08-04T13:44:52Z"/>
        </w:rPr>
      </w:pPr>
      <w:del w:id="273" w:author="Autor desconhecido" w:date="2025-08-04T13:44:52Z">
        <w:r>
          <w:rPr>
            <w:sz w:val="22"/>
            <w:szCs w:val="22"/>
          </w:rPr>
          <w:delText>engenhar e “</w:delText>
        </w:r>
      </w:del>
      <w:del w:id="274" w:author="Autor desconhecido" w:date="2025-08-04T13:44:52Z">
        <w:r>
          <w:rPr>
            <w:sz w:val="22"/>
            <w:szCs w:val="22"/>
          </w:rPr>
          <w:delText>inventar”</w:delText>
        </w:r>
      </w:del>
      <w:del w:id="275" w:author="Autor desconhecido" w:date="2025-08-04T13:44:52Z">
        <w:r>
          <w:rPr>
            <w:sz w:val="22"/>
            <w:szCs w:val="22"/>
          </w:rPr>
          <w:delText xml:space="preserve"> o avião.</w:delText>
        </w:r>
      </w:del>
    </w:p>
    <w:p>
      <w:pPr>
        <w:pStyle w:val="Normal"/>
        <w:spacing w:lineRule="auto" w:line="240" w:before="0" w:after="0"/>
        <w:rPr>
          <w:sz w:val="22"/>
          <w:szCs w:val="22"/>
          <w:del w:id="278" w:author="Autor desconhecido" w:date="2025-08-04T13:44:52Z"/>
        </w:rPr>
      </w:pPr>
      <w:del w:id="277" w:author="Autor desconhecido" w:date="2025-08-04T13:44:52Z">
        <w:r>
          <w:rPr>
            <w:sz w:val="22"/>
            <w:szCs w:val="22"/>
          </w:rPr>
        </w:r>
      </w:del>
    </w:p>
    <w:p>
      <w:pPr>
        <w:pStyle w:val="Normal"/>
        <w:spacing w:lineRule="auto" w:line="240" w:before="0" w:after="0"/>
        <w:rPr>
          <w:sz w:val="22"/>
          <w:szCs w:val="22"/>
          <w:del w:id="280" w:author="Autor desconhecido" w:date="2025-08-04T13:44:52Z"/>
        </w:rPr>
      </w:pPr>
      <w:del w:id="279" w:author="Autor desconhecido" w:date="2025-08-04T13:44:52Z">
        <w:r>
          <w:rPr>
            <w:sz w:val="22"/>
            <w:szCs w:val="22"/>
          </w:rPr>
          <w:delText>A labuta da abelha pertinaz,</w:delText>
        </w:r>
      </w:del>
    </w:p>
    <w:p>
      <w:pPr>
        <w:pStyle w:val="Normal"/>
        <w:spacing w:lineRule="auto" w:line="240" w:before="0" w:after="0"/>
        <w:rPr>
          <w:sz w:val="22"/>
          <w:szCs w:val="22"/>
          <w:del w:id="282" w:author="Autor desconhecido" w:date="2025-08-04T13:44:52Z"/>
        </w:rPr>
      </w:pPr>
      <w:del w:id="281" w:author="Autor desconhecido" w:date="2025-08-04T13:44:52Z">
        <w:r>
          <w:rPr>
            <w:sz w:val="22"/>
            <w:szCs w:val="22"/>
          </w:rPr>
          <w:delText>disciplina colaborativa eficaz.</w:delText>
        </w:r>
      </w:del>
    </w:p>
    <w:p>
      <w:pPr>
        <w:pStyle w:val="Normal"/>
        <w:spacing w:lineRule="auto" w:line="240" w:before="0" w:after="0"/>
        <w:rPr>
          <w:sz w:val="22"/>
          <w:szCs w:val="22"/>
          <w:del w:id="284" w:author="Autor desconhecido" w:date="2025-08-04T13:44:52Z"/>
        </w:rPr>
      </w:pPr>
      <w:del w:id="283" w:author="Autor desconhecido" w:date="2025-08-04T13:44:52Z">
        <w:r>
          <w:rPr>
            <w:sz w:val="22"/>
            <w:szCs w:val="22"/>
          </w:rPr>
          <w:delText>Da pétala o pólen espalhar,</w:delText>
        </w:r>
      </w:del>
    </w:p>
    <w:p>
      <w:pPr>
        <w:pStyle w:val="Normal"/>
        <w:spacing w:lineRule="auto" w:line="240" w:before="0" w:after="0"/>
        <w:rPr>
          <w:sz w:val="22"/>
          <w:szCs w:val="22"/>
          <w:del w:id="286" w:author="Autor desconhecido" w:date="2025-08-04T13:44:52Z"/>
        </w:rPr>
      </w:pPr>
      <w:del w:id="285" w:author="Autor desconhecido" w:date="2025-08-04T13:44:52Z">
        <w:r>
          <w:rPr>
            <w:sz w:val="22"/>
            <w:szCs w:val="22"/>
          </w:rPr>
          <w:delText>e a vida com mel adoçar.</w:delText>
        </w:r>
      </w:del>
    </w:p>
    <w:p>
      <w:pPr>
        <w:pStyle w:val="Normal"/>
        <w:spacing w:lineRule="auto" w:line="240" w:before="0" w:after="0"/>
        <w:rPr>
          <w:sz w:val="22"/>
          <w:szCs w:val="22"/>
          <w:del w:id="288" w:author="Autor desconhecido" w:date="2025-08-04T13:44:52Z"/>
        </w:rPr>
      </w:pPr>
      <w:del w:id="287" w:author="Autor desconhecido" w:date="2025-08-04T13:44:52Z">
        <w:r>
          <w:rPr>
            <w:sz w:val="22"/>
            <w:szCs w:val="22"/>
          </w:rPr>
        </w:r>
      </w:del>
    </w:p>
    <w:p>
      <w:pPr>
        <w:pStyle w:val="Normal"/>
        <w:spacing w:lineRule="auto" w:line="240" w:before="0" w:after="0"/>
        <w:rPr>
          <w:sz w:val="22"/>
          <w:szCs w:val="22"/>
          <w:del w:id="292" w:author="Autor desconhecido" w:date="2025-08-04T13:44:52Z"/>
        </w:rPr>
      </w:pPr>
      <w:del w:id="289" w:author="Autor desconhecido" w:date="2025-08-04T13:44:52Z">
        <w:r>
          <w:rPr>
            <w:sz w:val="22"/>
            <w:szCs w:val="22"/>
          </w:rPr>
          <w:delText>Na</w:delText>
        </w:r>
      </w:del>
      <w:del w:id="290" w:author="Autor desconhecido" w:date="2025-08-04T13:44:52Z">
        <w:r>
          <w:rPr>
            <w:sz w:val="22"/>
            <w:szCs w:val="22"/>
          </w:rPr>
          <w:delText xml:space="preserve"> brisa a </w:delText>
        </w:r>
      </w:del>
      <w:del w:id="291" w:author="Autor desconhecido" w:date="2025-08-04T13:44:52Z">
        <w:r>
          <w:rPr>
            <w:sz w:val="22"/>
            <w:szCs w:val="22"/>
          </w:rPr>
          <w:delText xml:space="preserve">delicadeza. </w:delText>
        </w:r>
      </w:del>
    </w:p>
    <w:p>
      <w:pPr>
        <w:pStyle w:val="Normal"/>
        <w:spacing w:lineRule="auto" w:line="240" w:before="0" w:after="0"/>
        <w:rPr>
          <w:sz w:val="22"/>
          <w:szCs w:val="22"/>
          <w:del w:id="301" w:author="Autor desconhecido" w:date="2025-08-04T13:44:52Z"/>
        </w:rPr>
      </w:pPr>
      <w:del w:id="293" w:author="Autor desconhecido" w:date="2025-08-04T13:44:52Z">
        <w:r>
          <w:rPr>
            <w:sz w:val="22"/>
            <w:szCs w:val="22"/>
          </w:rPr>
          <w:delText xml:space="preserve">Na </w:delText>
        </w:r>
      </w:del>
      <w:del w:id="294" w:author="Autor desconhecido" w:date="2025-08-04T13:44:52Z">
        <w:r>
          <w:rPr>
            <w:sz w:val="22"/>
            <w:szCs w:val="22"/>
          </w:rPr>
          <w:delText>tempestade,</w:delText>
        </w:r>
      </w:del>
      <w:del w:id="295" w:author="Autor desconhecido" w:date="2025-08-04T13:44:52Z">
        <w:r>
          <w:rPr>
            <w:sz w:val="22"/>
            <w:szCs w:val="22"/>
          </w:rPr>
          <w:delText xml:space="preserve"> </w:delText>
        </w:r>
      </w:del>
      <w:del w:id="296" w:author="Autor desconhecido" w:date="2025-08-04T13:44:52Z">
        <w:r>
          <w:rPr>
            <w:sz w:val="22"/>
            <w:szCs w:val="22"/>
          </w:rPr>
          <w:delText xml:space="preserve">a </w:delText>
        </w:r>
      </w:del>
      <w:del w:id="297" w:author="Autor desconhecido" w:date="2025-08-04T13:44:52Z">
        <w:r>
          <w:rPr>
            <w:sz w:val="22"/>
            <w:szCs w:val="22"/>
          </w:rPr>
          <w:delText>força</w:delText>
        </w:r>
      </w:del>
      <w:del w:id="298" w:author="Autor desconhecido" w:date="2025-08-04T13:44:52Z">
        <w:r>
          <w:rPr>
            <w:sz w:val="22"/>
            <w:szCs w:val="22"/>
          </w:rPr>
          <w:delText xml:space="preserve"> </w:delText>
        </w:r>
      </w:del>
      <w:del w:id="299" w:author="Autor desconhecido" w:date="2025-08-04T13:44:52Z">
        <w:r>
          <w:rPr>
            <w:sz w:val="22"/>
            <w:szCs w:val="22"/>
          </w:rPr>
          <w:delText>de ocasião</w:delText>
        </w:r>
      </w:del>
      <w:del w:id="300" w:author="Autor desconhecido" w:date="2025-08-04T13:44:52Z">
        <w:r>
          <w:rPr>
            <w:sz w:val="22"/>
            <w:szCs w:val="22"/>
          </w:rPr>
          <w:delText>.</w:delText>
        </w:r>
      </w:del>
    </w:p>
    <w:p>
      <w:pPr>
        <w:pStyle w:val="Normal"/>
        <w:spacing w:lineRule="auto" w:line="240" w:before="0" w:after="0"/>
        <w:rPr>
          <w:sz w:val="22"/>
          <w:szCs w:val="22"/>
          <w:del w:id="306" w:author="Autor desconhecido" w:date="2025-08-04T13:44:52Z"/>
        </w:rPr>
      </w:pPr>
      <w:del w:id="302" w:author="Autor desconhecido" w:date="2025-08-04T13:44:52Z">
        <w:r>
          <w:rPr>
            <w:sz w:val="22"/>
            <w:szCs w:val="22"/>
          </w:rPr>
          <w:delText xml:space="preserve">O dia </w:delText>
        </w:r>
      </w:del>
      <w:del w:id="303" w:author="Autor desconhecido" w:date="2025-08-04T13:44:52Z">
        <w:r>
          <w:rPr>
            <w:sz w:val="22"/>
            <w:szCs w:val="22"/>
          </w:rPr>
          <w:delText>e</w:delText>
        </w:r>
      </w:del>
      <w:del w:id="304" w:author="Autor desconhecido" w:date="2025-08-04T13:44:52Z">
        <w:r>
          <w:rPr>
            <w:sz w:val="22"/>
            <w:szCs w:val="22"/>
          </w:rPr>
          <w:delText xml:space="preserve"> a noite </w:delText>
        </w:r>
      </w:del>
      <w:del w:id="305" w:author="Autor desconhecido" w:date="2025-08-04T13:44:52Z">
        <w:r>
          <w:rPr>
            <w:sz w:val="22"/>
            <w:szCs w:val="22"/>
          </w:rPr>
          <w:delText>que se alternam.</w:delText>
        </w:r>
      </w:del>
    </w:p>
    <w:p>
      <w:pPr>
        <w:pStyle w:val="Normal"/>
        <w:spacing w:lineRule="auto" w:line="240" w:before="0" w:after="0"/>
        <w:rPr>
          <w:sz w:val="22"/>
          <w:szCs w:val="22"/>
          <w:del w:id="308" w:author="Autor desconhecido" w:date="2025-08-04T13:44:52Z"/>
        </w:rPr>
      </w:pPr>
      <w:del w:id="307" w:author="Autor desconhecido" w:date="2025-08-04T13:44:52Z">
        <w:r>
          <w:rPr>
            <w:sz w:val="22"/>
            <w:szCs w:val="22"/>
          </w:rPr>
        </w:r>
      </w:del>
    </w:p>
    <w:p>
      <w:pPr>
        <w:pStyle w:val="Normal"/>
        <w:spacing w:lineRule="auto" w:line="240" w:before="0" w:after="0"/>
        <w:rPr>
          <w:sz w:val="22"/>
          <w:szCs w:val="22"/>
          <w:del w:id="310" w:author="Autor desconhecido" w:date="2025-08-04T13:44:52Z"/>
        </w:rPr>
      </w:pPr>
      <w:del w:id="309" w:author="Autor desconhecido" w:date="2025-08-04T13:44:52Z">
        <w:r>
          <w:rPr>
            <w:sz w:val="22"/>
            <w:szCs w:val="22"/>
          </w:rPr>
        </w:r>
      </w:del>
    </w:p>
    <w:p>
      <w:pPr>
        <w:pStyle w:val="Normal"/>
        <w:spacing w:lineRule="auto" w:line="240" w:before="0" w:after="0"/>
        <w:rPr>
          <w:sz w:val="22"/>
          <w:szCs w:val="22"/>
          <w:del w:id="320" w:author="Autor desconhecido" w:date="2025-08-04T13:44:52Z"/>
        </w:rPr>
      </w:pPr>
      <w:del w:id="311" w:author="Autor desconhecido" w:date="2025-08-04T13:44:52Z">
        <w:r>
          <w:rPr>
            <w:sz w:val="22"/>
            <w:szCs w:val="22"/>
          </w:rPr>
          <w:delText xml:space="preserve">Tudo </w:delText>
        </w:r>
      </w:del>
      <w:del w:id="312" w:author="Autor desconhecido" w:date="2025-08-04T13:44:52Z">
        <w:r>
          <w:rPr>
            <w:sz w:val="22"/>
            <w:szCs w:val="22"/>
          </w:rPr>
          <w:delText xml:space="preserve">sempre </w:delText>
        </w:r>
      </w:del>
      <w:del w:id="313" w:author="Autor desconhecido" w:date="2025-08-04T13:44:52Z">
        <w:r>
          <w:rPr>
            <w:sz w:val="22"/>
            <w:szCs w:val="22"/>
          </w:rPr>
          <w:delText xml:space="preserve">vai, </w:delText>
        </w:r>
      </w:del>
      <w:del w:id="314" w:author="Autor desconhecido" w:date="2025-08-04T13:44:52Z">
        <w:r>
          <w:rPr>
            <w:sz w:val="22"/>
            <w:szCs w:val="22"/>
          </w:rPr>
          <w:delText xml:space="preserve">tudo </w:delText>
        </w:r>
      </w:del>
      <w:del w:id="315" w:author="Autor desconhecido" w:date="2025-08-04T13:44:52Z">
        <w:r>
          <w:rPr>
            <w:sz w:val="22"/>
            <w:szCs w:val="22"/>
          </w:rPr>
          <w:delText xml:space="preserve">sempre </w:delText>
        </w:r>
      </w:del>
      <w:del w:id="316" w:author="Autor desconhecido" w:date="2025-08-04T13:44:52Z">
        <w:r>
          <w:rPr>
            <w:sz w:val="22"/>
            <w:szCs w:val="22"/>
          </w:rPr>
          <w:delText>de novo</w:delText>
        </w:r>
      </w:del>
      <w:del w:id="317" w:author="Autor desconhecido" w:date="2025-08-04T13:44:52Z">
        <w:r>
          <w:rPr>
            <w:sz w:val="22"/>
            <w:szCs w:val="22"/>
          </w:rPr>
          <w:delText xml:space="preserve"> v</w:delText>
        </w:r>
      </w:del>
      <w:del w:id="318" w:author="Autor desconhecido" w:date="2025-08-04T13:44:52Z">
        <w:r>
          <w:rPr>
            <w:sz w:val="22"/>
            <w:szCs w:val="22"/>
          </w:rPr>
          <w:delText>em</w:delText>
        </w:r>
      </w:del>
      <w:del w:id="319" w:author="Autor desconhecido" w:date="2025-08-04T13:44:52Z">
        <w:r>
          <w:rPr>
            <w:sz w:val="22"/>
            <w:szCs w:val="22"/>
          </w:rPr>
          <w:delText xml:space="preserve">. </w:delText>
        </w:r>
      </w:del>
    </w:p>
    <w:p>
      <w:pPr>
        <w:pStyle w:val="Normal"/>
        <w:spacing w:lineRule="auto" w:line="240" w:before="0" w:after="0"/>
        <w:rPr>
          <w:sz w:val="22"/>
          <w:szCs w:val="22"/>
          <w:del w:id="322" w:author="Autor desconhecido" w:date="2025-08-04T13:44:52Z"/>
        </w:rPr>
      </w:pPr>
      <w:del w:id="321" w:author="Autor desconhecido" w:date="2025-08-04T13:44:52Z">
        <w:r>
          <w:rPr>
            <w:sz w:val="22"/>
            <w:szCs w:val="22"/>
          </w:rPr>
        </w:r>
      </w:del>
    </w:p>
    <w:p>
      <w:pPr>
        <w:pStyle w:val="Normal"/>
        <w:spacing w:lineRule="auto" w:line="240" w:before="0" w:after="0"/>
        <w:rPr>
          <w:sz w:val="22"/>
          <w:szCs w:val="22"/>
          <w:del w:id="328" w:author="Autor desconhecido" w:date="2025-08-04T13:44:52Z"/>
        </w:rPr>
      </w:pPr>
      <w:del w:id="323" w:author="Autor desconhecido" w:date="2025-08-04T13:44:52Z">
        <w:r>
          <w:rPr>
            <w:sz w:val="22"/>
            <w:szCs w:val="22"/>
          </w:rPr>
          <w:delText>O</w:delText>
        </w:r>
      </w:del>
      <w:del w:id="324" w:author="Autor desconhecido" w:date="2025-08-04T13:44:52Z">
        <w:r>
          <w:rPr>
            <w:sz w:val="22"/>
            <w:szCs w:val="22"/>
          </w:rPr>
          <w:delText xml:space="preserve"> outono </w:delText>
        </w:r>
      </w:del>
      <w:del w:id="325" w:author="Autor desconhecido" w:date="2025-08-04T13:44:52Z">
        <w:r>
          <w:rPr>
            <w:sz w:val="22"/>
            <w:szCs w:val="22"/>
          </w:rPr>
          <w:delText xml:space="preserve">que </w:delText>
        </w:r>
      </w:del>
      <w:del w:id="326" w:author="Autor desconhecido" w:date="2025-08-04T13:44:52Z">
        <w:r>
          <w:rPr>
            <w:sz w:val="22"/>
            <w:szCs w:val="22"/>
          </w:rPr>
          <w:delText>preludia</w:delText>
        </w:r>
      </w:del>
      <w:del w:id="327" w:author="Autor desconhecido" w:date="2025-08-04T13:44:52Z">
        <w:r>
          <w:rPr>
            <w:sz w:val="22"/>
            <w:szCs w:val="22"/>
          </w:rPr>
          <w:delText xml:space="preserve"> o inverno,</w:delText>
        </w:r>
      </w:del>
    </w:p>
    <w:p>
      <w:pPr>
        <w:pStyle w:val="Normal"/>
        <w:spacing w:lineRule="auto" w:line="240" w:before="0" w:after="0"/>
        <w:rPr>
          <w:sz w:val="22"/>
          <w:szCs w:val="22"/>
          <w:del w:id="333" w:author="Autor desconhecido" w:date="2025-08-04T13:44:52Z"/>
        </w:rPr>
      </w:pPr>
      <w:del w:id="329" w:author="Autor desconhecido" w:date="2025-08-04T13:44:52Z">
        <w:r>
          <w:rPr>
            <w:sz w:val="22"/>
            <w:szCs w:val="22"/>
          </w:rPr>
          <w:delText xml:space="preserve">a primavera </w:delText>
        </w:r>
      </w:del>
      <w:del w:id="330" w:author="Autor desconhecido" w:date="2025-08-04T13:44:52Z">
        <w:r>
          <w:rPr>
            <w:sz w:val="22"/>
            <w:szCs w:val="22"/>
          </w:rPr>
          <w:delText xml:space="preserve">que </w:delText>
        </w:r>
      </w:del>
      <w:del w:id="331" w:author="Autor desconhecido" w:date="2025-08-04T13:44:52Z">
        <w:r>
          <w:rPr>
            <w:sz w:val="22"/>
            <w:szCs w:val="22"/>
          </w:rPr>
          <w:delText xml:space="preserve">convida </w:delText>
        </w:r>
      </w:del>
      <w:del w:id="332" w:author="Autor desconhecido" w:date="2025-08-04T13:44:52Z">
        <w:r>
          <w:rPr>
            <w:sz w:val="22"/>
            <w:szCs w:val="22"/>
          </w:rPr>
          <w:delText>o verão.</w:delText>
        </w:r>
      </w:del>
    </w:p>
    <w:p>
      <w:pPr>
        <w:pStyle w:val="Normal"/>
        <w:spacing w:lineRule="auto" w:line="240" w:before="0" w:after="0"/>
        <w:rPr>
          <w:sz w:val="22"/>
          <w:szCs w:val="22"/>
          <w:del w:id="336" w:author="Autor desconhecido" w:date="2025-08-04T13:44:52Z"/>
        </w:rPr>
      </w:pPr>
      <w:del w:id="334" w:author="Autor desconhecido" w:date="2025-08-04T13:44:52Z">
        <w:r>
          <w:rPr>
            <w:sz w:val="22"/>
            <w:szCs w:val="22"/>
          </w:rPr>
          <w:delText>P</w:delText>
        </w:r>
      </w:del>
      <w:del w:id="335" w:author="Autor desconhecido" w:date="2025-08-04T13:44:52Z">
        <w:r>
          <w:rPr>
            <w:sz w:val="22"/>
            <w:szCs w:val="22"/>
          </w:rPr>
          <w:delText>ara cada ano, um recomeço.</w:delText>
        </w:r>
      </w:del>
    </w:p>
    <w:p>
      <w:pPr>
        <w:pStyle w:val="Normal"/>
        <w:spacing w:lineRule="auto" w:line="240" w:before="0" w:after="0"/>
        <w:rPr>
          <w:sz w:val="22"/>
          <w:szCs w:val="22"/>
          <w:del w:id="344" w:author="Autor desconhecido" w:date="2025-08-04T13:44:52Z"/>
        </w:rPr>
      </w:pPr>
      <w:del w:id="337" w:author="Autor desconhecido" w:date="2025-08-04T13:44:52Z">
        <w:r>
          <w:rPr>
            <w:sz w:val="22"/>
            <w:szCs w:val="22"/>
          </w:rPr>
          <w:delText>T</w:delText>
        </w:r>
      </w:del>
      <w:del w:id="338" w:author="Autor desconhecido" w:date="2025-08-04T13:44:52Z">
        <w:r>
          <w:rPr>
            <w:sz w:val="22"/>
            <w:szCs w:val="22"/>
          </w:rPr>
          <w:delText xml:space="preserve">udo </w:delText>
        </w:r>
      </w:del>
      <w:del w:id="339" w:author="Autor desconhecido" w:date="2025-08-04T13:44:52Z">
        <w:r>
          <w:rPr>
            <w:sz w:val="22"/>
            <w:szCs w:val="22"/>
          </w:rPr>
          <w:delText>sempre</w:delText>
        </w:r>
      </w:del>
      <w:del w:id="340" w:author="Autor desconhecido" w:date="2025-08-04T13:44:52Z">
        <w:r>
          <w:rPr>
            <w:sz w:val="22"/>
            <w:szCs w:val="22"/>
          </w:rPr>
          <w:delText xml:space="preserve"> passa,</w:delText>
        </w:r>
      </w:del>
      <w:del w:id="341" w:author="Autor desconhecido" w:date="2025-08-04T13:44:52Z">
        <w:r>
          <w:rPr>
            <w:sz w:val="22"/>
            <w:szCs w:val="22"/>
          </w:rPr>
          <w:delText xml:space="preserve"> sempre </w:delText>
        </w:r>
      </w:del>
      <w:del w:id="342" w:author="Autor desconhecido" w:date="2025-08-04T13:44:52Z">
        <w:r>
          <w:rPr>
            <w:sz w:val="22"/>
            <w:szCs w:val="22"/>
          </w:rPr>
          <w:delText>tudo</w:delText>
        </w:r>
      </w:del>
      <w:del w:id="343" w:author="Autor desconhecido" w:date="2025-08-04T13:44:52Z">
        <w:r>
          <w:rPr>
            <w:sz w:val="22"/>
            <w:szCs w:val="22"/>
          </w:rPr>
          <w:delText xml:space="preserve"> passa!.</w:delText>
        </w:r>
      </w:del>
    </w:p>
    <w:p>
      <w:pPr>
        <w:pStyle w:val="Normal"/>
        <w:spacing w:lineRule="auto" w:line="240" w:before="0" w:after="0"/>
        <w:rPr>
          <w:sz w:val="22"/>
          <w:szCs w:val="22"/>
          <w:del w:id="346" w:author="Autor desconhecido" w:date="2025-08-04T13:44:52Z"/>
        </w:rPr>
      </w:pPr>
      <w:del w:id="345" w:author="Autor desconhecido" w:date="2025-08-04T13:44:52Z">
        <w:r>
          <w:rPr>
            <w:sz w:val="22"/>
            <w:szCs w:val="22"/>
          </w:rPr>
        </w:r>
      </w:del>
    </w:p>
    <w:p>
      <w:pPr>
        <w:pStyle w:val="Normal"/>
        <w:spacing w:lineRule="auto" w:line="240" w:before="0" w:after="0"/>
        <w:rPr>
          <w:sz w:val="22"/>
          <w:szCs w:val="22"/>
          <w:del w:id="350" w:author="Autor desconhecido" w:date="2025-08-04T13:44:52Z"/>
        </w:rPr>
      </w:pPr>
      <w:del w:id="347" w:author="Autor desconhecido" w:date="2025-08-04T13:44:52Z">
        <w:r>
          <w:rPr>
            <w:sz w:val="22"/>
            <w:szCs w:val="22"/>
          </w:rPr>
          <w:delText xml:space="preserve">Tudo nasce e </w:delText>
        </w:r>
      </w:del>
      <w:del w:id="348" w:author="Autor desconhecido" w:date="2025-08-04T13:44:52Z">
        <w:r>
          <w:rPr>
            <w:sz w:val="22"/>
            <w:szCs w:val="22"/>
          </w:rPr>
          <w:delText>se completa</w:delText>
        </w:r>
      </w:del>
      <w:del w:id="349" w:author="Autor desconhecido" w:date="2025-08-04T13:44:52Z">
        <w:r>
          <w:rPr>
            <w:sz w:val="22"/>
            <w:szCs w:val="22"/>
          </w:rPr>
          <w:delText>...</w:delText>
        </w:r>
      </w:del>
    </w:p>
    <w:p>
      <w:pPr>
        <w:pStyle w:val="Normal"/>
        <w:spacing w:lineRule="auto" w:line="240" w:before="0" w:after="0"/>
        <w:rPr>
          <w:sz w:val="22"/>
          <w:szCs w:val="22"/>
          <w:del w:id="358" w:author="Autor desconhecido" w:date="2025-08-04T13:44:52Z"/>
        </w:rPr>
      </w:pPr>
      <w:del w:id="351" w:author="Autor desconhecido" w:date="2025-08-04T13:44:52Z">
        <w:r>
          <w:rPr>
            <w:sz w:val="22"/>
            <w:szCs w:val="22"/>
          </w:rPr>
          <w:delText xml:space="preserve">Nasce a dor, </w:delText>
        </w:r>
      </w:del>
      <w:del w:id="352" w:author="Autor desconhecido" w:date="2025-08-04T13:44:52Z">
        <w:r>
          <w:rPr>
            <w:sz w:val="22"/>
            <w:szCs w:val="22"/>
          </w:rPr>
          <w:delText>vem</w:delText>
        </w:r>
      </w:del>
      <w:del w:id="353" w:author="Autor desconhecido" w:date="2025-08-04T13:44:52Z">
        <w:r>
          <w:rPr>
            <w:sz w:val="22"/>
            <w:szCs w:val="22"/>
          </w:rPr>
          <w:delText xml:space="preserve"> </w:delText>
        </w:r>
      </w:del>
      <w:del w:id="354" w:author="Autor desconhecido" w:date="2025-08-04T13:44:52Z">
        <w:r>
          <w:rPr>
            <w:sz w:val="22"/>
            <w:szCs w:val="22"/>
          </w:rPr>
          <w:delText>o b</w:delText>
        </w:r>
      </w:del>
      <w:del w:id="355" w:author="Autor desconhecido" w:date="2025-08-04T13:44:52Z">
        <w:r>
          <w:rPr>
            <w:sz w:val="22"/>
            <w:szCs w:val="22"/>
          </w:rPr>
          <w:delText>á</w:delText>
        </w:r>
      </w:del>
      <w:del w:id="356" w:author="Autor desconhecido" w:date="2025-08-04T13:44:52Z">
        <w:r>
          <w:rPr>
            <w:sz w:val="22"/>
            <w:szCs w:val="22"/>
          </w:rPr>
          <w:delText>lsamo que alivia</w:delText>
        </w:r>
      </w:del>
      <w:del w:id="357" w:author="Autor desconhecido" w:date="2025-08-04T13:44:52Z">
        <w:r>
          <w:rPr>
            <w:sz w:val="22"/>
            <w:szCs w:val="22"/>
          </w:rPr>
          <w:delText>.</w:delText>
        </w:r>
      </w:del>
    </w:p>
    <w:p>
      <w:pPr>
        <w:pStyle w:val="Normal"/>
        <w:spacing w:lineRule="auto" w:line="240" w:before="0" w:after="0"/>
        <w:rPr>
          <w:sz w:val="22"/>
          <w:szCs w:val="22"/>
          <w:del w:id="365" w:author="Autor desconhecido" w:date="2025-08-04T13:44:52Z"/>
        </w:rPr>
      </w:pPr>
      <w:del w:id="359" w:author="Autor desconhecido" w:date="2025-08-04T13:44:52Z">
        <w:r>
          <w:rPr>
            <w:sz w:val="22"/>
            <w:szCs w:val="22"/>
          </w:rPr>
          <w:delText>A</w:delText>
        </w:r>
      </w:del>
      <w:del w:id="360" w:author="Autor desconhecido" w:date="2025-08-04T13:44:52Z">
        <w:r>
          <w:rPr>
            <w:sz w:val="22"/>
            <w:szCs w:val="22"/>
          </w:rPr>
          <w:delText xml:space="preserve"> fé que raciocina</w:delText>
        </w:r>
      </w:del>
      <w:del w:id="361" w:author="Autor desconhecido" w:date="2025-08-04T13:44:52Z">
        <w:r>
          <w:rPr>
            <w:sz w:val="22"/>
            <w:szCs w:val="22"/>
          </w:rPr>
          <w:delText xml:space="preserve">, </w:delText>
        </w:r>
      </w:del>
      <w:del w:id="362" w:author="Autor desconhecido" w:date="2025-08-04T13:44:52Z">
        <w:r>
          <w:rPr>
            <w:sz w:val="22"/>
            <w:szCs w:val="22"/>
          </w:rPr>
          <w:delText>fortalece</w:delText>
        </w:r>
      </w:del>
      <w:del w:id="363" w:author="Autor desconhecido" w:date="2025-08-04T13:44:52Z">
        <w:r>
          <w:rPr>
            <w:sz w:val="22"/>
            <w:szCs w:val="22"/>
          </w:rPr>
          <w:delText xml:space="preserve"> </w:delText>
        </w:r>
      </w:del>
      <w:del w:id="364" w:author="Autor desconhecido" w:date="2025-08-04T13:44:52Z">
        <w:r>
          <w:rPr>
            <w:sz w:val="22"/>
            <w:szCs w:val="22"/>
          </w:rPr>
          <w:delText>a esperança.</w:delText>
        </w:r>
      </w:del>
    </w:p>
    <w:p>
      <w:pPr>
        <w:pStyle w:val="Normal"/>
        <w:spacing w:lineRule="auto" w:line="240" w:before="0" w:after="0"/>
        <w:rPr>
          <w:sz w:val="22"/>
          <w:szCs w:val="22"/>
          <w:del w:id="371" w:author="Autor desconhecido" w:date="2025-08-04T13:44:52Z"/>
        </w:rPr>
      </w:pPr>
      <w:del w:id="366" w:author="Autor desconhecido" w:date="2025-08-04T13:44:52Z">
        <w:r>
          <w:rPr>
            <w:sz w:val="22"/>
            <w:szCs w:val="22"/>
          </w:rPr>
          <w:delText>N</w:delText>
        </w:r>
      </w:del>
      <w:del w:id="367" w:author="Autor desconhecido" w:date="2025-08-04T13:44:52Z">
        <w:r>
          <w:rPr>
            <w:sz w:val="22"/>
            <w:szCs w:val="22"/>
          </w:rPr>
          <w:delText xml:space="preserve">a esperança, </w:delText>
        </w:r>
      </w:del>
      <w:del w:id="368" w:author="Autor desconhecido" w:date="2025-08-04T13:44:52Z">
        <w:r>
          <w:rPr>
            <w:sz w:val="22"/>
            <w:szCs w:val="22"/>
          </w:rPr>
          <w:delText>a</w:delText>
        </w:r>
      </w:del>
      <w:del w:id="369" w:author="Autor desconhecido" w:date="2025-08-04T13:44:52Z">
        <w:r>
          <w:rPr>
            <w:sz w:val="22"/>
            <w:szCs w:val="22"/>
          </w:rPr>
          <w:delText xml:space="preserve"> </w:delText>
        </w:r>
      </w:del>
      <w:del w:id="370" w:author="Autor desconhecido" w:date="2025-08-04T13:44:52Z">
        <w:r>
          <w:rPr>
            <w:sz w:val="22"/>
            <w:szCs w:val="22"/>
          </w:rPr>
          <w:delText>renovação.</w:delText>
        </w:r>
      </w:del>
    </w:p>
    <w:p>
      <w:pPr>
        <w:pStyle w:val="Normal"/>
        <w:spacing w:lineRule="auto" w:line="240" w:before="0" w:after="0"/>
        <w:rPr>
          <w:sz w:val="22"/>
          <w:szCs w:val="22"/>
          <w:del w:id="373" w:author="Autor desconhecido" w:date="2025-08-04T13:44:52Z"/>
        </w:rPr>
      </w:pPr>
      <w:del w:id="372" w:author="Autor desconhecido" w:date="2025-08-04T13:44:52Z">
        <w:r>
          <w:rPr>
            <w:sz w:val="22"/>
            <w:szCs w:val="22"/>
          </w:rPr>
        </w:r>
      </w:del>
    </w:p>
    <w:p>
      <w:pPr>
        <w:pStyle w:val="Normal"/>
        <w:spacing w:lineRule="auto" w:line="240" w:before="0" w:after="0"/>
        <w:rPr>
          <w:sz w:val="22"/>
          <w:szCs w:val="22"/>
          <w:del w:id="378" w:author="Autor desconhecido" w:date="2025-08-04T13:44:52Z"/>
        </w:rPr>
      </w:pPr>
      <w:del w:id="374" w:author="Autor desconhecido" w:date="2025-08-04T13:44:52Z">
        <w:r>
          <w:rPr>
            <w:sz w:val="22"/>
            <w:szCs w:val="22"/>
          </w:rPr>
          <w:delText>O</w:delText>
        </w:r>
      </w:del>
      <w:del w:id="375" w:author="Autor desconhecido" w:date="2025-08-04T13:44:52Z">
        <w:r>
          <w:rPr>
            <w:sz w:val="22"/>
            <w:szCs w:val="22"/>
          </w:rPr>
          <w:delText xml:space="preserve"> Universo não ex</w:delText>
        </w:r>
      </w:del>
      <w:del w:id="376" w:author="Autor desconhecido" w:date="2025-08-04T13:44:52Z">
        <w:r>
          <w:rPr>
            <w:sz w:val="22"/>
            <w:szCs w:val="22"/>
          </w:rPr>
          <w:delText>pressa</w:delText>
        </w:r>
      </w:del>
      <w:del w:id="377" w:author="Autor desconhecido" w:date="2025-08-04T13:44:52Z">
        <w:r>
          <w:rPr>
            <w:sz w:val="22"/>
            <w:szCs w:val="22"/>
          </w:rPr>
          <w:delText xml:space="preserve"> ódio,</w:delText>
        </w:r>
      </w:del>
    </w:p>
    <w:p>
      <w:pPr>
        <w:pStyle w:val="Normal"/>
        <w:spacing w:lineRule="auto" w:line="240" w:before="0" w:after="0"/>
        <w:rPr>
          <w:sz w:val="22"/>
          <w:szCs w:val="22"/>
          <w:del w:id="381" w:author="Autor desconhecido" w:date="2025-08-04T13:44:52Z"/>
        </w:rPr>
      </w:pPr>
      <w:del w:id="379" w:author="Autor desconhecido" w:date="2025-08-04T13:44:52Z">
        <w:r>
          <w:rPr>
            <w:sz w:val="22"/>
            <w:szCs w:val="22"/>
          </w:rPr>
          <w:delText>e nem</w:delText>
        </w:r>
      </w:del>
      <w:del w:id="380" w:author="Autor desconhecido" w:date="2025-08-04T13:44:52Z">
        <w:r>
          <w:rPr>
            <w:sz w:val="22"/>
            <w:szCs w:val="22"/>
          </w:rPr>
          <w:delText xml:space="preserve"> a ambição pelo doiro.</w:delText>
        </w:r>
      </w:del>
    </w:p>
    <w:p>
      <w:pPr>
        <w:pStyle w:val="Normal"/>
        <w:spacing w:lineRule="auto" w:line="240" w:before="0" w:after="0"/>
        <w:rPr>
          <w:sz w:val="22"/>
          <w:szCs w:val="22"/>
          <w:del w:id="383" w:author="Autor desconhecido" w:date="2025-08-04T13:44:52Z"/>
        </w:rPr>
      </w:pPr>
      <w:del w:id="382" w:author="Autor desconhecido" w:date="2025-08-04T13:44:52Z">
        <w:r>
          <w:rPr>
            <w:sz w:val="22"/>
            <w:szCs w:val="22"/>
          </w:rPr>
          <w:delText>Ilusões lúdicas do Homem infantil,</w:delText>
        </w:r>
      </w:del>
    </w:p>
    <w:p>
      <w:pPr>
        <w:pStyle w:val="Normal"/>
        <w:spacing w:lineRule="auto" w:line="240" w:before="0" w:after="0"/>
        <w:rPr>
          <w:sz w:val="22"/>
          <w:szCs w:val="22"/>
          <w:del w:id="386" w:author="Autor desconhecido" w:date="2025-08-04T13:44:52Z"/>
        </w:rPr>
      </w:pPr>
      <w:del w:id="384" w:author="Autor desconhecido" w:date="2025-08-04T13:44:52Z">
        <w:r>
          <w:rPr>
            <w:sz w:val="22"/>
            <w:szCs w:val="22"/>
          </w:rPr>
          <w:delText>à</w:delText>
        </w:r>
      </w:del>
      <w:del w:id="385" w:author="Autor desconhecido" w:date="2025-08-04T13:44:52Z">
        <w:r>
          <w:rPr>
            <w:sz w:val="22"/>
            <w:szCs w:val="22"/>
          </w:rPr>
          <w:delText xml:space="preserve"> maturidade do tempo cuidar.</w:delText>
        </w:r>
      </w:del>
    </w:p>
    <w:p>
      <w:pPr>
        <w:pStyle w:val="Normal"/>
        <w:spacing w:lineRule="auto" w:line="240" w:before="0" w:after="0"/>
        <w:rPr>
          <w:sz w:val="22"/>
          <w:szCs w:val="22"/>
          <w:del w:id="388" w:author="Autor desconhecido" w:date="2025-08-04T13:44:52Z"/>
        </w:rPr>
      </w:pPr>
      <w:del w:id="387" w:author="Autor desconhecido" w:date="2025-08-04T13:44:52Z">
        <w:r>
          <w:rPr>
            <w:sz w:val="22"/>
            <w:szCs w:val="22"/>
          </w:rPr>
        </w:r>
      </w:del>
    </w:p>
    <w:p>
      <w:pPr>
        <w:pStyle w:val="Normal"/>
        <w:spacing w:lineRule="auto" w:line="240" w:before="0" w:after="0"/>
        <w:rPr>
          <w:sz w:val="22"/>
          <w:szCs w:val="22"/>
          <w:del w:id="393" w:author="Autor desconhecido" w:date="2025-08-04T13:44:52Z"/>
        </w:rPr>
      </w:pPr>
      <w:del w:id="389" w:author="Autor desconhecido" w:date="2025-08-04T13:44:52Z">
        <w:r>
          <w:rPr>
            <w:sz w:val="22"/>
            <w:szCs w:val="22"/>
          </w:rPr>
          <w:delText xml:space="preserve">Não </w:delText>
        </w:r>
      </w:del>
      <w:del w:id="390" w:author="Autor desconhecido" w:date="2025-08-04T13:44:52Z">
        <w:r>
          <w:rPr>
            <w:sz w:val="22"/>
            <w:szCs w:val="22"/>
          </w:rPr>
          <w:delText>há</w:delText>
        </w:r>
      </w:del>
      <w:del w:id="391" w:author="Autor desconhecido" w:date="2025-08-04T13:44:52Z">
        <w:r>
          <w:rPr>
            <w:sz w:val="22"/>
            <w:szCs w:val="22"/>
          </w:rPr>
          <w:delText xml:space="preserve"> </w:delText>
        </w:r>
      </w:del>
      <w:del w:id="392" w:author="Autor desconhecido" w:date="2025-08-04T13:44:52Z">
        <w:r>
          <w:rPr>
            <w:sz w:val="22"/>
            <w:szCs w:val="22"/>
          </w:rPr>
          <w:delText>cercas que nos possam conter.</w:delText>
        </w:r>
      </w:del>
    </w:p>
    <w:p>
      <w:pPr>
        <w:pStyle w:val="Normal"/>
        <w:spacing w:lineRule="auto" w:line="240" w:before="0" w:after="0"/>
        <w:rPr>
          <w:sz w:val="22"/>
          <w:szCs w:val="22"/>
          <w:del w:id="395" w:author="Autor desconhecido" w:date="2025-08-04T13:44:52Z"/>
        </w:rPr>
      </w:pPr>
      <w:del w:id="394" w:author="Autor desconhecido" w:date="2025-08-04T13:44:52Z">
        <w:r>
          <w:rPr>
            <w:sz w:val="22"/>
            <w:szCs w:val="22"/>
          </w:rPr>
          <w:delText>Distância não é solidão.</w:delText>
        </w:r>
      </w:del>
    </w:p>
    <w:p>
      <w:pPr>
        <w:pStyle w:val="Normal"/>
        <w:spacing w:lineRule="auto" w:line="240" w:before="0" w:after="0"/>
        <w:rPr>
          <w:sz w:val="22"/>
          <w:szCs w:val="22"/>
          <w:del w:id="398" w:author="Autor desconhecido" w:date="2025-08-04T13:44:52Z"/>
        </w:rPr>
      </w:pPr>
      <w:del w:id="396" w:author="Autor desconhecido" w:date="2025-08-04T13:44:52Z">
        <w:r>
          <w:rPr>
            <w:sz w:val="22"/>
            <w:szCs w:val="22"/>
          </w:rPr>
          <w:delText xml:space="preserve">Na </w:delText>
        </w:r>
      </w:del>
      <w:del w:id="397" w:author="Autor desconhecido" w:date="2025-08-04T13:44:52Z">
        <w:r>
          <w:rPr>
            <w:sz w:val="22"/>
            <w:szCs w:val="22"/>
          </w:rPr>
          <w:delText xml:space="preserve">profunda escuridão do infinito, </w:delText>
        </w:r>
      </w:del>
    </w:p>
    <w:p>
      <w:pPr>
        <w:pStyle w:val="Normal"/>
        <w:spacing w:lineRule="auto" w:line="240" w:before="0" w:after="0"/>
        <w:rPr>
          <w:sz w:val="22"/>
          <w:szCs w:val="22"/>
          <w:del w:id="400" w:author="Autor desconhecido" w:date="2025-08-04T13:44:52Z"/>
        </w:rPr>
      </w:pPr>
      <w:del w:id="399" w:author="Autor desconhecido" w:date="2025-08-04T13:44:52Z">
        <w:r>
          <w:rPr>
            <w:sz w:val="22"/>
            <w:szCs w:val="22"/>
          </w:rPr>
          <w:delText>há sempre uma estrela a brilhar…</w:delText>
        </w:r>
      </w:del>
    </w:p>
    <w:p>
      <w:pPr>
        <w:pStyle w:val="Normal"/>
        <w:spacing w:lineRule="auto" w:line="240" w:before="0" w:after="0"/>
        <w:rPr>
          <w:sz w:val="22"/>
          <w:szCs w:val="22"/>
          <w:del w:id="402" w:author="Autor desconhecido" w:date="2025-08-04T13:44:52Z"/>
        </w:rPr>
      </w:pPr>
      <w:del w:id="401" w:author="Autor desconhecido" w:date="2025-08-04T13:44:52Z">
        <w:r>
          <w:rPr>
            <w:sz w:val="22"/>
            <w:szCs w:val="22"/>
          </w:rPr>
        </w:r>
      </w:del>
    </w:p>
    <w:p>
      <w:pPr>
        <w:pStyle w:val="Normal"/>
        <w:spacing w:lineRule="auto" w:line="240" w:before="0" w:after="0"/>
        <w:rPr>
          <w:sz w:val="22"/>
          <w:szCs w:val="22"/>
          <w:del w:id="404" w:author="Autor desconhecido" w:date="2025-08-04T13:44:52Z"/>
        </w:rPr>
      </w:pPr>
      <w:del w:id="403" w:author="Autor desconhecido" w:date="2025-08-04T13:44:52Z">
        <w:r>
          <w:rPr>
            <w:sz w:val="22"/>
            <w:szCs w:val="22"/>
          </w:rPr>
          <w:delText>Daqui, vislumbra o nosso olhar,</w:delText>
        </w:r>
      </w:del>
    </w:p>
    <w:p>
      <w:pPr>
        <w:pStyle w:val="Normal"/>
        <w:spacing w:lineRule="auto" w:line="240" w:before="0" w:after="0"/>
        <w:rPr>
          <w:sz w:val="22"/>
          <w:szCs w:val="22"/>
          <w:del w:id="408" w:author="Autor desconhecido" w:date="2025-08-04T13:44:52Z"/>
        </w:rPr>
      </w:pPr>
      <w:del w:id="405" w:author="Autor desconhecido" w:date="2025-08-04T13:44:52Z">
        <w:r>
          <w:rPr>
            <w:sz w:val="22"/>
            <w:szCs w:val="22"/>
          </w:rPr>
          <w:delText xml:space="preserve">cintilante,  insignificante a </w:delText>
        </w:r>
      </w:del>
      <w:del w:id="406" w:author="Autor desconhecido" w:date="2025-08-04T13:44:52Z">
        <w:r>
          <w:rPr>
            <w:sz w:val="22"/>
            <w:szCs w:val="22"/>
          </w:rPr>
          <w:delText>tilintar</w:delText>
        </w:r>
      </w:del>
      <w:del w:id="407" w:author="Autor desconhecido" w:date="2025-08-04T13:44:52Z">
        <w:r>
          <w:rPr>
            <w:sz w:val="22"/>
            <w:szCs w:val="22"/>
          </w:rPr>
          <w:delText>.</w:delText>
        </w:r>
      </w:del>
    </w:p>
    <w:p>
      <w:pPr>
        <w:pStyle w:val="Normal"/>
        <w:spacing w:lineRule="auto" w:line="240" w:before="0" w:after="0"/>
        <w:rPr>
          <w:sz w:val="22"/>
          <w:szCs w:val="22"/>
          <w:del w:id="412" w:author="Autor desconhecido" w:date="2025-08-04T13:44:52Z"/>
        </w:rPr>
      </w:pPr>
      <w:del w:id="409" w:author="Autor desconhecido" w:date="2025-08-04T13:44:52Z">
        <w:r>
          <w:rPr>
            <w:sz w:val="22"/>
            <w:szCs w:val="22"/>
          </w:rPr>
          <w:delText xml:space="preserve">E lá </w:delText>
        </w:r>
      </w:del>
      <w:del w:id="410" w:author="Autor desconhecido" w:date="2025-08-04T13:44:52Z">
        <w:r>
          <w:rPr>
            <w:sz w:val="22"/>
            <w:szCs w:val="22"/>
          </w:rPr>
          <w:delText>há</w:delText>
        </w:r>
      </w:del>
      <w:del w:id="411" w:author="Autor desconhecido" w:date="2025-08-04T13:44:52Z">
        <w:r>
          <w:rPr>
            <w:sz w:val="22"/>
            <w:szCs w:val="22"/>
          </w:rPr>
          <w:delText xml:space="preserve"> outro sol, quente... fulgurante.</w:delText>
        </w:r>
      </w:del>
    </w:p>
    <w:p>
      <w:pPr>
        <w:pStyle w:val="Normal"/>
        <w:spacing w:lineRule="auto" w:line="240" w:before="0" w:after="0"/>
        <w:rPr>
          <w:sz w:val="22"/>
          <w:szCs w:val="22"/>
          <w:del w:id="419" w:author="Autor desconhecido" w:date="2025-08-04T13:44:52Z"/>
        </w:rPr>
      </w:pPr>
      <w:del w:id="413" w:author="Autor desconhecido" w:date="2025-08-04T13:44:52Z">
        <w:r>
          <w:rPr>
            <w:sz w:val="22"/>
            <w:szCs w:val="22"/>
          </w:rPr>
          <w:delText xml:space="preserve">Quiça, </w:delText>
        </w:r>
      </w:del>
      <w:del w:id="414" w:author="Autor desconhecido" w:date="2025-08-04T13:44:52Z">
        <w:r>
          <w:rPr>
            <w:sz w:val="22"/>
            <w:szCs w:val="22"/>
          </w:rPr>
          <w:delText xml:space="preserve">há </w:delText>
        </w:r>
      </w:del>
      <w:del w:id="415" w:author="Autor desconhecido" w:date="2025-08-04T13:44:52Z">
        <w:r>
          <w:rPr>
            <w:sz w:val="22"/>
            <w:szCs w:val="22"/>
          </w:rPr>
          <w:delText>lá</w:delText>
        </w:r>
      </w:del>
      <w:del w:id="416" w:author="Autor desconhecido" w:date="2025-08-04T13:44:52Z">
        <w:r>
          <w:rPr>
            <w:sz w:val="22"/>
            <w:szCs w:val="22"/>
          </w:rPr>
          <w:delText xml:space="preserve"> terra</w:delText>
        </w:r>
      </w:del>
      <w:del w:id="417" w:author="Autor desconhecido" w:date="2025-08-04T13:44:52Z">
        <w:r>
          <w:rPr>
            <w:sz w:val="22"/>
            <w:szCs w:val="22"/>
          </w:rPr>
          <w:delText>s</w:delText>
        </w:r>
      </w:del>
      <w:del w:id="418" w:author="Autor desconhecido" w:date="2025-08-04T13:44:52Z">
        <w:r>
          <w:rPr>
            <w:sz w:val="22"/>
            <w:szCs w:val="22"/>
          </w:rPr>
          <w:delText xml:space="preserve"> como a nossa,</w:delText>
        </w:r>
      </w:del>
    </w:p>
    <w:p>
      <w:pPr>
        <w:pStyle w:val="Normal"/>
        <w:spacing w:lineRule="auto" w:line="240" w:before="0" w:after="0"/>
        <w:rPr>
          <w:sz w:val="22"/>
          <w:szCs w:val="22"/>
          <w:del w:id="421" w:author="Autor desconhecido" w:date="2025-08-04T13:44:52Z"/>
        </w:rPr>
      </w:pPr>
      <w:del w:id="420" w:author="Autor desconhecido" w:date="2025-08-04T13:44:52Z">
        <w:r>
          <w:rPr>
            <w:sz w:val="22"/>
            <w:szCs w:val="22"/>
          </w:rPr>
          <w:delText>com bilhões de vidas a sustentar.</w:delText>
        </w:r>
      </w:del>
    </w:p>
    <w:p>
      <w:pPr>
        <w:pStyle w:val="Normal"/>
        <w:spacing w:lineRule="auto" w:line="240" w:before="0" w:after="0"/>
        <w:rPr>
          <w:sz w:val="22"/>
          <w:szCs w:val="22"/>
          <w:del w:id="423" w:author="Autor desconhecido" w:date="2025-08-04T13:44:52Z"/>
        </w:rPr>
      </w:pPr>
      <w:del w:id="422" w:author="Autor desconhecido" w:date="2025-08-04T13:44:52Z">
        <w:r>
          <w:rPr>
            <w:sz w:val="22"/>
            <w:szCs w:val="22"/>
          </w:rPr>
        </w:r>
      </w:del>
    </w:p>
    <w:p>
      <w:pPr>
        <w:pStyle w:val="Normal"/>
        <w:spacing w:lineRule="auto" w:line="240" w:before="0" w:after="0"/>
        <w:rPr>
          <w:sz w:val="22"/>
          <w:szCs w:val="22"/>
          <w:del w:id="427" w:author="Autor desconhecido" w:date="2025-08-04T13:44:52Z"/>
        </w:rPr>
      </w:pPr>
      <w:del w:id="424" w:author="Autor desconhecido" w:date="2025-08-04T13:44:52Z">
        <w:r>
          <w:rPr>
            <w:sz w:val="22"/>
            <w:szCs w:val="22"/>
          </w:rPr>
          <w:delText xml:space="preserve">Tudo se doa </w:delText>
        </w:r>
      </w:del>
      <w:del w:id="425" w:author="Autor desconhecido" w:date="2025-08-04T13:44:52Z">
        <w:r>
          <w:rPr>
            <w:sz w:val="22"/>
            <w:szCs w:val="22"/>
          </w:rPr>
          <w:delText xml:space="preserve">e </w:delText>
        </w:r>
      </w:del>
      <w:del w:id="426" w:author="Autor desconhecido" w:date="2025-08-04T13:44:52Z">
        <w:r>
          <w:rPr>
            <w:sz w:val="22"/>
            <w:szCs w:val="22"/>
          </w:rPr>
          <w:delText xml:space="preserve">participa, </w:delText>
        </w:r>
      </w:del>
    </w:p>
    <w:p>
      <w:pPr>
        <w:pStyle w:val="Normal"/>
        <w:spacing w:lineRule="auto" w:line="240" w:before="0" w:after="0"/>
        <w:rPr>
          <w:sz w:val="22"/>
          <w:szCs w:val="22"/>
          <w:del w:id="434" w:author="Autor desconhecido" w:date="2025-08-04T13:44:52Z"/>
        </w:rPr>
      </w:pPr>
      <w:del w:id="428" w:author="Autor desconhecido" w:date="2025-08-04T13:44:52Z">
        <w:r>
          <w:rPr>
            <w:sz w:val="22"/>
            <w:szCs w:val="22"/>
          </w:rPr>
          <w:delText xml:space="preserve">respeita </w:delText>
        </w:r>
      </w:del>
      <w:del w:id="429" w:author="Autor desconhecido" w:date="2025-08-04T13:44:52Z">
        <w:r>
          <w:rPr>
            <w:sz w:val="22"/>
            <w:szCs w:val="22"/>
          </w:rPr>
          <w:delText>e aprende a</w:delText>
        </w:r>
      </w:del>
      <w:del w:id="430" w:author="Autor desconhecido" w:date="2025-08-04T13:44:52Z">
        <w:r>
          <w:rPr>
            <w:sz w:val="22"/>
            <w:szCs w:val="22"/>
          </w:rPr>
          <w:delText xml:space="preserve"> </w:delText>
        </w:r>
      </w:del>
      <w:del w:id="431" w:author="Autor desconhecido" w:date="2025-08-04T13:44:52Z">
        <w:r>
          <w:rPr>
            <w:sz w:val="22"/>
            <w:szCs w:val="22"/>
          </w:rPr>
          <w:delText>Ama</w:delText>
        </w:r>
      </w:del>
      <w:del w:id="432" w:author="Autor desconhecido" w:date="2025-08-04T13:44:52Z">
        <w:r>
          <w:rPr>
            <w:sz w:val="22"/>
            <w:szCs w:val="22"/>
          </w:rPr>
          <w:delText>r</w:delText>
        </w:r>
      </w:del>
      <w:del w:id="433" w:author="Autor desconhecido" w:date="2025-08-04T13:44:52Z">
        <w:r>
          <w:rPr>
            <w:sz w:val="22"/>
            <w:szCs w:val="22"/>
          </w:rPr>
          <w:delText xml:space="preserve">. </w:delText>
        </w:r>
      </w:del>
    </w:p>
    <w:p>
      <w:pPr>
        <w:pStyle w:val="Normal"/>
        <w:spacing w:lineRule="auto" w:line="240" w:before="0" w:after="0"/>
        <w:rPr>
          <w:sz w:val="22"/>
          <w:szCs w:val="22"/>
          <w:del w:id="439" w:author="Autor desconhecido" w:date="2025-08-04T13:44:52Z"/>
        </w:rPr>
      </w:pPr>
      <w:del w:id="435" w:author="Autor desconhecido" w:date="2025-08-04T13:44:52Z">
        <w:r>
          <w:rPr>
            <w:sz w:val="22"/>
            <w:szCs w:val="22"/>
          </w:rPr>
          <w:delText xml:space="preserve">Cada </w:delText>
        </w:r>
      </w:del>
      <w:del w:id="436" w:author="Autor desconhecido" w:date="2025-08-04T13:44:52Z">
        <w:r>
          <w:rPr>
            <w:sz w:val="22"/>
            <w:szCs w:val="22"/>
          </w:rPr>
          <w:delText>pequenina</w:delText>
        </w:r>
      </w:del>
      <w:del w:id="437" w:author="Autor desconhecido" w:date="2025-08-04T13:44:52Z">
        <w:r>
          <w:rPr>
            <w:sz w:val="22"/>
            <w:szCs w:val="22"/>
          </w:rPr>
          <w:delText xml:space="preserve"> </w:delText>
        </w:r>
      </w:del>
      <w:del w:id="438" w:author="Autor desconhecido" w:date="2025-08-04T13:44:52Z">
        <w:r>
          <w:rPr>
            <w:sz w:val="22"/>
            <w:szCs w:val="22"/>
          </w:rPr>
          <w:delText xml:space="preserve">partícula, </w:delText>
        </w:r>
      </w:del>
    </w:p>
    <w:p>
      <w:pPr>
        <w:pStyle w:val="Normal"/>
        <w:spacing w:lineRule="auto" w:line="240" w:before="0" w:after="0"/>
        <w:rPr>
          <w:sz w:val="22"/>
          <w:szCs w:val="22"/>
          <w:del w:id="446" w:author="Autor desconhecido" w:date="2025-08-04T13:44:52Z"/>
        </w:rPr>
      </w:pPr>
      <w:del w:id="440" w:author="Autor desconhecido" w:date="2025-08-04T13:44:52Z">
        <w:r>
          <w:rPr>
            <w:sz w:val="22"/>
            <w:szCs w:val="22"/>
          </w:rPr>
          <w:delText xml:space="preserve">com </w:delText>
        </w:r>
      </w:del>
      <w:del w:id="441" w:author="Autor desconhecido" w:date="2025-08-04T13:44:52Z">
        <w:r>
          <w:rPr>
            <w:sz w:val="22"/>
            <w:szCs w:val="22"/>
          </w:rPr>
          <w:delText xml:space="preserve">um propósito </w:delText>
        </w:r>
      </w:del>
      <w:del w:id="442" w:author="Autor desconhecido" w:date="2025-08-04T13:44:52Z">
        <w:r>
          <w:rPr>
            <w:sz w:val="22"/>
            <w:szCs w:val="22"/>
          </w:rPr>
          <w:delText>e</w:delText>
        </w:r>
      </w:del>
      <w:del w:id="443" w:author="Autor desconhecido" w:date="2025-08-04T13:44:52Z">
        <w:r>
          <w:rPr>
            <w:sz w:val="22"/>
            <w:szCs w:val="22"/>
          </w:rPr>
          <w:delText xml:space="preserve"> um destino </w:delText>
        </w:r>
      </w:del>
      <w:del w:id="444" w:author="Autor desconhecido" w:date="2025-08-04T13:44:52Z">
        <w:r>
          <w:rPr>
            <w:sz w:val="22"/>
            <w:szCs w:val="22"/>
          </w:rPr>
          <w:delText>a alcançar</w:delText>
        </w:r>
      </w:del>
      <w:del w:id="445" w:author="Autor desconhecido" w:date="2025-08-04T13:44:52Z">
        <w:r>
          <w:rPr>
            <w:sz w:val="22"/>
            <w:szCs w:val="22"/>
          </w:rPr>
          <w:delText>.</w:delText>
        </w:r>
      </w:del>
    </w:p>
    <w:p>
      <w:pPr>
        <w:pStyle w:val="Normal"/>
        <w:spacing w:lineRule="auto" w:line="240" w:before="0" w:after="0"/>
        <w:rPr>
          <w:sz w:val="22"/>
          <w:szCs w:val="22"/>
          <w:del w:id="448" w:author="Autor desconhecido" w:date="2025-08-04T13:44:52Z"/>
        </w:rPr>
      </w:pPr>
      <w:del w:id="447" w:author="Autor desconhecido" w:date="2025-08-04T13:44:52Z">
        <w:r>
          <w:rPr>
            <w:sz w:val="22"/>
            <w:szCs w:val="22"/>
          </w:rPr>
        </w:r>
      </w:del>
    </w:p>
    <w:p>
      <w:pPr>
        <w:pStyle w:val="Normal"/>
        <w:spacing w:lineRule="auto" w:line="240" w:before="0" w:after="0"/>
        <w:rPr>
          <w:sz w:val="22"/>
          <w:szCs w:val="22"/>
          <w:del w:id="451" w:author="Autor desconhecido" w:date="2025-08-04T13:44:52Z"/>
        </w:rPr>
      </w:pPr>
      <w:del w:id="449" w:author="Autor desconhecido" w:date="2025-08-04T13:44:52Z">
        <w:r>
          <w:rPr>
            <w:sz w:val="22"/>
            <w:szCs w:val="22"/>
          </w:rPr>
          <w:delText xml:space="preserve">São parábolas de Deus a nos </w:delText>
        </w:r>
      </w:del>
      <w:del w:id="450" w:author="Autor desconhecido" w:date="2025-08-04T13:44:52Z">
        <w:r>
          <w:rPr>
            <w:sz w:val="22"/>
            <w:szCs w:val="22"/>
          </w:rPr>
          <w:delText>guiar…</w:delText>
        </w:r>
      </w:del>
    </w:p>
    <w:p>
      <w:pPr>
        <w:pStyle w:val="Normal"/>
        <w:spacing w:lineRule="auto" w:line="240" w:before="0" w:after="0"/>
        <w:rPr>
          <w:sz w:val="22"/>
          <w:szCs w:val="22"/>
          <w:del w:id="453" w:author="Autor desconhecido" w:date="2025-08-04T13:44:52Z"/>
        </w:rPr>
      </w:pPr>
      <w:del w:id="452" w:author="Autor desconhecido" w:date="2025-08-04T13:44:52Z">
        <w:r>
          <w:rPr>
            <w:sz w:val="22"/>
            <w:szCs w:val="22"/>
          </w:rPr>
        </w:r>
      </w:del>
    </w:p>
    <w:p>
      <w:pPr>
        <w:pStyle w:val="Normal"/>
        <w:spacing w:lineRule="auto" w:line="240" w:before="0" w:after="0"/>
        <w:rPr>
          <w:sz w:val="22"/>
          <w:szCs w:val="22"/>
          <w:del w:id="455" w:author="Autor desconhecido" w:date="2025-08-04T13:44:52Z"/>
        </w:rPr>
      </w:pPr>
      <w:del w:id="454" w:author="Autor desconhecido" w:date="2025-08-04T13:44:52Z">
        <w:r>
          <w:rPr>
            <w:sz w:val="22"/>
            <w:szCs w:val="22"/>
          </w:rPr>
          <w:delText>Ensina o sábio cientista, o eminente pastor.</w:delText>
        </w:r>
      </w:del>
    </w:p>
    <w:p>
      <w:pPr>
        <w:pStyle w:val="Normal"/>
        <w:spacing w:lineRule="auto" w:line="240" w:before="0" w:after="0"/>
        <w:rPr>
          <w:sz w:val="22"/>
          <w:szCs w:val="22"/>
          <w:del w:id="459" w:author="Autor desconhecido" w:date="2025-08-04T13:44:52Z"/>
        </w:rPr>
      </w:pPr>
      <w:del w:id="456" w:author="Autor desconhecido" w:date="2025-08-04T13:44:52Z">
        <w:r>
          <w:rPr>
            <w:sz w:val="22"/>
            <w:szCs w:val="22"/>
          </w:rPr>
          <w:delText>E</w:delText>
        </w:r>
      </w:del>
      <w:del w:id="457" w:author="Autor desconhecido" w:date="2025-08-04T13:44:52Z">
        <w:r>
          <w:rPr>
            <w:sz w:val="22"/>
            <w:szCs w:val="22"/>
          </w:rPr>
          <w:delText>duca</w:delText>
        </w:r>
      </w:del>
      <w:del w:id="458" w:author="Autor desconhecido" w:date="2025-08-04T13:44:52Z">
        <w:r>
          <w:rPr>
            <w:sz w:val="22"/>
            <w:szCs w:val="22"/>
          </w:rPr>
          <w:delText xml:space="preserve"> o poeta, o artista, o professor...</w:delText>
        </w:r>
      </w:del>
    </w:p>
    <w:p>
      <w:pPr>
        <w:pStyle w:val="Normal"/>
        <w:spacing w:lineRule="auto" w:line="240" w:before="0" w:after="0"/>
        <w:rPr>
          <w:sz w:val="22"/>
          <w:szCs w:val="22"/>
          <w:del w:id="464" w:author="Autor desconhecido" w:date="2025-08-04T13:44:52Z"/>
        </w:rPr>
      </w:pPr>
      <w:del w:id="460" w:author="Autor desconhecido" w:date="2025-08-04T13:44:52Z">
        <w:r>
          <w:rPr>
            <w:sz w:val="22"/>
            <w:szCs w:val="22"/>
          </w:rPr>
          <w:delText>Ilumina</w:delText>
        </w:r>
      </w:del>
      <w:del w:id="461" w:author="Autor desconhecido" w:date="2025-08-04T13:44:52Z">
        <w:r>
          <w:rPr>
            <w:sz w:val="22"/>
            <w:szCs w:val="22"/>
          </w:rPr>
          <w:delText xml:space="preserve"> a criança, </w:delText>
        </w:r>
      </w:del>
      <w:del w:id="462" w:author="Autor desconhecido" w:date="2025-08-04T13:44:52Z">
        <w:r>
          <w:rPr>
            <w:sz w:val="22"/>
            <w:szCs w:val="22"/>
          </w:rPr>
          <w:delText>esclarece</w:delText>
        </w:r>
      </w:del>
      <w:del w:id="463" w:author="Autor desconhecido" w:date="2025-08-04T13:44:52Z">
        <w:r>
          <w:rPr>
            <w:sz w:val="22"/>
            <w:szCs w:val="22"/>
          </w:rPr>
          <w:delText xml:space="preserve"> o ancião,</w:delText>
        </w:r>
      </w:del>
    </w:p>
    <w:p>
      <w:pPr>
        <w:pStyle w:val="Normal"/>
        <w:spacing w:lineRule="auto" w:line="240" w:before="0" w:after="0"/>
        <w:rPr>
          <w:sz w:val="22"/>
          <w:szCs w:val="22"/>
          <w:del w:id="467" w:author="Autor desconhecido" w:date="2025-08-04T13:44:52Z"/>
        </w:rPr>
      </w:pPr>
      <w:del w:id="465" w:author="Autor desconhecido" w:date="2025-08-04T13:44:52Z">
        <w:r>
          <w:rPr>
            <w:sz w:val="22"/>
            <w:szCs w:val="22"/>
          </w:rPr>
          <w:delText>o</w:delText>
        </w:r>
      </w:del>
      <w:del w:id="466" w:author="Autor desconhecido" w:date="2025-08-04T13:44:52Z">
        <w:r>
          <w:rPr>
            <w:sz w:val="22"/>
            <w:szCs w:val="22"/>
          </w:rPr>
          <w:delText xml:space="preserve"> inglês e o alemão…</w:delText>
        </w:r>
      </w:del>
    </w:p>
    <w:p>
      <w:pPr>
        <w:pStyle w:val="Normal"/>
        <w:spacing w:lineRule="auto" w:line="240" w:before="0" w:after="0"/>
        <w:rPr>
          <w:sz w:val="22"/>
          <w:szCs w:val="22"/>
          <w:del w:id="469" w:author="Autor desconhecido" w:date="2025-08-04T13:44:52Z"/>
        </w:rPr>
      </w:pPr>
      <w:del w:id="468" w:author="Autor desconhecido" w:date="2025-08-04T13:44:52Z">
        <w:r>
          <w:rPr>
            <w:sz w:val="22"/>
            <w:szCs w:val="22"/>
          </w:rPr>
        </w:r>
      </w:del>
    </w:p>
    <w:p>
      <w:pPr>
        <w:pStyle w:val="Normal"/>
        <w:spacing w:lineRule="auto" w:line="240" w:before="0" w:after="0"/>
        <w:rPr>
          <w:sz w:val="22"/>
          <w:szCs w:val="22"/>
          <w:del w:id="472" w:author="Autor desconhecido" w:date="2025-08-04T13:44:52Z"/>
        </w:rPr>
      </w:pPr>
      <w:del w:id="470" w:author="Autor desconhecido" w:date="2025-08-04T13:44:52Z">
        <w:r>
          <w:rPr>
            <w:sz w:val="22"/>
            <w:szCs w:val="22"/>
          </w:rPr>
          <w:delText xml:space="preserve">Seja letrado ou ainda </w:delText>
        </w:r>
      </w:del>
      <w:del w:id="471" w:author="Autor desconhecido" w:date="2025-08-04T13:44:52Z">
        <w:r>
          <w:rPr>
            <w:sz w:val="22"/>
            <w:szCs w:val="22"/>
          </w:rPr>
          <w:delText>primário.</w:delText>
        </w:r>
      </w:del>
    </w:p>
    <w:p>
      <w:pPr>
        <w:pStyle w:val="Normal"/>
        <w:spacing w:lineRule="auto" w:line="240" w:before="0" w:after="0"/>
        <w:rPr>
          <w:sz w:val="22"/>
          <w:szCs w:val="22"/>
          <w:del w:id="477" w:author="Autor desconhecido" w:date="2025-08-04T13:44:52Z"/>
        </w:rPr>
      </w:pPr>
      <w:del w:id="473" w:author="Autor desconhecido" w:date="2025-08-04T13:44:52Z">
        <w:r>
          <w:rPr>
            <w:sz w:val="22"/>
            <w:szCs w:val="22"/>
          </w:rPr>
          <w:delText xml:space="preserve">Sem nunca </w:delText>
        </w:r>
      </w:del>
      <w:del w:id="474" w:author="Autor desconhecido" w:date="2025-08-04T13:44:52Z">
        <w:r>
          <w:rPr>
            <w:sz w:val="22"/>
            <w:szCs w:val="22"/>
          </w:rPr>
          <w:delText xml:space="preserve">jamais </w:delText>
        </w:r>
      </w:del>
      <w:del w:id="475" w:author="Autor desconhecido" w:date="2025-08-04T13:44:52Z">
        <w:r>
          <w:rPr>
            <w:sz w:val="22"/>
            <w:szCs w:val="22"/>
          </w:rPr>
          <w:delText>alardear.</w:delText>
        </w:r>
      </w:del>
      <w:del w:id="476" w:author="Autor desconhecido" w:date="2025-08-04T13:44:52Z">
        <w:r>
          <w:rPr>
            <w:sz w:val="22"/>
            <w:szCs w:val="22"/>
          </w:rPr>
          <w:delText xml:space="preserve"> </w:delText>
        </w:r>
      </w:del>
    </w:p>
    <w:p>
      <w:pPr>
        <w:pStyle w:val="Normal"/>
        <w:spacing w:lineRule="auto" w:line="240" w:before="0" w:after="0"/>
        <w:rPr>
          <w:sz w:val="22"/>
          <w:szCs w:val="22"/>
          <w:del w:id="483" w:author="Autor desconhecido" w:date="2025-08-04T13:44:52Z"/>
        </w:rPr>
      </w:pPr>
      <w:del w:id="478" w:author="Autor desconhecido" w:date="2025-08-04T13:44:52Z">
        <w:r>
          <w:rPr>
            <w:sz w:val="22"/>
            <w:szCs w:val="22"/>
          </w:rPr>
          <w:delText xml:space="preserve">Ensina sempre </w:delText>
        </w:r>
      </w:del>
      <w:del w:id="479" w:author="Autor desconhecido" w:date="2025-08-04T13:44:52Z">
        <w:r>
          <w:rPr>
            <w:sz w:val="22"/>
            <w:szCs w:val="22"/>
          </w:rPr>
          <w:delText xml:space="preserve">e </w:delText>
        </w:r>
      </w:del>
      <w:del w:id="480" w:author="Autor desconhecido" w:date="2025-08-04T13:44:52Z">
        <w:r>
          <w:rPr>
            <w:sz w:val="22"/>
            <w:szCs w:val="22"/>
          </w:rPr>
          <w:delText>sem</w:delText>
        </w:r>
      </w:del>
      <w:del w:id="481" w:author="Autor desconhecido" w:date="2025-08-04T13:44:52Z">
        <w:r>
          <w:rPr>
            <w:sz w:val="22"/>
            <w:szCs w:val="22"/>
          </w:rPr>
          <w:delText xml:space="preserve"> horário</w:delText>
        </w:r>
      </w:del>
      <w:del w:id="482" w:author="Autor desconhecido" w:date="2025-08-04T13:44:52Z">
        <w:r>
          <w:rPr>
            <w:sz w:val="22"/>
            <w:szCs w:val="22"/>
          </w:rPr>
          <w:delText>.</w:delText>
        </w:r>
      </w:del>
    </w:p>
    <w:p>
      <w:pPr>
        <w:pStyle w:val="Normal"/>
        <w:spacing w:lineRule="auto" w:line="240" w:before="0" w:after="0"/>
        <w:rPr>
          <w:sz w:val="22"/>
          <w:szCs w:val="22"/>
          <w:del w:id="485" w:author="Autor desconhecido" w:date="2025-08-04T13:44:52Z"/>
        </w:rPr>
      </w:pPr>
      <w:del w:id="484" w:author="Autor desconhecido" w:date="2025-08-04T13:44:52Z">
        <w:r>
          <w:rPr>
            <w:sz w:val="22"/>
            <w:szCs w:val="22"/>
          </w:rPr>
          <w:delText>Instigando o curioso a buscar.</w:delText>
        </w:r>
      </w:del>
    </w:p>
    <w:p>
      <w:pPr>
        <w:pStyle w:val="Normal"/>
        <w:spacing w:lineRule="auto" w:line="240" w:before="0" w:after="0"/>
        <w:rPr>
          <w:sz w:val="22"/>
          <w:szCs w:val="22"/>
          <w:del w:id="487" w:author="Autor desconhecido" w:date="2025-08-04T13:44:52Z"/>
        </w:rPr>
      </w:pPr>
      <w:del w:id="486" w:author="Autor desconhecido" w:date="2025-08-04T13:44:52Z">
        <w:r>
          <w:rPr>
            <w:sz w:val="22"/>
            <w:szCs w:val="22"/>
          </w:rPr>
        </w:r>
      </w:del>
    </w:p>
    <w:p>
      <w:pPr>
        <w:pStyle w:val="Normal"/>
        <w:spacing w:lineRule="auto" w:line="240" w:before="0" w:after="0"/>
        <w:rPr>
          <w:sz w:val="22"/>
          <w:szCs w:val="22"/>
          <w:del w:id="489" w:author="Autor desconhecido" w:date="2025-08-04T13:44:52Z"/>
        </w:rPr>
      </w:pPr>
      <w:del w:id="488" w:author="Autor desconhecido" w:date="2025-08-04T13:44:52Z">
        <w:r>
          <w:rPr>
            <w:sz w:val="22"/>
            <w:szCs w:val="22"/>
          </w:rPr>
          <w:delText>Basta apenas quer enxergar.</w:delText>
        </w:r>
      </w:del>
    </w:p>
    <w:p>
      <w:pPr>
        <w:pStyle w:val="Normal"/>
        <w:spacing w:lineRule="auto" w:line="240" w:before="0" w:after="0"/>
        <w:rPr>
          <w:sz w:val="22"/>
          <w:szCs w:val="22"/>
          <w:del w:id="491" w:author="Autor desconhecido" w:date="2025-08-04T13:44:52Z"/>
        </w:rPr>
      </w:pPr>
      <w:del w:id="490" w:author="Autor desconhecido" w:date="2025-08-04T13:44:52Z">
        <w:r>
          <w:rPr>
            <w:sz w:val="22"/>
            <w:szCs w:val="22"/>
          </w:rPr>
        </w:r>
      </w:del>
    </w:p>
    <w:p>
      <w:pPr>
        <w:pStyle w:val="Normal"/>
        <w:spacing w:lineRule="auto" w:line="240" w:before="0" w:after="0"/>
        <w:rPr>
          <w:sz w:val="22"/>
          <w:szCs w:val="22"/>
          <w:del w:id="493" w:author="Autor desconhecido" w:date="2025-08-04T13:44:52Z"/>
        </w:rPr>
      </w:pPr>
      <w:del w:id="492" w:author="Autor desconhecido" w:date="2025-08-04T13:44:52Z">
        <w:r>
          <w:rPr>
            <w:sz w:val="22"/>
            <w:szCs w:val="22"/>
          </w:rPr>
          <w:delText>Ricardo D.</w:delText>
        </w:r>
      </w:del>
    </w:p>
    <w:p>
      <w:pPr>
        <w:pStyle w:val="Normal"/>
        <w:tabs>
          <w:tab w:val="left" w:pos="2650" w:leader="none"/>
        </w:tabs>
        <w:spacing w:lineRule="auto" w:line="240" w:before="0" w:after="0"/>
        <w:ind w:firstLine="680" w:left="0" w:right="128"/>
        <w:contextualSpacing/>
        <w:jc w:val="both"/>
        <w:rPr>
          <w:sz w:val="20"/>
          <w:szCs w:val="20"/>
          <w:del w:id="495" w:author="Autor desconhecido" w:date="2025-08-04T15:08:11Z"/>
        </w:rPr>
      </w:pPr>
      <w:del w:id="494" w:author="Autor desconhecido" w:date="2025-08-04T15:08:11Z">
        <w:r>
          <w:rPr>
            <w:sz w:val="20"/>
            <w:szCs w:val="20"/>
          </w:rPr>
        </w:r>
      </w:del>
    </w:p>
    <w:p>
      <w:pPr>
        <w:pStyle w:val="Normal"/>
        <w:spacing w:lineRule="auto" w:line="240" w:before="0" w:after="0"/>
        <w:contextualSpacing/>
        <w:jc w:val="left"/>
        <w:rPr>
          <w:sz w:val="20"/>
          <w:szCs w:val="20"/>
          <w:ins w:id="499" w:author="Autor desconhecido" w:date="2025-07-16T15:38:40Z"/>
        </w:rPr>
      </w:pPr>
      <w:ins w:id="496" w:author="Autor desconhecido" w:date="2025-07-16T15:38:40Z">
        <w:r>
          <w:rPr>
            <w:rStyle w:val="Strong"/>
            <w:sz w:val="22"/>
            <w:szCs w:val="22"/>
          </w:rPr>
          <w:t>Universo: Parábolas de Deus</w:t>
        </w:r>
      </w:ins>
      <w:ins w:id="497" w:author="Autor desconhecido" w:date="2025-07-16T15:38:40Z">
        <w:r>
          <w:rPr>
            <w:sz w:val="22"/>
            <w:szCs w:val="22"/>
          </w:rPr>
          <w:br/>
        </w:r>
      </w:ins>
      <w:ins w:id="498" w:author="Autor desconhecido" w:date="2025-07-16T15:38:40Z">
        <w:r>
          <w:rPr>
            <w:rStyle w:val="Emphasis"/>
            <w:sz w:val="22"/>
            <w:szCs w:val="22"/>
          </w:rPr>
          <w:t>Por Ricardo D.</w:t>
        </w:r>
      </w:ins>
    </w:p>
    <w:p>
      <w:pPr>
        <w:pStyle w:val="BodyText"/>
        <w:spacing w:lineRule="auto" w:line="240" w:before="0" w:after="0"/>
        <w:ind w:hanging="0" w:left="0" w:right="0"/>
        <w:contextualSpacing/>
        <w:jc w:val="left"/>
        <w:rPr>
          <w:sz w:val="22"/>
          <w:szCs w:val="22"/>
          <w:ins w:id="501" w:author="Autor desconhecido" w:date="2025-07-16T15:38:40Z"/>
        </w:rPr>
      </w:pPr>
      <w:ins w:id="500" w:author="Autor desconhecido" w:date="2025-07-16T15:38:40Z">
        <w:r>
          <w:rPr>
            <w:sz w:val="22"/>
            <w:szCs w:val="22"/>
          </w:rPr>
          <w:t>No Universo, tudo ensina,</w:t>
          <w:br/>
          <w:t>Tudo exemplifica e ilumina.</w:t>
          <w:br/>
          <w:t>Em tudo pulsa, em tudo há vida,</w:t>
          <w:br/>
          <w:t>"Nada se perde, nada se cria."</w:t>
        </w:r>
      </w:ins>
    </w:p>
    <w:p>
      <w:pPr>
        <w:pStyle w:val="BodyText"/>
        <w:spacing w:lineRule="auto" w:line="240" w:before="0" w:after="0"/>
        <w:ind w:hanging="0" w:left="0" w:right="0"/>
        <w:contextualSpacing/>
        <w:jc w:val="left"/>
        <w:rPr>
          <w:sz w:val="22"/>
          <w:szCs w:val="22"/>
          <w:ins w:id="503" w:author="Autor desconhecido" w:date="2025-07-16T15:38:40Z"/>
        </w:rPr>
      </w:pPr>
      <w:ins w:id="502" w:author="Autor desconhecido" w:date="2025-07-16T15:38:40Z">
        <w:r>
          <w:rPr>
            <w:sz w:val="22"/>
            <w:szCs w:val="22"/>
          </w:rPr>
        </w:r>
      </w:ins>
    </w:p>
    <w:p>
      <w:pPr>
        <w:pStyle w:val="BodyText"/>
        <w:spacing w:lineRule="auto" w:line="240" w:before="0" w:after="0"/>
        <w:ind w:hanging="0" w:left="0" w:right="0"/>
        <w:contextualSpacing/>
        <w:jc w:val="left"/>
        <w:rPr>
          <w:sz w:val="22"/>
          <w:szCs w:val="22"/>
          <w:ins w:id="505" w:author="Autor desconhecido" w:date="2025-07-16T15:38:40Z"/>
        </w:rPr>
      </w:pPr>
      <w:ins w:id="504" w:author="Autor desconhecido" w:date="2025-07-16T15:38:40Z">
        <w:r>
          <w:rPr>
            <w:sz w:val="22"/>
            <w:szCs w:val="22"/>
          </w:rPr>
          <w:t>Tudo, no Amor, se transforma,</w:t>
          <w:br/>
          <w:t>Eterno ciclo que nos conforma.</w:t>
        </w:r>
      </w:ins>
    </w:p>
    <w:p>
      <w:pPr>
        <w:pStyle w:val="BodyText"/>
        <w:spacing w:lineRule="auto" w:line="240" w:before="0" w:after="0"/>
        <w:ind w:hanging="0" w:left="0" w:right="0"/>
        <w:contextualSpacing/>
        <w:jc w:val="left"/>
        <w:rPr>
          <w:sz w:val="22"/>
          <w:szCs w:val="22"/>
          <w:ins w:id="507" w:author="Autor desconhecido" w:date="2025-07-16T15:38:40Z"/>
        </w:rPr>
      </w:pPr>
      <w:ins w:id="506" w:author="Autor desconhecido" w:date="2025-07-16T15:38:40Z">
        <w:r>
          <w:rPr>
            <w:sz w:val="22"/>
            <w:szCs w:val="22"/>
          </w:rPr>
        </w:r>
      </w:ins>
    </w:p>
    <w:p>
      <w:pPr>
        <w:pStyle w:val="BodyText"/>
        <w:spacing w:lineRule="auto" w:line="240" w:before="0" w:after="0"/>
        <w:ind w:hanging="0" w:left="0" w:right="0"/>
        <w:contextualSpacing/>
        <w:jc w:val="left"/>
        <w:rPr>
          <w:sz w:val="22"/>
          <w:szCs w:val="22"/>
          <w:ins w:id="509" w:author="Autor desconhecido" w:date="2025-07-16T15:38:40Z"/>
        </w:rPr>
      </w:pPr>
      <w:ins w:id="508" w:author="Autor desconhecido" w:date="2025-07-16T15:38:40Z">
        <w:r>
          <w:rPr>
            <w:sz w:val="22"/>
            <w:szCs w:val="22"/>
          </w:rPr>
          <w:t>O fim dos céus, sem fundo ou véu,</w:t>
          <w:br/>
          <w:t>Nos fala sempre, do alto céu:</w:t>
          <w:br/>
          <w:t>O fim? Jamais irá chegar...</w:t>
          <w:br/>
          <w:t>Tudo recicla, tudo a girar.</w:t>
        </w:r>
      </w:ins>
    </w:p>
    <w:p>
      <w:pPr>
        <w:pStyle w:val="BodyText"/>
        <w:spacing w:lineRule="auto" w:line="240" w:before="0" w:after="0"/>
        <w:ind w:hanging="0" w:left="0" w:right="0"/>
        <w:contextualSpacing/>
        <w:jc w:val="left"/>
        <w:rPr>
          <w:sz w:val="22"/>
          <w:szCs w:val="22"/>
          <w:ins w:id="511" w:author="Autor desconhecido" w:date="2025-07-16T15:38:40Z"/>
        </w:rPr>
      </w:pPr>
      <w:ins w:id="510" w:author="Autor desconhecido" w:date="2025-07-16T15:38:40Z">
        <w:r>
          <w:rPr>
            <w:sz w:val="22"/>
            <w:szCs w:val="22"/>
          </w:rPr>
        </w:r>
      </w:ins>
    </w:p>
    <w:p>
      <w:pPr>
        <w:pStyle w:val="BodyText"/>
        <w:spacing w:lineRule="auto" w:line="240" w:before="0" w:after="0"/>
        <w:ind w:hanging="0" w:left="0" w:right="0"/>
        <w:contextualSpacing/>
        <w:jc w:val="left"/>
        <w:rPr>
          <w:sz w:val="22"/>
          <w:szCs w:val="22"/>
          <w:ins w:id="513" w:author="Autor desconhecido" w:date="2025-07-16T15:38:40Z"/>
        </w:rPr>
      </w:pPr>
      <w:ins w:id="512" w:author="Autor desconhecido" w:date="2025-07-16T15:38:40Z">
        <w:r>
          <w:rPr>
            <w:sz w:val="22"/>
            <w:szCs w:val="22"/>
          </w:rPr>
          <w:t>Diante de nós, o grande arcanjo,</w:t>
          <w:br/>
          <w:t>E a mínima partícula, em seu arranjo.</w:t>
          <w:br/>
          <w:t>Incontáveis mundos, vastidão,</w:t>
          <w:br/>
          <w:t>Infinitas portas de renovação.</w:t>
        </w:r>
      </w:ins>
    </w:p>
    <w:p>
      <w:pPr>
        <w:pStyle w:val="BodyText"/>
        <w:spacing w:lineRule="auto" w:line="240" w:before="0" w:after="0"/>
        <w:ind w:hanging="0" w:left="0" w:right="0"/>
        <w:contextualSpacing/>
        <w:jc w:val="left"/>
        <w:rPr>
          <w:sz w:val="22"/>
          <w:szCs w:val="22"/>
          <w:ins w:id="515" w:author="Autor desconhecido" w:date="2025-07-16T15:38:40Z"/>
        </w:rPr>
      </w:pPr>
      <w:ins w:id="514" w:author="Autor desconhecido" w:date="2025-07-16T15:38:40Z">
        <w:r>
          <w:rPr>
            <w:sz w:val="22"/>
            <w:szCs w:val="22"/>
          </w:rPr>
        </w:r>
      </w:ins>
    </w:p>
    <w:p>
      <w:pPr>
        <w:pStyle w:val="BodyText"/>
        <w:spacing w:lineRule="auto" w:line="240" w:before="0" w:after="0"/>
        <w:ind w:hanging="0" w:left="0" w:right="0"/>
        <w:contextualSpacing/>
        <w:jc w:val="left"/>
        <w:rPr>
          <w:sz w:val="22"/>
          <w:szCs w:val="22"/>
          <w:ins w:id="517" w:author="Autor desconhecido" w:date="2025-07-16T15:38:40Z"/>
        </w:rPr>
      </w:pPr>
      <w:ins w:id="516" w:author="Autor desconhecido" w:date="2025-07-16T15:38:40Z">
        <w:r>
          <w:rPr>
            <w:sz w:val="22"/>
            <w:szCs w:val="22"/>
          </w:rPr>
          <w:t>Entre extremos, cá estamos,</w:t>
          <w:br/>
          <w:t>"Neosensientes," nos despertamos.</w:t>
        </w:r>
      </w:ins>
    </w:p>
    <w:p>
      <w:pPr>
        <w:pStyle w:val="BodyText"/>
        <w:spacing w:lineRule="auto" w:line="240" w:before="0" w:after="0"/>
        <w:ind w:hanging="0" w:left="0" w:right="0"/>
        <w:contextualSpacing/>
        <w:jc w:val="left"/>
        <w:rPr>
          <w:sz w:val="22"/>
          <w:szCs w:val="22"/>
          <w:ins w:id="519" w:author="Autor desconhecido" w:date="2025-07-16T15:38:40Z"/>
        </w:rPr>
      </w:pPr>
      <w:ins w:id="518" w:author="Autor desconhecido" w:date="2025-07-16T15:38:40Z">
        <w:r>
          <w:rPr>
            <w:sz w:val="22"/>
            <w:szCs w:val="22"/>
          </w:rPr>
        </w:r>
      </w:ins>
    </w:p>
    <w:p>
      <w:pPr>
        <w:pStyle w:val="BodyText"/>
        <w:spacing w:lineRule="auto" w:line="240" w:before="0" w:after="0"/>
        <w:ind w:hanging="0" w:left="0" w:right="0"/>
        <w:contextualSpacing/>
        <w:jc w:val="left"/>
        <w:rPr>
          <w:sz w:val="22"/>
          <w:szCs w:val="22"/>
          <w:ins w:id="521" w:author="Autor desconhecido" w:date="2025-07-16T15:38:40Z"/>
        </w:rPr>
      </w:pPr>
      <w:ins w:id="520" w:author="Autor desconhecido" w:date="2025-07-16T15:38:40Z">
        <w:r>
          <w:rPr>
            <w:sz w:val="22"/>
            <w:szCs w:val="22"/>
          </w:rPr>
          <w:t>A serenidade, grandiosa e calma,</w:t>
          <w:br/>
          <w:t>Contínua, perene, una na alma.</w:t>
          <w:br/>
          <w:t>Tudo se liga, tudo colabora,</w:t>
          <w:br/>
          <w:t>Tudo conecta e nos melhora.</w:t>
        </w:r>
      </w:ins>
    </w:p>
    <w:p>
      <w:pPr>
        <w:pStyle w:val="BodyText"/>
        <w:spacing w:lineRule="auto" w:line="240" w:before="0" w:after="0"/>
        <w:ind w:hanging="0" w:left="0" w:right="0"/>
        <w:contextualSpacing/>
        <w:jc w:val="left"/>
        <w:rPr>
          <w:sz w:val="22"/>
          <w:szCs w:val="22"/>
          <w:ins w:id="523" w:author="Autor desconhecido" w:date="2025-07-16T15:38:40Z"/>
        </w:rPr>
      </w:pPr>
      <w:ins w:id="522" w:author="Autor desconhecido" w:date="2025-07-16T15:38:40Z">
        <w:r>
          <w:rPr>
            <w:sz w:val="22"/>
            <w:szCs w:val="22"/>
          </w:rPr>
        </w:r>
      </w:ins>
    </w:p>
    <w:p>
      <w:pPr>
        <w:pStyle w:val="BodyText"/>
        <w:spacing w:lineRule="auto" w:line="240" w:before="0" w:after="0"/>
        <w:ind w:hanging="0" w:left="0" w:right="0"/>
        <w:contextualSpacing/>
        <w:jc w:val="left"/>
        <w:rPr>
          <w:sz w:val="22"/>
          <w:szCs w:val="22"/>
          <w:ins w:id="525" w:author="Autor desconhecido" w:date="2025-07-16T15:38:40Z"/>
        </w:rPr>
      </w:pPr>
      <w:ins w:id="524" w:author="Autor desconhecido" w:date="2025-07-16T15:38:40Z">
        <w:r>
          <w:rPr>
            <w:sz w:val="22"/>
            <w:szCs w:val="22"/>
          </w:rPr>
          <w:t>No ínfimo, sou partícula, sou pó,</w:t>
          <w:br/>
          <w:t>Na matéria confusa, há um nó.</w:t>
          <w:br/>
          <w:t>Mas já vibra, em meu ser, harmonia,</w:t>
          <w:br/>
          <w:t>Como tudo, caminho, dia após dia.</w:t>
        </w:r>
      </w:ins>
    </w:p>
    <w:p>
      <w:pPr>
        <w:pStyle w:val="BodyText"/>
        <w:spacing w:lineRule="auto" w:line="240" w:before="0" w:after="0"/>
        <w:ind w:hanging="0" w:left="0" w:right="0"/>
        <w:contextualSpacing/>
        <w:jc w:val="left"/>
        <w:rPr>
          <w:sz w:val="22"/>
          <w:szCs w:val="22"/>
          <w:ins w:id="527" w:author="Autor desconhecido" w:date="2025-07-16T15:38:40Z"/>
        </w:rPr>
      </w:pPr>
      <w:ins w:id="526" w:author="Autor desconhecido" w:date="2025-07-16T15:38:40Z">
        <w:r>
          <w:rPr>
            <w:sz w:val="22"/>
            <w:szCs w:val="22"/>
          </w:rPr>
        </w:r>
      </w:ins>
    </w:p>
    <w:p>
      <w:pPr>
        <w:pStyle w:val="BodyText"/>
        <w:spacing w:lineRule="auto" w:line="240" w:before="0" w:after="0"/>
        <w:ind w:hanging="0" w:left="0" w:right="0"/>
        <w:contextualSpacing/>
        <w:jc w:val="left"/>
        <w:rPr>
          <w:sz w:val="22"/>
          <w:szCs w:val="22"/>
          <w:ins w:id="529" w:author="Autor desconhecido" w:date="2025-07-16T15:38:40Z"/>
        </w:rPr>
      </w:pPr>
      <w:ins w:id="528" w:author="Autor desconhecido" w:date="2025-07-16T15:38:40Z">
        <w:r>
          <w:rPr>
            <w:sz w:val="22"/>
            <w:szCs w:val="22"/>
          </w:rPr>
          <w:t>Meu corpo, um universo em ação!</w:t>
          <w:br/>
          <w:t>Gerente sou, com dedicação.</w:t>
          <w:br/>
          <w:t>Milhões de células, vidas em dança,</w:t>
          <w:br/>
          <w:t>Cada qual trabalha, prospera e avança.</w:t>
        </w:r>
      </w:ins>
    </w:p>
    <w:p>
      <w:pPr>
        <w:pStyle w:val="BodyText"/>
        <w:spacing w:lineRule="auto" w:line="240" w:before="0" w:after="0"/>
        <w:ind w:hanging="0" w:left="0" w:right="0"/>
        <w:contextualSpacing/>
        <w:jc w:val="left"/>
        <w:rPr>
          <w:sz w:val="22"/>
          <w:szCs w:val="22"/>
          <w:ins w:id="531" w:author="Autor desconhecido" w:date="2025-07-16T15:38:40Z"/>
        </w:rPr>
      </w:pPr>
      <w:ins w:id="530" w:author="Autor desconhecido" w:date="2025-07-16T15:38:40Z">
        <w:r>
          <w:rPr>
            <w:sz w:val="22"/>
            <w:szCs w:val="22"/>
          </w:rPr>
        </w:r>
      </w:ins>
    </w:p>
    <w:p>
      <w:pPr>
        <w:pStyle w:val="BodyText"/>
        <w:spacing w:lineRule="auto" w:line="240" w:before="0" w:after="0"/>
        <w:ind w:hanging="0" w:left="0" w:right="0"/>
        <w:contextualSpacing/>
        <w:jc w:val="left"/>
        <w:rPr>
          <w:sz w:val="22"/>
          <w:szCs w:val="22"/>
          <w:ins w:id="533" w:author="Autor desconhecido" w:date="2025-07-16T15:38:40Z"/>
        </w:rPr>
      </w:pPr>
      <w:ins w:id="532" w:author="Autor desconhecido" w:date="2025-07-16T15:38:40Z">
        <w:r>
          <w:rPr>
            <w:sz w:val="22"/>
            <w:szCs w:val="22"/>
          </w:rPr>
          <w:t>Há o cão amigo, fiel e leal,</w:t>
          <w:br/>
          <w:t>Que nos ensina o amor sem igual.</w:t>
          <w:br/>
          <w:t>A flor no campo, em sua beleza,</w:t>
          <w:br/>
          <w:t>Que nos oferta perfume e leveza.</w:t>
        </w:r>
      </w:ins>
    </w:p>
    <w:p>
      <w:pPr>
        <w:pStyle w:val="BodyText"/>
        <w:spacing w:lineRule="auto" w:line="240" w:before="0" w:after="0"/>
        <w:ind w:hanging="0" w:left="0" w:right="0"/>
        <w:contextualSpacing/>
        <w:jc w:val="left"/>
        <w:rPr>
          <w:sz w:val="22"/>
          <w:szCs w:val="22"/>
          <w:ins w:id="535" w:author="Autor desconhecido" w:date="2025-07-16T15:38:40Z"/>
        </w:rPr>
      </w:pPr>
      <w:ins w:id="534" w:author="Autor desconhecido" w:date="2025-07-16T15:38:40Z">
        <w:r>
          <w:rPr>
            <w:sz w:val="22"/>
            <w:szCs w:val="22"/>
          </w:rPr>
        </w:r>
      </w:ins>
    </w:p>
    <w:p>
      <w:pPr>
        <w:pStyle w:val="BodyText"/>
        <w:spacing w:lineRule="auto" w:line="240" w:before="0" w:after="0"/>
        <w:ind w:hanging="0" w:left="0" w:right="0"/>
        <w:contextualSpacing/>
        <w:jc w:val="left"/>
        <w:rPr>
          <w:sz w:val="22"/>
          <w:szCs w:val="22"/>
          <w:ins w:id="537" w:author="Autor desconhecido" w:date="2025-07-16T15:38:40Z"/>
        </w:rPr>
      </w:pPr>
      <w:ins w:id="536" w:author="Autor desconhecido" w:date="2025-07-16T15:38:40Z">
        <w:r>
          <w:rPr>
            <w:sz w:val="22"/>
            <w:szCs w:val="22"/>
          </w:rPr>
          <w:t>O pássaro que voa e canta ao vento,</w:t>
          <w:br/>
          <w:t>Liberdade expressa em cada momento.</w:t>
          <w:br/>
          <w:t>Rompe as correntes que ao chão nos prendem,</w:t>
          <w:br/>
          <w:t>E inspira o homem a voar, transcendente.</w:t>
        </w:r>
      </w:ins>
    </w:p>
    <w:p>
      <w:pPr>
        <w:pStyle w:val="BodyText"/>
        <w:spacing w:lineRule="auto" w:line="240" w:before="0" w:after="0"/>
        <w:ind w:hanging="0" w:left="0" w:right="0"/>
        <w:contextualSpacing/>
        <w:jc w:val="left"/>
        <w:rPr>
          <w:sz w:val="22"/>
          <w:szCs w:val="22"/>
          <w:ins w:id="539" w:author="Autor desconhecido" w:date="2025-07-16T15:38:40Z"/>
        </w:rPr>
      </w:pPr>
      <w:ins w:id="538" w:author="Autor desconhecido" w:date="2025-07-16T15:38:40Z">
        <w:r>
          <w:rPr>
            <w:sz w:val="22"/>
            <w:szCs w:val="22"/>
          </w:rPr>
        </w:r>
      </w:ins>
    </w:p>
    <w:p>
      <w:pPr>
        <w:pStyle w:val="BodyText"/>
        <w:spacing w:lineRule="auto" w:line="240" w:before="0" w:after="0"/>
        <w:ind w:hanging="0" w:left="0" w:right="0"/>
        <w:contextualSpacing/>
        <w:jc w:val="left"/>
        <w:rPr>
          <w:sz w:val="22"/>
          <w:szCs w:val="22"/>
          <w:ins w:id="541" w:author="Autor desconhecido" w:date="2025-07-16T15:38:40Z"/>
        </w:rPr>
      </w:pPr>
      <w:ins w:id="540" w:author="Autor desconhecido" w:date="2025-07-16T15:38:40Z">
        <w:r>
          <w:rPr>
            <w:sz w:val="22"/>
            <w:szCs w:val="22"/>
          </w:rPr>
          <w:t>A abelha, em sua labuta tenaz,</w:t>
          <w:br/>
          <w:t>Disciplina e união eficaz.</w:t>
          <w:br/>
          <w:t>Espalha o pólen, a vida a brotar,</w:t>
          <w:br/>
          <w:t>E adoça o mundo com seu mel singular.</w:t>
        </w:r>
      </w:ins>
    </w:p>
    <w:p>
      <w:pPr>
        <w:pStyle w:val="BodyText"/>
        <w:spacing w:lineRule="auto" w:line="240" w:before="0" w:after="0"/>
        <w:ind w:hanging="0" w:left="0" w:right="0"/>
        <w:contextualSpacing/>
        <w:jc w:val="left"/>
        <w:rPr>
          <w:sz w:val="22"/>
          <w:szCs w:val="22"/>
          <w:ins w:id="543" w:author="Autor desconhecido" w:date="2025-07-16T15:38:40Z"/>
        </w:rPr>
      </w:pPr>
      <w:ins w:id="542" w:author="Autor desconhecido" w:date="2025-07-16T15:38:40Z">
        <w:r>
          <w:rPr>
            <w:sz w:val="22"/>
            <w:szCs w:val="22"/>
          </w:rPr>
        </w:r>
      </w:ins>
    </w:p>
    <w:p>
      <w:pPr>
        <w:pStyle w:val="BodyText"/>
        <w:spacing w:lineRule="auto" w:line="240" w:before="0" w:after="0"/>
        <w:ind w:hanging="0" w:left="0" w:right="0"/>
        <w:contextualSpacing/>
        <w:jc w:val="left"/>
        <w:rPr>
          <w:sz w:val="22"/>
          <w:szCs w:val="22"/>
          <w:ins w:id="545" w:author="Autor desconhecido" w:date="2025-07-16T15:38:40Z"/>
        </w:rPr>
      </w:pPr>
      <w:ins w:id="544" w:author="Autor desconhecido" w:date="2025-07-16T15:38:40Z">
        <w:r>
          <w:rPr>
            <w:sz w:val="22"/>
            <w:szCs w:val="22"/>
          </w:rPr>
        </w:r>
      </w:ins>
    </w:p>
    <w:p>
      <w:pPr>
        <w:pStyle w:val="BodyText"/>
        <w:spacing w:lineRule="auto" w:line="240" w:before="0" w:after="0"/>
        <w:ind w:hanging="0" w:left="0" w:right="0"/>
        <w:contextualSpacing/>
        <w:jc w:val="left"/>
        <w:rPr>
          <w:sz w:val="22"/>
          <w:szCs w:val="22"/>
          <w:ins w:id="547" w:author="Autor desconhecido" w:date="2025-07-16T15:38:40Z"/>
        </w:rPr>
      </w:pPr>
      <w:ins w:id="546" w:author="Autor desconhecido" w:date="2025-07-16T15:38:40Z">
        <w:r>
          <w:rPr>
            <w:sz w:val="22"/>
            <w:szCs w:val="22"/>
          </w:rPr>
        </w:r>
      </w:ins>
    </w:p>
    <w:p>
      <w:pPr>
        <w:pStyle w:val="BodyText"/>
        <w:spacing w:lineRule="auto" w:line="240" w:before="0" w:after="0"/>
        <w:ind w:hanging="0" w:left="0" w:right="0"/>
        <w:contextualSpacing/>
        <w:jc w:val="left"/>
        <w:rPr>
          <w:sz w:val="22"/>
          <w:szCs w:val="22"/>
          <w:ins w:id="549" w:author="Autor desconhecido" w:date="2025-07-16T15:38:40Z"/>
        </w:rPr>
      </w:pPr>
      <w:ins w:id="548" w:author="Autor desconhecido" w:date="2025-07-16T15:38:40Z">
        <w:r>
          <w:rPr>
            <w:sz w:val="22"/>
            <w:szCs w:val="22"/>
          </w:rPr>
        </w:r>
      </w:ins>
    </w:p>
    <w:p>
      <w:pPr>
        <w:pStyle w:val="BodyText"/>
        <w:spacing w:lineRule="auto" w:line="240" w:before="0" w:after="0"/>
        <w:ind w:hanging="0" w:left="0" w:right="0"/>
        <w:contextualSpacing/>
        <w:jc w:val="left"/>
        <w:rPr>
          <w:sz w:val="22"/>
          <w:szCs w:val="22"/>
          <w:ins w:id="551" w:author="Autor desconhecido" w:date="2025-07-16T15:38:40Z"/>
        </w:rPr>
      </w:pPr>
      <w:ins w:id="550" w:author="Autor desconhecido" w:date="2025-07-16T15:38:40Z">
        <w:r>
          <w:rPr>
            <w:sz w:val="22"/>
            <w:szCs w:val="22"/>
          </w:rPr>
          <w:t>Na brisa, a ternura a nos tocar,</w:t>
          <w:br/>
          <w:t>Na tempestade, a força a nos guiar.</w:t>
          <w:br/>
          <w:t>O dia e a noite, em alternância,</w:t>
          <w:br/>
          <w:t>Mostram equilíbrio, em sua constância.</w:t>
        </w:r>
      </w:ins>
    </w:p>
    <w:p>
      <w:pPr>
        <w:pStyle w:val="BodyText"/>
        <w:spacing w:lineRule="auto" w:line="240" w:before="0" w:after="0"/>
        <w:ind w:hanging="0" w:left="0" w:right="0"/>
        <w:contextualSpacing/>
        <w:jc w:val="left"/>
        <w:rPr>
          <w:sz w:val="22"/>
          <w:szCs w:val="22"/>
          <w:ins w:id="553" w:author="Autor desconhecido" w:date="2025-07-16T15:38:40Z"/>
        </w:rPr>
      </w:pPr>
      <w:ins w:id="552" w:author="Autor desconhecido" w:date="2025-07-16T15:38:40Z">
        <w:r>
          <w:rPr>
            <w:sz w:val="22"/>
            <w:szCs w:val="22"/>
          </w:rPr>
        </w:r>
      </w:ins>
    </w:p>
    <w:p>
      <w:pPr>
        <w:pStyle w:val="BodyText"/>
        <w:spacing w:lineRule="auto" w:line="240" w:before="0" w:after="0"/>
        <w:ind w:hanging="0" w:left="0" w:right="0"/>
        <w:contextualSpacing/>
        <w:jc w:val="left"/>
        <w:rPr>
          <w:sz w:val="22"/>
          <w:szCs w:val="22"/>
          <w:ins w:id="555" w:author="Autor desconhecido" w:date="2025-07-16T15:38:40Z"/>
        </w:rPr>
      </w:pPr>
      <w:ins w:id="554" w:author="Autor desconhecido" w:date="2025-07-16T15:38:40Z">
        <w:r>
          <w:rPr>
            <w:sz w:val="22"/>
            <w:szCs w:val="22"/>
          </w:rPr>
          <w:t>Tudo parte, tudo retorna,</w:t>
          <w:br/>
          <w:t>O ciclo eterno que nos transforma.</w:t>
          <w:br/>
          <w:t>O outono anuncia o inverno,</w:t>
          <w:br/>
          <w:t>A primavera convida o eterno.</w:t>
        </w:r>
      </w:ins>
    </w:p>
    <w:p>
      <w:pPr>
        <w:pStyle w:val="BodyText"/>
        <w:spacing w:lineRule="auto" w:line="240" w:before="0" w:after="0"/>
        <w:ind w:hanging="0" w:left="0" w:right="0"/>
        <w:contextualSpacing/>
        <w:jc w:val="left"/>
        <w:rPr>
          <w:sz w:val="22"/>
          <w:szCs w:val="22"/>
          <w:ins w:id="557" w:author="Autor desconhecido" w:date="2025-07-16T15:38:40Z"/>
        </w:rPr>
      </w:pPr>
      <w:ins w:id="556" w:author="Autor desconhecido" w:date="2025-07-16T15:38:40Z">
        <w:r>
          <w:rPr>
            <w:sz w:val="22"/>
            <w:szCs w:val="22"/>
          </w:rPr>
        </w:r>
      </w:ins>
    </w:p>
    <w:p>
      <w:pPr>
        <w:pStyle w:val="BodyText"/>
        <w:spacing w:lineRule="auto" w:line="240" w:before="0" w:after="0"/>
        <w:ind w:hanging="0" w:left="0" w:right="0"/>
        <w:contextualSpacing/>
        <w:jc w:val="left"/>
        <w:rPr>
          <w:sz w:val="22"/>
          <w:szCs w:val="22"/>
          <w:ins w:id="559" w:author="Autor desconhecido" w:date="2025-07-16T15:38:40Z"/>
        </w:rPr>
      </w:pPr>
      <w:ins w:id="558" w:author="Autor desconhecido" w:date="2025-07-16T15:38:40Z">
        <w:r>
          <w:rPr>
            <w:sz w:val="22"/>
            <w:szCs w:val="22"/>
          </w:rPr>
          <w:t>Para cada ano, um recomeço,</w:t>
          <w:br/>
          <w:t>Tudo se passa, tudo é progresso.</w:t>
        </w:r>
      </w:ins>
    </w:p>
    <w:p>
      <w:pPr>
        <w:pStyle w:val="BodyText"/>
        <w:spacing w:lineRule="auto" w:line="240" w:before="0" w:after="0"/>
        <w:ind w:hanging="0" w:left="0" w:right="0"/>
        <w:contextualSpacing/>
        <w:jc w:val="left"/>
        <w:rPr>
          <w:sz w:val="22"/>
          <w:szCs w:val="22"/>
          <w:ins w:id="561" w:author="Autor desconhecido" w:date="2025-07-16T15:38:40Z"/>
        </w:rPr>
      </w:pPr>
      <w:ins w:id="560" w:author="Autor desconhecido" w:date="2025-07-16T15:38:40Z">
        <w:r>
          <w:rPr>
            <w:sz w:val="22"/>
            <w:szCs w:val="22"/>
          </w:rPr>
        </w:r>
      </w:ins>
    </w:p>
    <w:p>
      <w:pPr>
        <w:pStyle w:val="BodyText"/>
        <w:spacing w:lineRule="auto" w:line="240" w:before="0" w:after="0"/>
        <w:ind w:hanging="0" w:left="0" w:right="0"/>
        <w:contextualSpacing/>
        <w:jc w:val="left"/>
        <w:rPr>
          <w:sz w:val="22"/>
          <w:szCs w:val="22"/>
          <w:ins w:id="563" w:author="Autor desconhecido" w:date="2025-07-16T15:38:40Z"/>
        </w:rPr>
      </w:pPr>
      <w:ins w:id="562" w:author="Autor desconhecido" w:date="2025-07-16T15:38:40Z">
        <w:r>
          <w:rPr>
            <w:sz w:val="22"/>
            <w:szCs w:val="22"/>
          </w:rPr>
          <w:t>Tudo nasce e se completa,</w:t>
          <w:br/>
          <w:t>A dor vem, mas o bálsamo afeta.</w:t>
          <w:br/>
          <w:t>A fé que pensa, a esperança sustém,</w:t>
          <w:br/>
          <w:t>Na renovação, o alívio vem.</w:t>
        </w:r>
      </w:ins>
    </w:p>
    <w:p>
      <w:pPr>
        <w:pStyle w:val="BodyText"/>
        <w:spacing w:lineRule="auto" w:line="240" w:before="0" w:after="0"/>
        <w:ind w:hanging="0" w:left="0" w:right="0"/>
        <w:contextualSpacing/>
        <w:jc w:val="left"/>
        <w:rPr>
          <w:sz w:val="22"/>
          <w:szCs w:val="22"/>
          <w:ins w:id="565" w:author="Autor desconhecido" w:date="2025-07-16T15:38:40Z"/>
        </w:rPr>
      </w:pPr>
      <w:ins w:id="564" w:author="Autor desconhecido" w:date="2025-07-16T15:38:40Z">
        <w:r>
          <w:rPr>
            <w:sz w:val="22"/>
            <w:szCs w:val="22"/>
          </w:rPr>
        </w:r>
      </w:ins>
    </w:p>
    <w:p>
      <w:pPr>
        <w:pStyle w:val="BodyText"/>
        <w:spacing w:lineRule="auto" w:line="240" w:before="0" w:after="0"/>
        <w:ind w:hanging="0" w:left="0" w:right="0"/>
        <w:contextualSpacing/>
        <w:jc w:val="left"/>
        <w:rPr>
          <w:sz w:val="22"/>
          <w:szCs w:val="22"/>
          <w:ins w:id="567" w:author="Autor desconhecido" w:date="2025-07-16T15:38:40Z"/>
        </w:rPr>
      </w:pPr>
      <w:ins w:id="566" w:author="Autor desconhecido" w:date="2025-07-16T15:38:40Z">
        <w:r>
          <w:rPr>
            <w:sz w:val="22"/>
            <w:szCs w:val="22"/>
          </w:rPr>
          <w:t>O Universo não conhece o ódio,</w:t>
          <w:br/>
          <w:t>Nem a cobiça pelo ouro, impróprio.</w:t>
          <w:br/>
          <w:t>São ilusões do Homem infantil,</w:t>
          <w:br/>
          <w:t>Que o tempo amadurece, sutil.</w:t>
        </w:r>
      </w:ins>
    </w:p>
    <w:p>
      <w:pPr>
        <w:pStyle w:val="BodyText"/>
        <w:spacing w:lineRule="auto" w:line="240" w:before="0" w:after="0"/>
        <w:ind w:hanging="0" w:left="0" w:right="0"/>
        <w:contextualSpacing/>
        <w:jc w:val="left"/>
        <w:rPr>
          <w:sz w:val="22"/>
          <w:szCs w:val="22"/>
          <w:ins w:id="569" w:author="Autor desconhecido" w:date="2025-07-16T15:38:40Z"/>
        </w:rPr>
      </w:pPr>
      <w:ins w:id="568" w:author="Autor desconhecido" w:date="2025-07-16T15:38:40Z">
        <w:r>
          <w:rPr>
            <w:sz w:val="22"/>
            <w:szCs w:val="22"/>
          </w:rPr>
        </w:r>
      </w:ins>
    </w:p>
    <w:p>
      <w:pPr>
        <w:pStyle w:val="BodyText"/>
        <w:spacing w:lineRule="auto" w:line="240" w:before="0" w:after="0"/>
        <w:ind w:hanging="0" w:left="0" w:right="0"/>
        <w:contextualSpacing/>
        <w:jc w:val="left"/>
        <w:rPr>
          <w:sz w:val="22"/>
          <w:szCs w:val="22"/>
          <w:ins w:id="571" w:author="Autor desconhecido" w:date="2025-07-16T15:38:40Z"/>
        </w:rPr>
      </w:pPr>
      <w:ins w:id="570" w:author="Autor desconhecido" w:date="2025-07-16T15:38:40Z">
        <w:r>
          <w:rPr>
            <w:sz w:val="22"/>
            <w:szCs w:val="22"/>
          </w:rPr>
          <w:t>Não há cercas que possam conter,</w:t>
          <w:br/>
          <w:t>Nem distâncias que nos façam perder.</w:t>
          <w:br/>
          <w:t>Na escuridão profunda do infinito,</w:t>
          <w:br/>
          <w:t>Há sempre uma estrela, um lume bendito.</w:t>
        </w:r>
      </w:ins>
    </w:p>
    <w:p>
      <w:pPr>
        <w:pStyle w:val="BodyText"/>
        <w:spacing w:lineRule="auto" w:line="240" w:before="0" w:after="0"/>
        <w:ind w:hanging="0" w:left="0" w:right="0"/>
        <w:contextualSpacing/>
        <w:jc w:val="left"/>
        <w:rPr>
          <w:sz w:val="22"/>
          <w:szCs w:val="22"/>
          <w:ins w:id="573" w:author="Autor desconhecido" w:date="2025-07-16T15:38:40Z"/>
        </w:rPr>
      </w:pPr>
      <w:ins w:id="572" w:author="Autor desconhecido" w:date="2025-07-16T15:38:40Z">
        <w:r>
          <w:rPr>
            <w:sz w:val="22"/>
            <w:szCs w:val="22"/>
          </w:rPr>
        </w:r>
      </w:ins>
    </w:p>
    <w:p>
      <w:pPr>
        <w:pStyle w:val="BodyText"/>
        <w:spacing w:lineRule="auto" w:line="240" w:before="0" w:after="0"/>
        <w:ind w:hanging="0" w:left="0" w:right="0"/>
        <w:contextualSpacing/>
        <w:jc w:val="left"/>
        <w:rPr>
          <w:sz w:val="22"/>
          <w:szCs w:val="22"/>
          <w:ins w:id="575" w:author="Autor desconhecido" w:date="2025-07-16T15:38:40Z"/>
        </w:rPr>
      </w:pPr>
      <w:ins w:id="574" w:author="Autor desconhecido" w:date="2025-07-16T15:38:40Z">
        <w:r>
          <w:rPr>
            <w:sz w:val="22"/>
            <w:szCs w:val="22"/>
          </w:rPr>
          <w:t>Daqui, nosso olhar pode alcançar,</w:t>
          <w:br/>
          <w:t>Um brilho tênue, a cintilar.</w:t>
          <w:br/>
          <w:t>E lá, outro sol, quente e fulgente,</w:t>
          <w:br/>
          <w:t>Talvez terras como a nossa, vivente.</w:t>
        </w:r>
      </w:ins>
    </w:p>
    <w:p>
      <w:pPr>
        <w:pStyle w:val="BodyText"/>
        <w:spacing w:lineRule="auto" w:line="240" w:before="0" w:after="0"/>
        <w:ind w:hanging="0" w:left="0" w:right="0"/>
        <w:contextualSpacing/>
        <w:jc w:val="left"/>
        <w:rPr>
          <w:sz w:val="22"/>
          <w:szCs w:val="22"/>
          <w:ins w:id="577" w:author="Autor desconhecido" w:date="2025-07-16T15:38:40Z"/>
        </w:rPr>
      </w:pPr>
      <w:ins w:id="576" w:author="Autor desconhecido" w:date="2025-07-16T15:38:40Z">
        <w:r>
          <w:rPr>
            <w:sz w:val="22"/>
            <w:szCs w:val="22"/>
          </w:rPr>
        </w:r>
      </w:ins>
    </w:p>
    <w:p>
      <w:pPr>
        <w:pStyle w:val="BodyText"/>
        <w:spacing w:lineRule="auto" w:line="240" w:before="0" w:after="0"/>
        <w:ind w:hanging="0" w:left="0" w:right="0"/>
        <w:contextualSpacing/>
        <w:jc w:val="left"/>
        <w:rPr>
          <w:sz w:val="22"/>
          <w:szCs w:val="22"/>
          <w:ins w:id="579" w:author="Autor desconhecido" w:date="2025-07-16T15:38:40Z"/>
        </w:rPr>
      </w:pPr>
      <w:ins w:id="578" w:author="Autor desconhecido" w:date="2025-07-16T15:38:40Z">
        <w:r>
          <w:rPr>
            <w:sz w:val="22"/>
            <w:szCs w:val="22"/>
          </w:rPr>
          <w:t>Tudo se doa, tudo participa,</w:t>
          <w:br/>
          <w:t>Cada ser respeita, cada um ensina.</w:t>
          <w:br/>
          <w:t>Toda partícula, por menor que seja,</w:t>
          <w:br/>
          <w:t>Tem um destino, uma missão que almeja.</w:t>
        </w:r>
      </w:ins>
    </w:p>
    <w:p>
      <w:pPr>
        <w:pStyle w:val="BodyText"/>
        <w:spacing w:lineRule="auto" w:line="240" w:before="0" w:after="0"/>
        <w:ind w:hanging="0" w:left="0" w:right="0"/>
        <w:contextualSpacing/>
        <w:jc w:val="left"/>
        <w:rPr>
          <w:sz w:val="22"/>
          <w:szCs w:val="22"/>
          <w:ins w:id="581" w:author="Autor desconhecido" w:date="2025-07-16T15:38:40Z"/>
        </w:rPr>
      </w:pPr>
      <w:ins w:id="580" w:author="Autor desconhecido" w:date="2025-07-16T15:38:40Z">
        <w:r>
          <w:rPr>
            <w:sz w:val="22"/>
            <w:szCs w:val="22"/>
          </w:rPr>
        </w:r>
      </w:ins>
    </w:p>
    <w:p>
      <w:pPr>
        <w:pStyle w:val="BodyText"/>
        <w:spacing w:lineRule="auto" w:line="240" w:before="0" w:after="0"/>
        <w:ind w:hanging="0" w:left="0" w:right="0"/>
        <w:contextualSpacing/>
        <w:jc w:val="left"/>
        <w:rPr>
          <w:sz w:val="22"/>
          <w:szCs w:val="22"/>
          <w:ins w:id="583" w:author="Autor desconhecido" w:date="2025-07-16T15:38:40Z"/>
        </w:rPr>
      </w:pPr>
      <w:ins w:id="582" w:author="Autor desconhecido" w:date="2025-07-16T15:38:40Z">
        <w:r>
          <w:rPr>
            <w:sz w:val="22"/>
            <w:szCs w:val="22"/>
          </w:rPr>
          <w:t>São parábolas de Deus, a nos guiar,</w:t>
          <w:br/>
          <w:t>Na ciência, na fé, no poetizar.</w:t>
        </w:r>
      </w:ins>
    </w:p>
    <w:p>
      <w:pPr>
        <w:pStyle w:val="BodyText"/>
        <w:spacing w:lineRule="auto" w:line="240" w:before="0" w:after="0"/>
        <w:ind w:hanging="0" w:left="0" w:right="0"/>
        <w:contextualSpacing/>
        <w:jc w:val="left"/>
        <w:rPr>
          <w:sz w:val="22"/>
          <w:szCs w:val="22"/>
          <w:ins w:id="585" w:author="Autor desconhecido" w:date="2025-07-16T15:38:40Z"/>
        </w:rPr>
      </w:pPr>
      <w:ins w:id="584" w:author="Autor desconhecido" w:date="2025-07-16T15:38:40Z">
        <w:r>
          <w:rPr>
            <w:sz w:val="22"/>
            <w:szCs w:val="22"/>
          </w:rPr>
        </w:r>
      </w:ins>
    </w:p>
    <w:p>
      <w:pPr>
        <w:pStyle w:val="BodyText"/>
        <w:spacing w:lineRule="auto" w:line="240" w:before="0" w:after="0"/>
        <w:ind w:hanging="0" w:left="0" w:right="0"/>
        <w:contextualSpacing/>
        <w:jc w:val="left"/>
        <w:rPr>
          <w:sz w:val="22"/>
          <w:szCs w:val="22"/>
          <w:ins w:id="591" w:author="Autor desconhecido" w:date="2025-07-16T15:38:40Z"/>
        </w:rPr>
      </w:pPr>
      <w:ins w:id="586" w:author="Autor desconhecido" w:date="2025-07-16T15:38:40Z">
        <w:r>
          <w:rPr>
            <w:sz w:val="22"/>
            <w:szCs w:val="22"/>
          </w:rPr>
          <w:t>Ensina o sábio, o pastor eminente,</w:t>
          <w:br/>
          <w:t>O poeta, o artista, o professor paciente.</w:t>
          <w:br/>
          <w:t>Ilumina a criança, esclarece o ancião,</w:t>
          <w:br/>
          <w:t xml:space="preserve">Da </w:t>
        </w:r>
      </w:ins>
      <w:ins w:id="587" w:author="Autor desconhecido" w:date="2025-07-16T15:38:40Z">
        <w:r>
          <w:rPr>
            <w:sz w:val="22"/>
            <w:szCs w:val="22"/>
          </w:rPr>
          <w:t>Antartica</w:t>
        </w:r>
      </w:ins>
      <w:ins w:id="588" w:author="Autor desconhecido" w:date="2025-07-16T15:38:40Z">
        <w:r>
          <w:rPr>
            <w:sz w:val="22"/>
            <w:szCs w:val="22"/>
          </w:rPr>
          <w:t xml:space="preserve"> à </w:t>
        </w:r>
      </w:ins>
      <w:ins w:id="589" w:author="Autor desconhecido" w:date="2025-07-16T15:38:40Z">
        <w:r>
          <w:rPr>
            <w:sz w:val="22"/>
            <w:szCs w:val="22"/>
          </w:rPr>
          <w:t>Antardida</w:t>
        </w:r>
      </w:ins>
      <w:ins w:id="590" w:author="Autor desconhecido" w:date="2025-07-16T15:38:40Z">
        <w:r>
          <w:rPr>
            <w:sz w:val="22"/>
            <w:szCs w:val="22"/>
          </w:rPr>
          <w:t>, em união.</w:t>
        </w:r>
      </w:ins>
    </w:p>
    <w:p>
      <w:pPr>
        <w:pStyle w:val="BodyText"/>
        <w:spacing w:lineRule="auto" w:line="240" w:before="0" w:after="0"/>
        <w:ind w:hanging="0" w:left="0" w:right="0"/>
        <w:contextualSpacing/>
        <w:jc w:val="left"/>
        <w:rPr>
          <w:sz w:val="22"/>
          <w:szCs w:val="22"/>
          <w:ins w:id="593" w:author="Autor desconhecido" w:date="2025-07-16T15:38:40Z"/>
        </w:rPr>
      </w:pPr>
      <w:ins w:id="592" w:author="Autor desconhecido" w:date="2025-07-16T15:38:40Z">
        <w:r>
          <w:rPr>
            <w:sz w:val="22"/>
            <w:szCs w:val="22"/>
          </w:rPr>
        </w:r>
      </w:ins>
    </w:p>
    <w:p>
      <w:pPr>
        <w:pStyle w:val="BodyText"/>
        <w:spacing w:lineRule="auto" w:line="240" w:before="0" w:after="0"/>
        <w:ind w:hanging="0" w:left="0" w:right="0"/>
        <w:contextualSpacing/>
        <w:jc w:val="left"/>
        <w:rPr>
          <w:sz w:val="22"/>
          <w:szCs w:val="22"/>
          <w:ins w:id="595" w:author="Autor desconhecido" w:date="2025-07-16T15:38:40Z"/>
        </w:rPr>
      </w:pPr>
      <w:ins w:id="594" w:author="Autor desconhecido" w:date="2025-07-16T15:38:40Z">
        <w:r>
          <w:rPr>
            <w:sz w:val="22"/>
            <w:szCs w:val="22"/>
          </w:rPr>
          <w:t>Seja erudito ou ainda aprendiz,</w:t>
          <w:br/>
          <w:t>Ensina sem vanglória, humilde e feliz.</w:t>
          <w:br/>
          <w:t>Sem hora marcada, com doce fervor,</w:t>
          <w:br/>
          <w:t>Instiga o curioso a buscar o amor.</w:t>
        </w:r>
      </w:ins>
    </w:p>
    <w:p>
      <w:pPr>
        <w:pStyle w:val="BodyText"/>
        <w:spacing w:lineRule="auto" w:line="240" w:before="0" w:after="0"/>
        <w:ind w:hanging="0" w:left="0" w:right="0"/>
        <w:contextualSpacing/>
        <w:jc w:val="left"/>
        <w:rPr>
          <w:sz w:val="22"/>
          <w:szCs w:val="22"/>
          <w:ins w:id="597" w:author="Autor desconhecido" w:date="2025-07-16T15:38:40Z"/>
        </w:rPr>
      </w:pPr>
      <w:ins w:id="596" w:author="Autor desconhecido" w:date="2025-07-16T15:38:40Z">
        <w:r>
          <w:rPr>
            <w:sz w:val="22"/>
            <w:szCs w:val="22"/>
          </w:rPr>
        </w:r>
      </w:ins>
    </w:p>
    <w:p>
      <w:pPr>
        <w:pStyle w:val="BodyText"/>
        <w:spacing w:lineRule="auto" w:line="240" w:before="0" w:after="0"/>
        <w:ind w:hanging="0" w:left="0" w:right="0"/>
        <w:contextualSpacing/>
        <w:jc w:val="left"/>
        <w:rPr>
          <w:sz w:val="22"/>
          <w:szCs w:val="22"/>
        </w:rPr>
      </w:pPr>
      <w:ins w:id="598" w:author="Autor desconhecido" w:date="2025-07-16T15:38:40Z">
        <w:r>
          <w:rPr>
            <w:sz w:val="22"/>
            <w:szCs w:val="22"/>
          </w:rPr>
          <w:t>Basta querer, basta enxergar,</w:t>
          <w:br/>
          <w:t>O Universo está pronto a nos ensinar.</w:t>
        </w:r>
      </w:ins>
      <w:r>
        <w:br w:type="page"/>
      </w:r>
    </w:p>
    <w:p>
      <w:pPr>
        <w:pStyle w:val="BodyText"/>
        <w:spacing w:lineRule="auto" w:line="240" w:before="0" w:after="83"/>
        <w:ind w:hanging="0" w:left="0" w:right="0"/>
        <w:jc w:val="left"/>
        <w:rPr>
          <w:del w:id="600" w:author="Autor desconhecido" w:date="2025-08-04T13:45:12Z"/>
        </w:rPr>
      </w:pPr>
      <w:del w:id="599" w:author="Autor desconhecido" w:date="2025-08-04T13:45:12Z">
        <w:r>
          <w:rPr/>
        </w:r>
      </w:del>
    </w:p>
    <w:p>
      <w:pPr>
        <w:pStyle w:val="BodyText"/>
        <w:spacing w:lineRule="auto" w:line="240" w:before="0" w:after="83"/>
        <w:ind w:hanging="0" w:left="0" w:right="0"/>
        <w:jc w:val="left"/>
        <w:rPr>
          <w:del w:id="602" w:author="Autor desconhecido" w:date="2025-08-04T13:45:12Z"/>
        </w:rPr>
      </w:pPr>
      <w:del w:id="601" w:author="Autor desconhecido" w:date="2025-08-04T13:45:12Z">
        <w:r>
          <w:rPr/>
        </w:r>
      </w:del>
    </w:p>
    <w:p>
      <w:pPr>
        <w:pStyle w:val="BodyText"/>
        <w:spacing w:lineRule="auto" w:line="240" w:before="0" w:after="83"/>
        <w:ind w:hanging="0" w:left="0" w:right="0"/>
        <w:jc w:val="left"/>
        <w:rPr>
          <w:del w:id="604" w:author="Autor desconhecido" w:date="2025-08-04T13:45:23Z"/>
        </w:rPr>
      </w:pPr>
      <w:del w:id="603" w:author="Autor desconhecido" w:date="2025-08-04T13:45:23Z">
        <w:r>
          <w:rPr/>
        </w:r>
      </w:del>
    </w:p>
    <w:p>
      <w:pPr>
        <w:pStyle w:val="Normal"/>
        <w:spacing w:lineRule="auto" w:line="240"/>
        <w:rPr>
          <w:sz w:val="20"/>
          <w:szCs w:val="20"/>
          <w:del w:id="606" w:author="Autor desconhecido" w:date="2025-08-04T13:45:23Z"/>
        </w:rPr>
      </w:pPr>
      <w:del w:id="605" w:author="Autor desconhecido" w:date="2025-08-04T13:45:23Z">
        <w:r>
          <w:rPr>
            <w:sz w:val="20"/>
            <w:szCs w:val="20"/>
          </w:rPr>
        </w:r>
      </w:del>
    </w:p>
    <w:p>
      <w:pPr>
        <w:pStyle w:val="Normal"/>
        <w:spacing w:lineRule="auto" w:line="240"/>
        <w:rPr>
          <w:sz w:val="20"/>
          <w:szCs w:val="20"/>
          <w:del w:id="608" w:author="Autor desconhecido" w:date="2025-08-04T13:45:23Z"/>
        </w:rPr>
      </w:pPr>
      <w:del w:id="607" w:author="Autor desconhecido" w:date="2025-08-04T13:45:23Z">
        <w:r>
          <w:rPr>
            <w:sz w:val="20"/>
            <w:szCs w:val="20"/>
          </w:rPr>
        </w:r>
      </w:del>
    </w:p>
    <w:p>
      <w:pPr>
        <w:pStyle w:val="Normal"/>
        <w:spacing w:lineRule="auto" w:line="240"/>
        <w:rPr>
          <w:sz w:val="20"/>
          <w:szCs w:val="20"/>
          <w:del w:id="610" w:author="Autor desconhecido" w:date="2025-08-04T13:45:23Z"/>
        </w:rPr>
      </w:pPr>
      <w:del w:id="609" w:author="Autor desconhecido" w:date="2025-08-04T13:45:23Z">
        <w:r>
          <w:rPr>
            <w:sz w:val="20"/>
            <w:szCs w:val="20"/>
          </w:rPr>
        </w:r>
      </w:del>
    </w:p>
    <w:p>
      <w:pPr>
        <w:pStyle w:val="Normal"/>
        <w:spacing w:lineRule="auto" w:line="240"/>
        <w:rPr>
          <w:sz w:val="20"/>
          <w:szCs w:val="20"/>
          <w:del w:id="612" w:author="Autor desconhecido" w:date="2025-08-04T13:45:23Z"/>
        </w:rPr>
      </w:pPr>
      <w:del w:id="611" w:author="Autor desconhecido" w:date="2025-08-04T13:45:23Z">
        <w:r>
          <w:rPr>
            <w:sz w:val="20"/>
            <w:szCs w:val="20"/>
          </w:rPr>
        </w:r>
      </w:del>
    </w:p>
    <w:p>
      <w:pPr>
        <w:pStyle w:val="Normal"/>
        <w:spacing w:lineRule="auto" w:line="240"/>
        <w:rPr>
          <w:sz w:val="20"/>
          <w:szCs w:val="20"/>
          <w:del w:id="614" w:author="Autor desconhecido" w:date="2025-08-04T13:45:23Z"/>
        </w:rPr>
      </w:pPr>
      <w:del w:id="613" w:author="Autor desconhecido" w:date="2025-08-04T13:45:23Z">
        <w:r>
          <w:rPr>
            <w:sz w:val="20"/>
            <w:szCs w:val="20"/>
          </w:rPr>
        </w:r>
      </w:del>
    </w:p>
    <w:p>
      <w:pPr>
        <w:pStyle w:val="Normal"/>
        <w:spacing w:lineRule="auto" w:line="240"/>
        <w:rPr>
          <w:sz w:val="20"/>
          <w:szCs w:val="20"/>
          <w:del w:id="616" w:author="Autor desconhecido" w:date="2025-08-04T13:45:23Z"/>
        </w:rPr>
      </w:pPr>
      <w:del w:id="615" w:author="Autor desconhecido" w:date="2025-08-04T13:45:23Z">
        <w:r>
          <w:rPr>
            <w:sz w:val="20"/>
            <w:szCs w:val="20"/>
          </w:rPr>
        </w:r>
      </w:del>
    </w:p>
    <w:p>
      <w:pPr>
        <w:pStyle w:val="Normal"/>
        <w:spacing w:lineRule="auto" w:line="240"/>
        <w:rPr>
          <w:sz w:val="20"/>
          <w:szCs w:val="20"/>
          <w:del w:id="618" w:author="Autor desconhecido" w:date="2025-08-04T13:45:23Z"/>
        </w:rPr>
      </w:pPr>
      <w:del w:id="617" w:author="Autor desconhecido" w:date="2025-08-04T13:45:23Z">
        <w:r>
          <w:rPr>
            <w:sz w:val="20"/>
            <w:szCs w:val="20"/>
          </w:rPr>
        </w:r>
      </w:del>
    </w:p>
    <w:p>
      <w:pPr>
        <w:pStyle w:val="Normal"/>
        <w:spacing w:lineRule="auto" w:line="240"/>
        <w:rPr>
          <w:sz w:val="20"/>
          <w:szCs w:val="20"/>
          <w:del w:id="620" w:author="Autor desconhecido" w:date="2025-08-04T13:45:23Z"/>
        </w:rPr>
      </w:pPr>
      <w:del w:id="619" w:author="Autor desconhecido" w:date="2025-08-04T13:45:23Z">
        <w:r>
          <w:rPr>
            <w:sz w:val="20"/>
            <w:szCs w:val="20"/>
          </w:rPr>
        </w:r>
      </w:del>
    </w:p>
    <w:p>
      <w:pPr>
        <w:pStyle w:val="Normal"/>
        <w:spacing w:lineRule="auto" w:line="240"/>
        <w:rPr>
          <w:sz w:val="20"/>
          <w:szCs w:val="20"/>
          <w:del w:id="622" w:author="Autor desconhecido" w:date="2025-08-04T13:45:23Z"/>
        </w:rPr>
      </w:pPr>
      <w:del w:id="621" w:author="Autor desconhecido" w:date="2025-08-04T13:45:23Z">
        <w:r>
          <w:rPr>
            <w:sz w:val="20"/>
            <w:szCs w:val="20"/>
          </w:rPr>
        </w:r>
      </w:del>
    </w:p>
    <w:p>
      <w:pPr>
        <w:pStyle w:val="Normal"/>
        <w:spacing w:lineRule="auto" w:line="240"/>
        <w:rPr>
          <w:sz w:val="20"/>
          <w:szCs w:val="20"/>
          <w:del w:id="624" w:author="Autor desconhecido" w:date="2025-08-04T13:45:23Z"/>
        </w:rPr>
      </w:pPr>
      <w:del w:id="623" w:author="Autor desconhecido" w:date="2025-08-04T13:45:23Z">
        <w:r>
          <w:rPr>
            <w:sz w:val="20"/>
            <w:szCs w:val="20"/>
          </w:rPr>
        </w:r>
      </w:del>
    </w:p>
    <w:p>
      <w:pPr>
        <w:pStyle w:val="Normal"/>
        <w:spacing w:lineRule="auto" w:line="240"/>
        <w:rPr>
          <w:sz w:val="20"/>
          <w:szCs w:val="20"/>
          <w:del w:id="626" w:author="Autor desconhecido" w:date="2025-08-04T13:45:23Z"/>
        </w:rPr>
      </w:pPr>
      <w:del w:id="625" w:author="Autor desconhecido" w:date="2025-08-04T13:45:23Z">
        <w:r>
          <w:rPr>
            <w:sz w:val="20"/>
            <w:szCs w:val="20"/>
          </w:rPr>
        </w:r>
      </w:del>
    </w:p>
    <w:p>
      <w:pPr>
        <w:pStyle w:val="Normal"/>
        <w:spacing w:lineRule="auto" w:line="240"/>
        <w:rPr>
          <w:sz w:val="20"/>
          <w:szCs w:val="20"/>
          <w:del w:id="628" w:author="Autor desconhecido" w:date="2025-08-04T13:45:23Z"/>
        </w:rPr>
      </w:pPr>
      <w:del w:id="627" w:author="Autor desconhecido" w:date="2025-08-04T13:45:23Z">
        <w:r>
          <w:rPr>
            <w:sz w:val="20"/>
            <w:szCs w:val="20"/>
          </w:rPr>
        </w:r>
      </w:del>
    </w:p>
    <w:p>
      <w:pPr>
        <w:pStyle w:val="Normal"/>
        <w:spacing w:lineRule="auto" w:line="240"/>
        <w:rPr>
          <w:sz w:val="20"/>
          <w:szCs w:val="20"/>
          <w:del w:id="630" w:author="Autor desconhecido" w:date="2025-08-04T13:45:23Z"/>
        </w:rPr>
      </w:pPr>
      <w:del w:id="629" w:author="Autor desconhecido" w:date="2025-08-04T13:45:23Z">
        <w:r>
          <w:rPr>
            <w:sz w:val="20"/>
            <w:szCs w:val="20"/>
          </w:rPr>
        </w:r>
      </w:del>
    </w:p>
    <w:p>
      <w:pPr>
        <w:pStyle w:val="Normal"/>
        <w:spacing w:lineRule="auto" w:line="240"/>
        <w:rPr>
          <w:sz w:val="20"/>
          <w:szCs w:val="20"/>
          <w:del w:id="632" w:author="Autor desconhecido" w:date="2025-08-04T13:45:23Z"/>
        </w:rPr>
      </w:pPr>
      <w:del w:id="631" w:author="Autor desconhecido" w:date="2025-08-04T13:45:23Z">
        <w:r>
          <w:rPr>
            <w:sz w:val="20"/>
            <w:szCs w:val="20"/>
          </w:rPr>
        </w:r>
      </w:del>
    </w:p>
    <w:p>
      <w:pPr>
        <w:pStyle w:val="Normal"/>
        <w:spacing w:lineRule="auto" w:line="240"/>
        <w:rPr>
          <w:sz w:val="20"/>
          <w:szCs w:val="20"/>
          <w:del w:id="634" w:author="Autor desconhecido" w:date="2025-08-04T13:45:23Z"/>
        </w:rPr>
      </w:pPr>
      <w:del w:id="633" w:author="Autor desconhecido" w:date="2025-08-04T13:45:23Z">
        <w:r>
          <w:rPr>
            <w:sz w:val="20"/>
            <w:szCs w:val="20"/>
          </w:rPr>
        </w:r>
      </w:del>
    </w:p>
    <w:p>
      <w:pPr>
        <w:pStyle w:val="Normal"/>
        <w:spacing w:lineRule="auto" w:line="240"/>
        <w:rPr>
          <w:sz w:val="20"/>
          <w:szCs w:val="20"/>
          <w:del w:id="636" w:author="Autor desconhecido" w:date="2025-08-04T13:45:23Z"/>
        </w:rPr>
      </w:pPr>
      <w:del w:id="635" w:author="Autor desconhecido" w:date="2025-08-04T13:45:23Z">
        <w:r>
          <w:rPr>
            <w:sz w:val="20"/>
            <w:szCs w:val="20"/>
          </w:rPr>
        </w:r>
      </w:del>
    </w:p>
    <w:p>
      <w:pPr>
        <w:pStyle w:val="Normal"/>
        <w:spacing w:lineRule="auto" w:line="240"/>
        <w:rPr>
          <w:sz w:val="20"/>
          <w:szCs w:val="20"/>
          <w:del w:id="638" w:author="Autor desconhecido" w:date="2025-08-04T13:45:23Z"/>
        </w:rPr>
      </w:pPr>
      <w:del w:id="637" w:author="Autor desconhecido" w:date="2025-08-04T13:45:23Z">
        <w:r>
          <w:rPr>
            <w:sz w:val="20"/>
            <w:szCs w:val="20"/>
          </w:rPr>
        </w:r>
      </w:del>
    </w:p>
    <w:p>
      <w:pPr>
        <w:pStyle w:val="Normal"/>
        <w:spacing w:lineRule="auto" w:line="240"/>
        <w:rPr>
          <w:sz w:val="20"/>
          <w:szCs w:val="20"/>
          <w:del w:id="640" w:author="Autor desconhecido" w:date="2025-08-04T13:45:23Z"/>
        </w:rPr>
      </w:pPr>
      <w:del w:id="639" w:author="Autor desconhecido" w:date="2025-08-04T13:45:23Z">
        <w:r>
          <w:rPr>
            <w:sz w:val="20"/>
            <w:szCs w:val="20"/>
          </w:rPr>
        </w:r>
      </w:del>
    </w:p>
    <w:p>
      <w:pPr>
        <w:pStyle w:val="Normal"/>
        <w:spacing w:lineRule="auto" w:line="240"/>
        <w:rPr>
          <w:sz w:val="20"/>
          <w:szCs w:val="20"/>
          <w:del w:id="642" w:author="Autor desconhecido" w:date="2025-08-04T13:45:23Z"/>
        </w:rPr>
      </w:pPr>
      <w:del w:id="641" w:author="Autor desconhecido" w:date="2025-08-04T13:45:23Z">
        <w:r>
          <w:rPr>
            <w:sz w:val="20"/>
            <w:szCs w:val="20"/>
          </w:rPr>
        </w:r>
      </w:del>
    </w:p>
    <w:p>
      <w:pPr>
        <w:pStyle w:val="Normal"/>
        <w:spacing w:lineRule="auto" w:line="240"/>
        <w:rPr>
          <w:sz w:val="20"/>
          <w:szCs w:val="20"/>
          <w:del w:id="644" w:author="Autor desconhecido" w:date="2025-08-04T13:45:23Z"/>
        </w:rPr>
      </w:pPr>
      <w:del w:id="643" w:author="Autor desconhecido" w:date="2025-08-04T13:45:23Z">
        <w:r>
          <w:rPr>
            <w:sz w:val="20"/>
            <w:szCs w:val="20"/>
          </w:rPr>
        </w:r>
      </w:del>
    </w:p>
    <w:p>
      <w:pPr>
        <w:pStyle w:val="Normal"/>
        <w:spacing w:lineRule="auto" w:line="240"/>
        <w:rPr>
          <w:sz w:val="20"/>
          <w:szCs w:val="20"/>
          <w:del w:id="646" w:author="Autor desconhecido" w:date="2025-08-04T13:45:23Z"/>
        </w:rPr>
      </w:pPr>
      <w:del w:id="645" w:author="Autor desconhecido" w:date="2025-08-04T13:45:23Z">
        <w:r>
          <w:rPr>
            <w:sz w:val="20"/>
            <w:szCs w:val="20"/>
          </w:rPr>
        </w:r>
      </w:del>
    </w:p>
    <w:p>
      <w:pPr>
        <w:pStyle w:val="Normal"/>
        <w:spacing w:lineRule="auto" w:line="240"/>
        <w:rPr>
          <w:sz w:val="20"/>
          <w:szCs w:val="20"/>
          <w:del w:id="648" w:author="Autor desconhecido" w:date="2025-08-04T13:45:23Z"/>
        </w:rPr>
      </w:pPr>
      <w:del w:id="647" w:author="Autor desconhecido" w:date="2025-08-04T13:45:23Z">
        <w:r>
          <w:rPr>
            <w:sz w:val="20"/>
            <w:szCs w:val="20"/>
          </w:rPr>
        </w:r>
      </w:del>
    </w:p>
    <w:p>
      <w:pPr>
        <w:pStyle w:val="Normal"/>
        <w:spacing w:lineRule="auto" w:line="240"/>
        <w:rPr>
          <w:sz w:val="20"/>
          <w:szCs w:val="20"/>
          <w:del w:id="650" w:author="Autor desconhecido" w:date="2025-08-04T13:45:23Z"/>
        </w:rPr>
      </w:pPr>
      <w:del w:id="649" w:author="Autor desconhecido" w:date="2025-08-04T13:45:23Z">
        <w:r>
          <w:rPr>
            <w:sz w:val="20"/>
            <w:szCs w:val="20"/>
          </w:rPr>
        </w:r>
      </w:del>
    </w:p>
    <w:p>
      <w:pPr>
        <w:pStyle w:val="Normal"/>
        <w:spacing w:lineRule="auto" w:line="240"/>
        <w:rPr>
          <w:sz w:val="20"/>
          <w:szCs w:val="20"/>
          <w:del w:id="652" w:author="Autor desconhecido" w:date="2025-08-04T13:45:23Z"/>
        </w:rPr>
      </w:pPr>
      <w:del w:id="651" w:author="Autor desconhecido" w:date="2025-08-04T13:45:23Z">
        <w:r>
          <w:rPr>
            <w:sz w:val="20"/>
            <w:szCs w:val="20"/>
          </w:rPr>
        </w:r>
      </w:del>
    </w:p>
    <w:p>
      <w:pPr>
        <w:pStyle w:val="Normal"/>
        <w:spacing w:lineRule="auto" w:line="240"/>
        <w:rPr>
          <w:sz w:val="20"/>
          <w:szCs w:val="20"/>
          <w:del w:id="654" w:author="Autor desconhecido" w:date="2025-08-04T13:45:23Z"/>
        </w:rPr>
      </w:pPr>
      <w:del w:id="653" w:author="Autor desconhecido" w:date="2025-08-04T13:45:23Z">
        <w:r>
          <w:rPr>
            <w:sz w:val="20"/>
            <w:szCs w:val="20"/>
          </w:rPr>
        </w:r>
      </w:del>
    </w:p>
    <w:p>
      <w:pPr>
        <w:pStyle w:val="BodyText"/>
        <w:rPr>
          <w:sz w:val="20"/>
          <w:szCs w:val="20"/>
          <w:del w:id="656" w:author="Autor desconhecido" w:date="2025-08-04T13:45:23Z"/>
        </w:rPr>
      </w:pPr>
      <w:del w:id="655" w:author="Autor desconhecido" w:date="2025-08-04T13:45:23Z">
        <w:r>
          <w:rPr>
            <w:sz w:val="20"/>
            <w:szCs w:val="20"/>
          </w:rPr>
        </w:r>
      </w:del>
    </w:p>
    <w:p>
      <w:pPr>
        <w:pStyle w:val="BodyText"/>
        <w:rPr>
          <w:sz w:val="20"/>
          <w:szCs w:val="20"/>
          <w:del w:id="658" w:author="Autor desconhecido" w:date="2025-08-04T13:45:23Z"/>
        </w:rPr>
      </w:pPr>
      <w:del w:id="657" w:author="Autor desconhecido" w:date="2025-08-04T13:45:23Z">
        <w:r>
          <w:rPr>
            <w:sz w:val="20"/>
            <w:szCs w:val="20"/>
          </w:rPr>
        </w:r>
      </w:del>
    </w:p>
    <w:p>
      <w:pPr>
        <w:pStyle w:val="BodyText"/>
        <w:rPr>
          <w:sz w:val="20"/>
          <w:szCs w:val="20"/>
        </w:rPr>
      </w:pPr>
      <w:r>
        <w:rPr>
          <w:sz w:val="20"/>
          <w:szCs w:val="20"/>
        </w:rPr>
      </w:r>
    </w:p>
    <w:p>
      <w:pPr>
        <w:sectPr>
          <w:headerReference w:type="default" r:id="rId6"/>
          <w:headerReference w:type="first" r:id="rId7"/>
          <w:footerReference w:type="default" r:id="rId8"/>
          <w:footerReference w:type="first" r:id="rId9"/>
          <w:type w:val="nextPage"/>
          <w:pgSz w:w="12421" w:h="16203"/>
          <w:pgMar w:left="1134" w:right="1134" w:gutter="0" w:header="0" w:top="1134" w:footer="0" w:bottom="1134"/>
          <w:pgNumType w:fmt="decimal"/>
          <w:cols w:num="2" w:space="282" w:equalWidth="true" w:sep="false"/>
          <w:formProt w:val="false"/>
          <w:textDirection w:val="lrTb"/>
          <w:docGrid w:type="default" w:linePitch="600" w:charSpace="32768"/>
        </w:sectPr>
      </w:pPr>
      <w:r>
        <w:br w:type="page"/>
      </w:r>
    </w:p>
    <w:sdt>
      <w:sdtPr>
        <w:docPartObj>
          <w:docPartGallery w:val="Table of Contents"/>
          <w:docPartUnique w:val="true"/>
        </w:docPartObj>
      </w:sdtPr>
      <w:sdtContent>
        <w:p>
          <w:pPr>
            <w:pStyle w:val="TOCHeading"/>
            <w:spacing w:before="0" w:after="0"/>
            <w:contextualSpacing/>
            <w:rPr/>
          </w:pPr>
          <w:r>
            <w:rPr/>
            <w:t>Sumário</w:t>
          </w:r>
        </w:p>
        <w:p>
          <w:pPr>
            <w:pStyle w:val="TOC1"/>
            <w:tabs>
              <w:tab w:val="clear" w:pos="9638"/>
              <w:tab w:val="right" w:pos="9626" w:leader="dot"/>
            </w:tabs>
            <w:spacing w:before="0" w:after="0"/>
            <w:contextualSpacing/>
            <w:rPr/>
          </w:pPr>
          <w:r>
            <w:fldChar w:fldCharType="begin"/>
          </w:r>
          <w:r>
            <w:rPr>
              <w:rStyle w:val="Vnculodendice"/>
            </w:rPr>
            <w:instrText xml:space="preserve"> TOC \f \o "1-9" \h</w:instrText>
          </w:r>
          <w:r>
            <w:rPr>
              <w:rStyle w:val="Vnculodendice"/>
            </w:rPr>
            <w:fldChar w:fldCharType="separate"/>
          </w:r>
          <w:hyperlink w:anchor="__RefHeading___Toc3465_2209441386">
            <w:r>
              <w:rPr>
                <w:rStyle w:val="Vnculodendice"/>
              </w:rPr>
              <w:t>1 INTRODUÇÃO:</w:t>
              <w:tab/>
              <w:t>3</w:t>
            </w:r>
          </w:hyperlink>
        </w:p>
        <w:p>
          <w:pPr>
            <w:pStyle w:val="TOC1"/>
            <w:tabs>
              <w:tab w:val="clear" w:pos="9638"/>
              <w:tab w:val="right" w:pos="9626" w:leader="dot"/>
            </w:tabs>
            <w:spacing w:before="0" w:after="0"/>
            <w:contextualSpacing/>
            <w:rPr/>
          </w:pPr>
          <w:hyperlink w:anchor="__RefHeading___Toc25696_2685454530">
            <w:r>
              <w:rPr>
                <w:rStyle w:val="Vnculodendice"/>
              </w:rPr>
              <w:t>PRIMEIRA PARTE</w:t>
              <w:tab/>
              <w:t>7</w:t>
            </w:r>
          </w:hyperlink>
        </w:p>
        <w:p>
          <w:pPr>
            <w:pStyle w:val="TOC1"/>
            <w:tabs>
              <w:tab w:val="clear" w:pos="9638"/>
              <w:tab w:val="right" w:pos="9626" w:leader="dot"/>
            </w:tabs>
            <w:spacing w:before="0" w:after="0"/>
            <w:contextualSpacing/>
            <w:rPr/>
          </w:pPr>
          <w:hyperlink w:anchor="__RefHeading___Toc36693_2720089394">
            <w:r>
              <w:rPr>
                <w:rStyle w:val="Vnculodendice"/>
              </w:rPr>
              <w:t>2 Filosofia e cultura cotidiana no tempo e no espaço.</w:t>
              <w:tab/>
              <w:t>8</w:t>
            </w:r>
          </w:hyperlink>
        </w:p>
        <w:p>
          <w:pPr>
            <w:pStyle w:val="TOC1"/>
            <w:tabs>
              <w:tab w:val="clear" w:pos="9638"/>
              <w:tab w:val="right" w:pos="9626" w:leader="dot"/>
            </w:tabs>
            <w:spacing w:before="0" w:after="0"/>
            <w:contextualSpacing/>
            <w:rPr/>
          </w:pPr>
          <w:hyperlink w:anchor="__RefHeading___Toc25342_2398967623">
            <w:r>
              <w:rPr>
                <w:rStyle w:val="Vnculodendice"/>
              </w:rPr>
              <w:t>3 “Fractalidade” do Universo</w:t>
              <w:tab/>
              <w:t>11</w:t>
            </w:r>
          </w:hyperlink>
        </w:p>
        <w:p>
          <w:pPr>
            <w:pStyle w:val="TOC1"/>
            <w:tabs>
              <w:tab w:val="clear" w:pos="9638"/>
              <w:tab w:val="right" w:pos="9626" w:leader="dot"/>
            </w:tabs>
            <w:spacing w:before="0" w:after="0"/>
            <w:contextualSpacing/>
            <w:rPr/>
          </w:pPr>
          <w:hyperlink w:anchor="__RefHeading___Toc20753_2398967623">
            <w:r>
              <w:rPr>
                <w:rStyle w:val="Vnculodendice"/>
              </w:rPr>
              <w:t>4 Passado, Presente e Futuro: o Tempo.</w:t>
              <w:tab/>
              <w:t>25</w:t>
            </w:r>
          </w:hyperlink>
        </w:p>
        <w:p>
          <w:pPr>
            <w:pStyle w:val="TOC2"/>
            <w:tabs>
              <w:tab w:val="clear" w:pos="9355"/>
              <w:tab w:val="right" w:pos="9626" w:leader="dot"/>
            </w:tabs>
            <w:spacing w:before="0" w:after="0"/>
            <w:contextualSpacing/>
            <w:rPr/>
          </w:pPr>
          <w:hyperlink w:anchor="__RefHeading___Toc22880_197393857">
            <w:r>
              <w:rPr>
                <w:rStyle w:val="Vnculodendice"/>
              </w:rPr>
              <w:t>I O Passado.</w:t>
              <w:tab/>
              <w:t>31</w:t>
            </w:r>
          </w:hyperlink>
        </w:p>
        <w:p>
          <w:pPr>
            <w:pStyle w:val="TOC2"/>
            <w:tabs>
              <w:tab w:val="clear" w:pos="9355"/>
              <w:tab w:val="right" w:pos="9626" w:leader="dot"/>
            </w:tabs>
            <w:spacing w:before="0" w:after="0"/>
            <w:contextualSpacing/>
            <w:rPr/>
          </w:pPr>
          <w:hyperlink w:anchor="__RefHeading___Toc22882_197393857">
            <w:r>
              <w:rPr>
                <w:rStyle w:val="Vnculodendice"/>
              </w:rPr>
              <w:t>II O Presente.</w:t>
              <w:tab/>
              <w:t>32</w:t>
            </w:r>
          </w:hyperlink>
        </w:p>
        <w:p>
          <w:pPr>
            <w:pStyle w:val="TOC2"/>
            <w:tabs>
              <w:tab w:val="clear" w:pos="9355"/>
              <w:tab w:val="right" w:pos="9626" w:leader="dot"/>
            </w:tabs>
            <w:spacing w:before="0" w:after="0"/>
            <w:contextualSpacing/>
            <w:rPr/>
          </w:pPr>
          <w:hyperlink w:anchor="__RefHeading___Toc22884_197393857">
            <w:r>
              <w:rPr>
                <w:rStyle w:val="Vnculodendice"/>
              </w:rPr>
              <w:t>III O Futuro.</w:t>
              <w:tab/>
              <w:t>32</w:t>
            </w:r>
          </w:hyperlink>
        </w:p>
        <w:p>
          <w:pPr>
            <w:pStyle w:val="TOC2"/>
            <w:tabs>
              <w:tab w:val="clear" w:pos="9355"/>
              <w:tab w:val="right" w:pos="9626" w:leader="dot"/>
            </w:tabs>
            <w:spacing w:before="0" w:after="0"/>
            <w:contextualSpacing/>
            <w:rPr/>
          </w:pPr>
          <w:hyperlink w:anchor="__RefHeading___Toc22886_197393857">
            <w:r>
              <w:rPr>
                <w:rStyle w:val="Vnculodendice"/>
              </w:rPr>
              <w:t>IV Previsão do Futuro: Profecias e Premonições.</w:t>
              <w:tab/>
              <w:t>36</w:t>
            </w:r>
          </w:hyperlink>
        </w:p>
        <w:p>
          <w:pPr>
            <w:pStyle w:val="TOC2"/>
            <w:tabs>
              <w:tab w:val="clear" w:pos="9355"/>
              <w:tab w:val="right" w:pos="9626" w:leader="dot"/>
            </w:tabs>
            <w:spacing w:before="0" w:after="0"/>
            <w:contextualSpacing/>
            <w:rPr/>
          </w:pPr>
          <w:hyperlink w:anchor="__RefHeading___Toc22892_197393857">
            <w:r>
              <w:rPr>
                <w:rStyle w:val="Vnculodendice"/>
              </w:rPr>
              <w:t>V Sonho e Premonição.</w:t>
              <w:tab/>
              <w:t>38</w:t>
            </w:r>
          </w:hyperlink>
        </w:p>
        <w:p>
          <w:pPr>
            <w:pStyle w:val="TOC2"/>
            <w:tabs>
              <w:tab w:val="clear" w:pos="9355"/>
              <w:tab w:val="right" w:pos="9626" w:leader="dot"/>
            </w:tabs>
            <w:spacing w:before="0" w:after="0"/>
            <w:contextualSpacing/>
            <w:rPr/>
          </w:pPr>
          <w:hyperlink w:anchor="__RefHeading___Toc22888_197393857">
            <w:r>
              <w:rPr>
                <w:rStyle w:val="Vnculodendice"/>
              </w:rPr>
              <w:t>VI A Quarta Dimensão.</w:t>
              <w:tab/>
              <w:t>56</w:t>
            </w:r>
          </w:hyperlink>
        </w:p>
        <w:p>
          <w:pPr>
            <w:pStyle w:val="TOC2"/>
            <w:tabs>
              <w:tab w:val="clear" w:pos="9355"/>
              <w:tab w:val="right" w:pos="9626" w:leader="dot"/>
            </w:tabs>
            <w:spacing w:before="0" w:after="0"/>
            <w:contextualSpacing/>
            <w:rPr/>
          </w:pPr>
          <w:hyperlink w:anchor="__RefHeading___Toc36695_2720089394">
            <w:r>
              <w:rPr>
                <w:rStyle w:val="Vnculodendice"/>
              </w:rPr>
              <w:t>VII Conhecimento e Moral versus Tempo.</w:t>
              <w:tab/>
              <w:t>57</w:t>
            </w:r>
          </w:hyperlink>
        </w:p>
        <w:p>
          <w:pPr>
            <w:pStyle w:val="TOC1"/>
            <w:tabs>
              <w:tab w:val="clear" w:pos="9638"/>
              <w:tab w:val="right" w:pos="9626" w:leader="dot"/>
            </w:tabs>
            <w:spacing w:before="0" w:after="0"/>
            <w:contextualSpacing/>
            <w:rPr/>
          </w:pPr>
          <w:hyperlink w:anchor="__RefHeading___Toc22890_197393857">
            <w:r>
              <w:rPr>
                <w:rStyle w:val="Vnculodendice"/>
              </w:rPr>
              <w:t>5 O Erro Humano Consciente.</w:t>
              <w:tab/>
              <w:t>59</w:t>
            </w:r>
          </w:hyperlink>
        </w:p>
        <w:p>
          <w:pPr>
            <w:pStyle w:val="TOC1"/>
            <w:tabs>
              <w:tab w:val="clear" w:pos="9638"/>
              <w:tab w:val="right" w:pos="9626" w:leader="dot"/>
            </w:tabs>
            <w:spacing w:before="0" w:after="0"/>
            <w:contextualSpacing/>
            <w:rPr/>
          </w:pPr>
          <w:hyperlink w:anchor="__RefHeading___Toc17776_4172690059">
            <w:r>
              <w:rPr>
                <w:rStyle w:val="Vnculodendice"/>
              </w:rPr>
              <w:t>6 A História do Biorritmo</w:t>
              <w:tab/>
              <w:t>65</w:t>
            </w:r>
          </w:hyperlink>
        </w:p>
        <w:p>
          <w:pPr>
            <w:pStyle w:val="TOC2"/>
            <w:tabs>
              <w:tab w:val="clear" w:pos="9355"/>
              <w:tab w:val="right" w:pos="9626" w:leader="dot"/>
            </w:tabs>
            <w:spacing w:before="0" w:after="0"/>
            <w:contextualSpacing/>
            <w:rPr/>
          </w:pPr>
          <w:hyperlink w:anchor="__RefHeading___Toc20450_1179113674">
            <w:r>
              <w:rPr>
                <w:rStyle w:val="Vnculodendice"/>
              </w:rPr>
              <w:t>I Processos fásicos.</w:t>
              <w:tab/>
              <w:t>66</w:t>
            </w:r>
          </w:hyperlink>
        </w:p>
        <w:p>
          <w:pPr>
            <w:pStyle w:val="TOC1"/>
            <w:tabs>
              <w:tab w:val="clear" w:pos="9638"/>
              <w:tab w:val="right" w:pos="9626" w:leader="dot"/>
            </w:tabs>
            <w:spacing w:before="0" w:after="0"/>
            <w:contextualSpacing/>
            <w:rPr/>
          </w:pPr>
          <w:hyperlink w:anchor="__RefHeading___Toc17807_2898577058">
            <w:r>
              <w:rPr>
                <w:rStyle w:val="Vnculodendice"/>
              </w:rPr>
              <w:t>7 Fundamentos Evolutivos do Desenvolvimento Humano.</w:t>
              <w:tab/>
              <w:t>73</w:t>
            </w:r>
          </w:hyperlink>
        </w:p>
        <w:p>
          <w:pPr>
            <w:pStyle w:val="TOC1"/>
            <w:tabs>
              <w:tab w:val="clear" w:pos="9638"/>
              <w:tab w:val="right" w:pos="9626" w:leader="dot"/>
            </w:tabs>
            <w:spacing w:before="0" w:after="0"/>
            <w:contextualSpacing/>
            <w:rPr/>
          </w:pPr>
          <w:hyperlink w:anchor="__RefHeading___Toc28707_218789475">
            <w:r>
              <w:rPr>
                <w:rStyle w:val="Vnculodendice"/>
              </w:rPr>
              <w:t>8 Matemática Natural.</w:t>
              <w:tab/>
              <w:t>74</w:t>
            </w:r>
          </w:hyperlink>
        </w:p>
        <w:p>
          <w:pPr>
            <w:pStyle w:val="TOC1"/>
            <w:tabs>
              <w:tab w:val="clear" w:pos="9638"/>
              <w:tab w:val="right" w:pos="9626" w:leader="dot"/>
            </w:tabs>
            <w:spacing w:before="0" w:after="0"/>
            <w:contextualSpacing/>
            <w:rPr/>
          </w:pPr>
          <w:hyperlink w:anchor="__RefHeading___Toc20452_1179113674">
            <w:r>
              <w:rPr>
                <w:rStyle w:val="Vnculodendice"/>
              </w:rPr>
              <w:t>9 Dor, Doença, Sofrimento, Remédio e Cura.</w:t>
              <w:tab/>
              <w:t>75</w:t>
            </w:r>
          </w:hyperlink>
        </w:p>
        <w:p>
          <w:pPr>
            <w:pStyle w:val="TOC2"/>
            <w:tabs>
              <w:tab w:val="clear" w:pos="9355"/>
              <w:tab w:val="right" w:pos="9626" w:leader="dot"/>
            </w:tabs>
            <w:spacing w:before="0" w:after="0"/>
            <w:contextualSpacing/>
            <w:rPr/>
          </w:pPr>
          <w:hyperlink w:anchor="__RefHeading___Toc20454_1179113674">
            <w:r>
              <w:rPr>
                <w:rStyle w:val="Vnculodendice"/>
              </w:rPr>
              <w:t>I Dor:</w:t>
              <w:tab/>
              <w:t>75</w:t>
            </w:r>
          </w:hyperlink>
        </w:p>
        <w:p>
          <w:pPr>
            <w:pStyle w:val="TOC2"/>
            <w:tabs>
              <w:tab w:val="clear" w:pos="9355"/>
              <w:tab w:val="right" w:pos="9626" w:leader="dot"/>
            </w:tabs>
            <w:spacing w:before="0" w:after="0"/>
            <w:contextualSpacing/>
            <w:rPr/>
          </w:pPr>
          <w:hyperlink w:anchor="__RefHeading___Toc20456_1179113674">
            <w:r>
              <w:rPr>
                <w:rStyle w:val="Vnculodendice"/>
              </w:rPr>
              <w:t>II Doença:</w:t>
              <w:tab/>
              <w:t>75</w:t>
            </w:r>
          </w:hyperlink>
        </w:p>
        <w:p>
          <w:pPr>
            <w:pStyle w:val="TOC2"/>
            <w:tabs>
              <w:tab w:val="clear" w:pos="9355"/>
              <w:tab w:val="right" w:pos="9626" w:leader="dot"/>
            </w:tabs>
            <w:spacing w:before="0" w:after="0"/>
            <w:contextualSpacing/>
            <w:rPr/>
          </w:pPr>
          <w:hyperlink w:anchor="__RefHeading___Toc20458_1179113674">
            <w:r>
              <w:rPr>
                <w:rStyle w:val="Vnculodendice"/>
              </w:rPr>
              <w:t>III Sofrimento:</w:t>
              <w:tab/>
              <w:t>79</w:t>
            </w:r>
          </w:hyperlink>
        </w:p>
        <w:p>
          <w:pPr>
            <w:pStyle w:val="TOC2"/>
            <w:tabs>
              <w:tab w:val="clear" w:pos="9355"/>
              <w:tab w:val="right" w:pos="9626" w:leader="dot"/>
            </w:tabs>
            <w:spacing w:before="0" w:after="0"/>
            <w:contextualSpacing/>
            <w:rPr/>
          </w:pPr>
          <w:hyperlink w:anchor="__RefHeading___Toc21619_2049278598">
            <w:r>
              <w:rPr>
                <w:rStyle w:val="Vnculodendice"/>
              </w:rPr>
              <w:t>IV Remédio:</w:t>
              <w:tab/>
              <w:t>83</w:t>
            </w:r>
          </w:hyperlink>
        </w:p>
        <w:p>
          <w:pPr>
            <w:pStyle w:val="TOC2"/>
            <w:tabs>
              <w:tab w:val="clear" w:pos="9355"/>
              <w:tab w:val="right" w:pos="9626" w:leader="dot"/>
            </w:tabs>
            <w:spacing w:before="0" w:after="0"/>
            <w:contextualSpacing/>
            <w:rPr/>
          </w:pPr>
          <w:hyperlink w:anchor="__RefHeading___Toc20471_1179113674">
            <w:r>
              <w:rPr>
                <w:rStyle w:val="Vnculodendice"/>
              </w:rPr>
              <w:t>V Cura:</w:t>
              <w:tab/>
              <w:t>83</w:t>
            </w:r>
          </w:hyperlink>
        </w:p>
        <w:p>
          <w:pPr>
            <w:pStyle w:val="TOC1"/>
            <w:tabs>
              <w:tab w:val="clear" w:pos="9638"/>
              <w:tab w:val="right" w:pos="9626" w:leader="dot"/>
            </w:tabs>
            <w:spacing w:before="0" w:after="0"/>
            <w:contextualSpacing/>
            <w:rPr/>
          </w:pPr>
          <w:hyperlink w:anchor="__RefHeading___Toc3507_2209441386">
            <w:r>
              <w:rPr>
                <w:rStyle w:val="Vnculodendice"/>
              </w:rPr>
              <w:t>10 Estado Vibracional</w:t>
              <w:tab/>
              <w:t>87</w:t>
            </w:r>
          </w:hyperlink>
        </w:p>
        <w:p>
          <w:pPr>
            <w:pStyle w:val="TOC1"/>
            <w:tabs>
              <w:tab w:val="clear" w:pos="9638"/>
              <w:tab w:val="right" w:pos="9626" w:leader="dot"/>
            </w:tabs>
            <w:spacing w:before="0" w:after="0"/>
            <w:contextualSpacing/>
            <w:rPr/>
          </w:pPr>
          <w:hyperlink w:anchor="__RefHeading___Toc20460_1179113674">
            <w:r>
              <w:rPr>
                <w:rStyle w:val="Vnculodendice"/>
              </w:rPr>
              <w:t>SEGUNDA PARTE.</w:t>
              <w:tab/>
              <w:t>92</w:t>
            </w:r>
          </w:hyperlink>
        </w:p>
        <w:p>
          <w:pPr>
            <w:pStyle w:val="TOC1"/>
            <w:tabs>
              <w:tab w:val="clear" w:pos="9638"/>
              <w:tab w:val="right" w:pos="9626" w:leader="dot"/>
            </w:tabs>
            <w:spacing w:before="0" w:after="0"/>
            <w:contextualSpacing/>
            <w:rPr/>
          </w:pPr>
          <w:hyperlink w:anchor="__RefHeading___Toc3467_2209441386">
            <w:r>
              <w:rPr>
                <w:rStyle w:val="Vnculodendice"/>
              </w:rPr>
              <w:t>11 Evolução: do Instinto à Sabedoria.</w:t>
              <w:tab/>
              <w:t>93</w:t>
            </w:r>
          </w:hyperlink>
        </w:p>
        <w:p>
          <w:pPr>
            <w:pStyle w:val="TOC2"/>
            <w:tabs>
              <w:tab w:val="clear" w:pos="9355"/>
              <w:tab w:val="right" w:pos="9626" w:leader="dot"/>
            </w:tabs>
            <w:spacing w:before="0" w:after="0"/>
            <w:contextualSpacing/>
            <w:rPr/>
          </w:pPr>
          <w:hyperlink w:anchor="__RefHeading___Toc22101_3364571727">
            <w:r>
              <w:rPr>
                <w:rStyle w:val="Vnculodendice"/>
              </w:rPr>
              <w:t>I O tripé da consciência.</w:t>
              <w:tab/>
              <w:t>95</w:t>
            </w:r>
          </w:hyperlink>
        </w:p>
        <w:p>
          <w:pPr>
            <w:pStyle w:val="TOC1"/>
            <w:tabs>
              <w:tab w:val="clear" w:pos="9638"/>
              <w:tab w:val="right" w:pos="9626" w:leader="dot"/>
            </w:tabs>
            <w:spacing w:before="0" w:after="0"/>
            <w:contextualSpacing/>
            <w:rPr/>
          </w:pPr>
          <w:hyperlink w:anchor="__RefHeading___Toc3469_2209441386">
            <w:r>
              <w:rPr>
                <w:rStyle w:val="Vnculodendice"/>
              </w:rPr>
              <w:t>12 Modelando o Ciclo Comportamental Humano</w:t>
              <w:tab/>
              <w:t>108</w:t>
            </w:r>
          </w:hyperlink>
        </w:p>
        <w:p>
          <w:pPr>
            <w:pStyle w:val="TOC1"/>
            <w:tabs>
              <w:tab w:val="clear" w:pos="9638"/>
              <w:tab w:val="right" w:pos="9626" w:leader="dot"/>
            </w:tabs>
            <w:spacing w:before="0" w:after="0"/>
            <w:contextualSpacing/>
            <w:rPr/>
          </w:pPr>
          <w:hyperlink w:anchor="__RefHeading___Toc3471_2209441386">
            <w:r>
              <w:rPr>
                <w:rStyle w:val="Vnculodendice"/>
              </w:rPr>
              <w:t>13 Freios e Aceleradores do Desenvolvimento.</w:t>
              <w:tab/>
              <w:t>118</w:t>
            </w:r>
          </w:hyperlink>
        </w:p>
        <w:p>
          <w:pPr>
            <w:pStyle w:val="TOC2"/>
            <w:tabs>
              <w:tab w:val="clear" w:pos="9355"/>
              <w:tab w:val="right" w:pos="9626" w:leader="dot"/>
            </w:tabs>
            <w:spacing w:before="0" w:after="0"/>
            <w:contextualSpacing/>
            <w:rPr/>
          </w:pPr>
          <w:hyperlink w:anchor="__RefHeading___Toc3473_2209441386">
            <w:r>
              <w:rPr>
                <w:rStyle w:val="Vnculodendice"/>
              </w:rPr>
              <w:t>I Relacionamento.</w:t>
              <w:tab/>
              <w:t>118</w:t>
            </w:r>
          </w:hyperlink>
        </w:p>
        <w:p>
          <w:pPr>
            <w:pStyle w:val="TOC2"/>
            <w:tabs>
              <w:tab w:val="clear" w:pos="9355"/>
              <w:tab w:val="right" w:pos="9626" w:leader="dot"/>
            </w:tabs>
            <w:spacing w:before="0" w:after="0"/>
            <w:contextualSpacing/>
            <w:rPr/>
          </w:pPr>
          <w:hyperlink w:anchor="__RefHeading___Toc3475_2209441386">
            <w:r>
              <w:rPr>
                <w:rStyle w:val="Vnculodendice"/>
              </w:rPr>
              <w:t>II Altruísmo e Solidariedade.</w:t>
              <w:tab/>
              <w:t>119</w:t>
            </w:r>
          </w:hyperlink>
        </w:p>
        <w:p>
          <w:pPr>
            <w:pStyle w:val="TOC2"/>
            <w:tabs>
              <w:tab w:val="clear" w:pos="9355"/>
              <w:tab w:val="right" w:pos="9626" w:leader="dot"/>
            </w:tabs>
            <w:spacing w:before="0" w:after="0"/>
            <w:contextualSpacing/>
            <w:rPr/>
          </w:pPr>
          <w:hyperlink w:anchor="__RefHeading___Toc3477_2209441386">
            <w:r>
              <w:rPr>
                <w:rStyle w:val="Vnculodendice"/>
              </w:rPr>
              <w:t>III Perdão.</w:t>
              <w:tab/>
              <w:t>120</w:t>
            </w:r>
          </w:hyperlink>
        </w:p>
        <w:p>
          <w:pPr>
            <w:pStyle w:val="TOC2"/>
            <w:tabs>
              <w:tab w:val="clear" w:pos="9355"/>
              <w:tab w:val="right" w:pos="9626" w:leader="dot"/>
            </w:tabs>
            <w:spacing w:before="0" w:after="0"/>
            <w:contextualSpacing/>
            <w:rPr/>
          </w:pPr>
          <w:hyperlink w:anchor="__RefHeading___Toc3479_2209441386">
            <w:r>
              <w:rPr>
                <w:rStyle w:val="Vnculodendice"/>
              </w:rPr>
              <w:t>IV Responsabilidade.</w:t>
              <w:tab/>
              <w:t>122</w:t>
            </w:r>
          </w:hyperlink>
        </w:p>
        <w:p>
          <w:pPr>
            <w:pStyle w:val="TOC2"/>
            <w:tabs>
              <w:tab w:val="clear" w:pos="9355"/>
              <w:tab w:val="right" w:pos="9626" w:leader="dot"/>
            </w:tabs>
            <w:spacing w:before="0" w:after="0"/>
            <w:contextualSpacing/>
            <w:rPr/>
          </w:pPr>
          <w:hyperlink w:anchor="__RefHeading___Toc3481_2209441386">
            <w:r>
              <w:rPr>
                <w:rStyle w:val="Vnculodendice"/>
              </w:rPr>
              <w:t>V Disciplina.</w:t>
              <w:tab/>
              <w:t>122</w:t>
            </w:r>
          </w:hyperlink>
        </w:p>
        <w:p>
          <w:pPr>
            <w:pStyle w:val="TOC2"/>
            <w:tabs>
              <w:tab w:val="clear" w:pos="9355"/>
              <w:tab w:val="right" w:pos="9626" w:leader="dot"/>
            </w:tabs>
            <w:spacing w:before="0" w:after="0"/>
            <w:contextualSpacing/>
            <w:rPr/>
          </w:pPr>
          <w:hyperlink w:anchor="__RefHeading___Toc3483_2209441386">
            <w:r>
              <w:rPr>
                <w:rStyle w:val="Vnculodendice"/>
              </w:rPr>
              <w:t>VI Autoconhecimento.</w:t>
              <w:tab/>
              <w:t>123</w:t>
            </w:r>
          </w:hyperlink>
        </w:p>
        <w:p>
          <w:pPr>
            <w:pStyle w:val="TOC2"/>
            <w:tabs>
              <w:tab w:val="clear" w:pos="9355"/>
              <w:tab w:val="right" w:pos="9626" w:leader="dot"/>
            </w:tabs>
            <w:spacing w:before="0" w:after="0"/>
            <w:contextualSpacing/>
            <w:rPr/>
          </w:pPr>
          <w:hyperlink w:anchor="__RefHeading___Toc3485_2209441386">
            <w:r>
              <w:rPr>
                <w:rStyle w:val="Vnculodendice"/>
              </w:rPr>
              <w:t>VII Conhecimento.</w:t>
              <w:tab/>
              <w:t>123</w:t>
            </w:r>
          </w:hyperlink>
        </w:p>
        <w:p>
          <w:pPr>
            <w:pStyle w:val="TOC2"/>
            <w:tabs>
              <w:tab w:val="clear" w:pos="9355"/>
              <w:tab w:val="right" w:pos="9626" w:leader="dot"/>
            </w:tabs>
            <w:spacing w:before="0" w:after="0"/>
            <w:contextualSpacing/>
            <w:rPr/>
          </w:pPr>
          <w:hyperlink w:anchor="__RefHeading___Toc28711_218789475">
            <w:r>
              <w:rPr>
                <w:rStyle w:val="Vnculodendice"/>
              </w:rPr>
              <w:t>VIII Vontade: Cönȁtus.</w:t>
              <w:tab/>
              <w:t>124</w:t>
            </w:r>
          </w:hyperlink>
        </w:p>
        <w:p>
          <w:pPr>
            <w:pStyle w:val="TOC2"/>
            <w:tabs>
              <w:tab w:val="clear" w:pos="9355"/>
              <w:tab w:val="right" w:pos="9626" w:leader="dot"/>
            </w:tabs>
            <w:spacing w:before="0" w:after="0"/>
            <w:contextualSpacing/>
            <w:rPr/>
          </w:pPr>
          <w:hyperlink w:anchor="__RefHeading___Toc3487_2209441386">
            <w:r>
              <w:rPr>
                <w:rStyle w:val="Vnculodendice"/>
              </w:rPr>
              <w:t>IX Objetivos, Metas e Sonhos atingíveis.</w:t>
              <w:tab/>
              <w:t>127</w:t>
            </w:r>
          </w:hyperlink>
        </w:p>
        <w:p>
          <w:pPr>
            <w:pStyle w:val="TOC1"/>
            <w:tabs>
              <w:tab w:val="clear" w:pos="9638"/>
              <w:tab w:val="right" w:pos="9626" w:leader="dot"/>
            </w:tabs>
            <w:spacing w:before="0" w:after="0"/>
            <w:contextualSpacing/>
            <w:rPr/>
          </w:pPr>
          <w:hyperlink w:anchor="__RefHeading___Toc40854_2362603786">
            <w:r>
              <w:rPr>
                <w:rStyle w:val="Vnculodendice"/>
              </w:rPr>
              <w:t>14 Distúrbios e doenças</w:t>
              <w:tab/>
              <w:t>129</w:t>
            </w:r>
          </w:hyperlink>
        </w:p>
        <w:p>
          <w:pPr>
            <w:pStyle w:val="TOC2"/>
            <w:tabs>
              <w:tab w:val="clear" w:pos="9355"/>
              <w:tab w:val="right" w:pos="9626" w:leader="dot"/>
            </w:tabs>
            <w:spacing w:before="0" w:after="0"/>
            <w:contextualSpacing/>
            <w:rPr/>
          </w:pPr>
          <w:hyperlink w:anchor="__RefHeading___Toc3489_2209441386">
            <w:r>
              <w:rPr>
                <w:rStyle w:val="Vnculodendice"/>
              </w:rPr>
              <w:t>I Contrastes e diferenças.</w:t>
              <w:tab/>
              <w:t>129</w:t>
            </w:r>
          </w:hyperlink>
        </w:p>
        <w:p>
          <w:pPr>
            <w:pStyle w:val="TOC2"/>
            <w:tabs>
              <w:tab w:val="clear" w:pos="9355"/>
              <w:tab w:val="right" w:pos="9626" w:leader="dot"/>
            </w:tabs>
            <w:spacing w:before="0" w:after="0"/>
            <w:contextualSpacing/>
            <w:rPr/>
          </w:pPr>
          <w:hyperlink w:anchor="__RefHeading___Toc3491_2209441386">
            <w:r>
              <w:rPr>
                <w:rStyle w:val="Vnculodendice"/>
              </w:rPr>
              <w:t>II Embotadores.</w:t>
              <w:tab/>
              <w:t>135</w:t>
            </w:r>
          </w:hyperlink>
        </w:p>
        <w:p>
          <w:pPr>
            <w:pStyle w:val="TOC2"/>
            <w:tabs>
              <w:tab w:val="clear" w:pos="9355"/>
              <w:tab w:val="right" w:pos="9626" w:leader="dot"/>
            </w:tabs>
            <w:spacing w:before="0" w:after="0"/>
            <w:contextualSpacing/>
            <w:rPr/>
          </w:pPr>
          <w:hyperlink w:anchor="__RefHeading___Toc3493_2209441386">
            <w:r>
              <w:rPr>
                <w:rStyle w:val="Vnculodendice"/>
              </w:rPr>
              <w:t>III Entorpecentes.</w:t>
              <w:tab/>
              <w:t>136</w:t>
            </w:r>
          </w:hyperlink>
        </w:p>
        <w:p>
          <w:pPr>
            <w:pStyle w:val="TOC2"/>
            <w:tabs>
              <w:tab w:val="clear" w:pos="9355"/>
              <w:tab w:val="right" w:pos="9626" w:leader="dot"/>
            </w:tabs>
            <w:spacing w:before="0" w:after="0"/>
            <w:contextualSpacing/>
            <w:rPr/>
          </w:pPr>
          <w:hyperlink w:anchor="__RefHeading___Toc3495_2209441386">
            <w:r>
              <w:rPr>
                <w:rStyle w:val="Vnculodendice"/>
              </w:rPr>
              <w:t>IV Conturbadores.</w:t>
              <w:tab/>
              <w:t>137</w:t>
            </w:r>
          </w:hyperlink>
        </w:p>
        <w:p>
          <w:pPr>
            <w:pStyle w:val="TOC2"/>
            <w:tabs>
              <w:tab w:val="clear" w:pos="9355"/>
              <w:tab w:val="right" w:pos="9626" w:leader="dot"/>
            </w:tabs>
            <w:spacing w:before="0" w:after="0"/>
            <w:contextualSpacing/>
            <w:rPr/>
          </w:pPr>
          <w:hyperlink w:anchor="__RefHeading___Toc3497_2209441386">
            <w:r>
              <w:rPr>
                <w:rStyle w:val="Vnculodendice"/>
              </w:rPr>
              <w:t>V Disruptivos.</w:t>
              <w:tab/>
              <w:t>138</w:t>
            </w:r>
          </w:hyperlink>
        </w:p>
        <w:p>
          <w:pPr>
            <w:pStyle w:val="TOC2"/>
            <w:tabs>
              <w:tab w:val="clear" w:pos="9355"/>
              <w:tab w:val="right" w:pos="9626" w:leader="dot"/>
            </w:tabs>
            <w:spacing w:before="0" w:after="0"/>
            <w:contextualSpacing/>
            <w:rPr/>
          </w:pPr>
          <w:hyperlink w:anchor="__RefHeading___Toc3499_2209441386">
            <w:r>
              <w:rPr>
                <w:rStyle w:val="Vnculodendice"/>
              </w:rPr>
              <w:t>VI Desviadores.</w:t>
              <w:tab/>
              <w:t>138</w:t>
            </w:r>
          </w:hyperlink>
        </w:p>
        <w:p>
          <w:pPr>
            <w:pStyle w:val="TOC2"/>
            <w:tabs>
              <w:tab w:val="clear" w:pos="9355"/>
              <w:tab w:val="right" w:pos="9626" w:leader="dot"/>
            </w:tabs>
            <w:spacing w:before="0" w:after="0"/>
            <w:contextualSpacing/>
            <w:rPr/>
          </w:pPr>
          <w:hyperlink w:anchor="__RefHeading___Toc3501_2209441386">
            <w:r>
              <w:rPr>
                <w:rStyle w:val="Vnculodendice"/>
              </w:rPr>
              <w:t>VII Físicos/orgânicos</w:t>
              <w:tab/>
              <w:t>138</w:t>
            </w:r>
          </w:hyperlink>
        </w:p>
        <w:p>
          <w:pPr>
            <w:pStyle w:val="TOC2"/>
            <w:tabs>
              <w:tab w:val="clear" w:pos="9355"/>
              <w:tab w:val="right" w:pos="9626" w:leader="dot"/>
            </w:tabs>
            <w:spacing w:before="0" w:after="0"/>
            <w:contextualSpacing/>
            <w:rPr/>
          </w:pPr>
          <w:hyperlink w:anchor="__RefHeading___Toc36697_2720089394">
            <w:r>
              <w:rPr>
                <w:rStyle w:val="Vnculodendice"/>
              </w:rPr>
              <w:t>VIII Orgulho e Egoísmo:</w:t>
              <w:tab/>
              <w:t>139</w:t>
            </w:r>
          </w:hyperlink>
        </w:p>
        <w:p>
          <w:pPr>
            <w:pStyle w:val="TOC2"/>
            <w:tabs>
              <w:tab w:val="clear" w:pos="9355"/>
              <w:tab w:val="right" w:pos="9626" w:leader="dot"/>
            </w:tabs>
            <w:spacing w:before="0" w:after="0"/>
            <w:contextualSpacing/>
            <w:rPr/>
          </w:pPr>
          <w:hyperlink w:anchor="__RefHeading___Toc24981_1372905064">
            <w:r>
              <w:rPr>
                <w:rStyle w:val="Vnculodendice"/>
              </w:rPr>
              <w:t>IX Culpa &amp; Remorso</w:t>
              <w:tab/>
              <w:t>140</w:t>
            </w:r>
          </w:hyperlink>
        </w:p>
        <w:p>
          <w:pPr>
            <w:pStyle w:val="TOC1"/>
            <w:tabs>
              <w:tab w:val="clear" w:pos="9638"/>
              <w:tab w:val="right" w:pos="9626" w:leader="dot"/>
            </w:tabs>
            <w:spacing w:before="0" w:after="0"/>
            <w:contextualSpacing/>
            <w:rPr/>
          </w:pPr>
          <w:hyperlink w:anchor="__RefHeading___Toc3505_2209441386">
            <w:r>
              <w:rPr>
                <w:rStyle w:val="Vnculodendice"/>
              </w:rPr>
              <w:t>15 Desenvolvimento Evolutivo do Pensamento e do Raciocínio.</w:t>
              <w:tab/>
              <w:t>142</w:t>
            </w:r>
          </w:hyperlink>
        </w:p>
        <w:p>
          <w:pPr>
            <w:pStyle w:val="TOC1"/>
            <w:tabs>
              <w:tab w:val="clear" w:pos="9638"/>
              <w:tab w:val="right" w:pos="9626" w:leader="dot"/>
            </w:tabs>
            <w:spacing w:before="0" w:after="0"/>
            <w:contextualSpacing/>
            <w:rPr/>
          </w:pPr>
          <w:hyperlink w:anchor="__RefHeading___Toc3503_2209441386">
            <w:r>
              <w:rPr>
                <w:rStyle w:val="Vnculodendice"/>
              </w:rPr>
              <w:t>16 Pensamento Cognitivo Articulado.</w:t>
              <w:tab/>
              <w:t>145</w:t>
            </w:r>
          </w:hyperlink>
        </w:p>
        <w:p>
          <w:pPr>
            <w:pStyle w:val="TOC1"/>
            <w:tabs>
              <w:tab w:val="clear" w:pos="9638"/>
              <w:tab w:val="right" w:pos="9626" w:leader="dot"/>
            </w:tabs>
            <w:spacing w:before="0" w:after="0"/>
            <w:contextualSpacing/>
            <w:rPr/>
          </w:pPr>
          <w:hyperlink w:anchor="__RefHeading___Toc17356_2898577058">
            <w:r>
              <w:rPr>
                <w:rStyle w:val="Vnculodendice"/>
              </w:rPr>
              <w:t>17 Aprendizagem.</w:t>
              <w:tab/>
              <w:t>150</w:t>
            </w:r>
          </w:hyperlink>
        </w:p>
        <w:p>
          <w:pPr>
            <w:pStyle w:val="TOC1"/>
            <w:tabs>
              <w:tab w:val="clear" w:pos="9638"/>
              <w:tab w:val="right" w:pos="9626" w:leader="dot"/>
            </w:tabs>
            <w:spacing w:before="0" w:after="0"/>
            <w:contextualSpacing/>
            <w:rPr/>
          </w:pPr>
          <w:hyperlink w:anchor="__RefHeading___Toc21855_1587457748">
            <w:r>
              <w:rPr>
                <w:rStyle w:val="Vnculodendice"/>
              </w:rPr>
              <w:t>18 Universo Espectral.</w:t>
              <w:tab/>
              <w:t>152</w:t>
            </w:r>
          </w:hyperlink>
        </w:p>
        <w:p>
          <w:pPr>
            <w:pStyle w:val="TOC1"/>
            <w:tabs>
              <w:tab w:val="clear" w:pos="9638"/>
              <w:tab w:val="right" w:pos="9626" w:leader="dot"/>
            </w:tabs>
            <w:spacing w:before="0" w:after="0"/>
            <w:contextualSpacing/>
            <w:rPr/>
          </w:pPr>
          <w:hyperlink w:anchor="__RefHeading___Toc31748_1050832168">
            <w:r>
              <w:rPr>
                <w:rStyle w:val="Vnculodendice"/>
              </w:rPr>
              <w:t>19 Considerações Finais:</w:t>
              <w:tab/>
              <w:t>156</w:t>
            </w:r>
          </w:hyperlink>
        </w:p>
        <w:p>
          <w:pPr>
            <w:pStyle w:val="TOC1"/>
            <w:tabs>
              <w:tab w:val="clear" w:pos="9638"/>
              <w:tab w:val="right" w:pos="9626" w:leader="dot"/>
            </w:tabs>
            <w:spacing w:before="0" w:after="0"/>
            <w:contextualSpacing/>
            <w:rPr/>
          </w:pPr>
          <w:hyperlink w:anchor="__RefHeading___Toc17358_2898577058">
            <w:r>
              <w:rPr>
                <w:rStyle w:val="Vnculodendice"/>
              </w:rPr>
              <w:t>20 REFERÊNCIAS:</w:t>
              <w:tab/>
              <w:t>159</w:t>
            </w:r>
          </w:hyperlink>
          <w:r>
            <w:rPr>
              <w:rStyle w:val="Vnculodendice"/>
            </w:rPr>
            <w:fldChar w:fldCharType="end"/>
          </w:r>
        </w:p>
      </w:sdtContent>
    </w:sdt>
    <w:p>
      <w:pPr>
        <w:pStyle w:val="Heading1"/>
        <w:keepNext w:val="true"/>
        <w:numPr>
          <w:ilvl w:val="0"/>
          <w:numId w:val="0"/>
        </w:numPr>
        <w:spacing w:lineRule="auto" w:line="240" w:before="0" w:after="0"/>
        <w:ind w:hanging="0" w:left="0" w:right="0"/>
        <w:contextualSpacing/>
        <w:jc w:val="both"/>
        <w:rPr>
          <w:ins w:id="660" w:author="Autor desconhecido" w:date="2024-06-03T08:31:19Z"/>
        </w:rPr>
      </w:pPr>
      <w:ins w:id="659" w:author="Autor desconhecido" w:date="2024-06-03T08:31:19Z">
        <w:r>
          <w:rPr/>
        </w:r>
      </w:ins>
      <w:r>
        <w:br w:type="page"/>
      </w:r>
    </w:p>
    <w:p>
      <w:pPr>
        <w:pStyle w:val="Heading1"/>
        <w:keepNext w:val="true"/>
        <w:spacing w:lineRule="auto" w:line="240" w:before="0" w:after="0"/>
        <w:ind w:hanging="0" w:left="57" w:right="0"/>
        <w:contextualSpacing/>
        <w:jc w:val="both"/>
        <w:rPr/>
      </w:pPr>
      <w:bookmarkStart w:id="1" w:name="__RefHeading___Toc3465_2209441386"/>
      <w:bookmarkEnd w:id="1"/>
      <w:r>
        <w:rPr/>
        <w:t>INTRODUÇÃO:</w:t>
      </w:r>
    </w:p>
    <w:p>
      <w:pPr>
        <w:pStyle w:val="Normal"/>
        <w:spacing w:before="0" w:after="0"/>
        <w:ind w:firstLine="737" w:left="0" w:right="0"/>
        <w:contextualSpacing/>
        <w:jc w:val="both"/>
        <w:rPr>
          <w:rFonts w:ascii="Liberation Serif" w:hAnsi="Liberation Serif"/>
          <w:sz w:val="24"/>
          <w:szCs w:val="24"/>
        </w:rPr>
      </w:pPr>
      <w:r>
        <w:rPr>
          <w:sz w:val="24"/>
          <w:szCs w:val="24"/>
        </w:rPr>
      </w:r>
    </w:p>
    <w:p>
      <w:pPr>
        <w:pStyle w:val="Normal"/>
        <w:spacing w:before="0" w:after="0"/>
        <w:ind w:firstLine="737" w:left="0" w:right="0"/>
        <w:contextualSpacing/>
        <w:jc w:val="both"/>
        <w:rPr>
          <w:rFonts w:ascii="Liberation Serif" w:hAnsi="Liberation Serif"/>
          <w:sz w:val="24"/>
          <w:szCs w:val="24"/>
        </w:rPr>
      </w:pPr>
      <w:r>
        <w:rPr>
          <w:sz w:val="24"/>
          <w:szCs w:val="24"/>
        </w:rPr>
      </w:r>
    </w:p>
    <w:p>
      <w:pPr>
        <w:pStyle w:val="Normal"/>
        <w:spacing w:before="0" w:after="0"/>
        <w:ind w:firstLine="737" w:left="0" w:right="0"/>
        <w:contextualSpacing/>
        <w:jc w:val="both"/>
        <w:rPr/>
      </w:pPr>
      <w:r>
        <w:rPr>
          <w:sz w:val="24"/>
          <w:szCs w:val="24"/>
        </w:rPr>
        <w:t xml:space="preserve">O </w:t>
      </w:r>
      <w:r>
        <w:rPr/>
        <w:t>processo</w:t>
      </w:r>
      <w:r>
        <w:rPr>
          <w:sz w:val="24"/>
          <w:szCs w:val="24"/>
        </w:rPr>
        <w:t xml:space="preserve"> de d</w:t>
      </w:r>
      <w:r>
        <w:rPr>
          <w:sz w:val="24"/>
          <w:szCs w:val="24"/>
        </w:rPr>
        <w:t xml:space="preserve">esvendar </w:t>
      </w:r>
      <w:r>
        <w:rPr>
          <w:sz w:val="24"/>
          <w:szCs w:val="24"/>
        </w:rPr>
        <w:t xml:space="preserve">as profundezas do ser humano ainda está no começo. Ainda navegamos em um oceano de águas desconhecidas, com mais perguntas que respostas. </w:t>
      </w:r>
      <w:r>
        <w:rPr>
          <w:sz w:val="24"/>
          <w:szCs w:val="24"/>
        </w:rPr>
        <w:t>C</w:t>
      </w:r>
      <w:r>
        <w:rPr>
          <w:sz w:val="24"/>
          <w:szCs w:val="24"/>
        </w:rPr>
        <w:t>om</w:t>
      </w:r>
      <w:r>
        <w:rPr>
          <w:sz w:val="24"/>
          <w:szCs w:val="24"/>
        </w:rPr>
        <w:t>o os primeiros navegadores de outrora, ainda sem os recursos de mapas, bussolas ou mesmo das correlações com</w:t>
      </w:r>
      <w:r>
        <w:rPr>
          <w:sz w:val="24"/>
          <w:szCs w:val="24"/>
        </w:rPr>
        <w:t>o</w:t>
      </w:r>
      <w:r>
        <w:rPr>
          <w:sz w:val="24"/>
          <w:szCs w:val="24"/>
        </w:rPr>
        <w:t xml:space="preserve"> o posicionamento das estrelas no céu. </w:t>
      </w:r>
    </w:p>
    <w:p>
      <w:pPr>
        <w:pStyle w:val="Normal"/>
        <w:spacing w:before="0" w:after="0"/>
        <w:ind w:firstLine="737" w:left="0" w:right="0"/>
        <w:contextualSpacing/>
        <w:jc w:val="both"/>
        <w:rPr>
          <w:rFonts w:ascii="Liberation Serif" w:hAnsi="Liberation Serif"/>
          <w:sz w:val="24"/>
          <w:szCs w:val="24"/>
        </w:rPr>
      </w:pPr>
      <w:r>
        <w:rPr>
          <w:sz w:val="24"/>
          <w:szCs w:val="24"/>
        </w:rPr>
        <w:t xml:space="preserve">Nos meandros da matéria, as neurociências buscam respostas nas interligações sinápticas neurais, </w:t>
      </w:r>
      <w:r>
        <w:rPr>
          <w:sz w:val="24"/>
          <w:szCs w:val="24"/>
        </w:rPr>
        <w:t>e bioquímic</w:t>
      </w:r>
      <w:r>
        <w:rPr>
          <w:sz w:val="24"/>
          <w:szCs w:val="24"/>
        </w:rPr>
        <w:t>a</w:t>
      </w:r>
      <w:r>
        <w:rPr>
          <w:sz w:val="24"/>
          <w:szCs w:val="24"/>
        </w:rPr>
        <w:t>s</w:t>
      </w:r>
      <w:r>
        <w:rPr>
          <w:sz w:val="24"/>
          <w:szCs w:val="24"/>
        </w:rPr>
        <w:t xml:space="preserve"> se imiscuindo na busca por explicar as origens dos pensamentos e sentimentos e suas peculiaridades lobolais, fazendo uso das atuais </w:t>
      </w:r>
      <w:r>
        <w:rPr>
          <w:sz w:val="24"/>
          <w:szCs w:val="24"/>
        </w:rPr>
        <w:t>análises de laboratório e</w:t>
      </w:r>
      <w:r>
        <w:rPr>
          <w:sz w:val="24"/>
          <w:szCs w:val="24"/>
        </w:rPr>
        <w:t xml:space="preserve"> ferramentas tecnológicas a disposição, como a ressonância magnética funcional, naturalmente embasados na experimentação observacional e correlacional, com seu valor inestimável. Deve seguir seu caminho ainda por longo tempo </w:t>
      </w:r>
      <w:r>
        <w:rPr>
          <w:sz w:val="24"/>
          <w:szCs w:val="24"/>
        </w:rPr>
        <w:t xml:space="preserve">até </w:t>
      </w:r>
      <w:r>
        <w:rPr>
          <w:sz w:val="24"/>
          <w:szCs w:val="24"/>
        </w:rPr>
        <w:t xml:space="preserve">que </w:t>
      </w:r>
      <w:r>
        <w:rPr>
          <w:sz w:val="24"/>
          <w:szCs w:val="24"/>
        </w:rPr>
        <w:t xml:space="preserve">novos avanços da tecnologia </w:t>
      </w:r>
      <w:r>
        <w:rPr>
          <w:sz w:val="24"/>
          <w:szCs w:val="24"/>
        </w:rPr>
        <w:t xml:space="preserve">possam </w:t>
      </w:r>
      <w:r>
        <w:rPr>
          <w:sz w:val="24"/>
          <w:szCs w:val="24"/>
        </w:rPr>
        <w:t>descorti</w:t>
      </w:r>
      <w:r>
        <w:rPr>
          <w:sz w:val="24"/>
          <w:szCs w:val="24"/>
        </w:rPr>
        <w:t>nar a essência do ser espiritual como alicerce da estrutura material</w:t>
      </w:r>
      <w:r>
        <w:rPr>
          <w:sz w:val="24"/>
          <w:szCs w:val="24"/>
        </w:rPr>
        <w:t>.</w:t>
      </w:r>
    </w:p>
    <w:p>
      <w:pPr>
        <w:pStyle w:val="Normal"/>
        <w:spacing w:before="0" w:after="0"/>
        <w:ind w:firstLine="737" w:left="0" w:right="0"/>
        <w:contextualSpacing/>
        <w:jc w:val="both"/>
        <w:rPr>
          <w:rFonts w:ascii="Liberation Serif" w:hAnsi="Liberation Serif"/>
          <w:sz w:val="24"/>
          <w:szCs w:val="24"/>
        </w:rPr>
      </w:pPr>
      <w:r>
        <w:rPr>
          <w:sz w:val="24"/>
          <w:szCs w:val="24"/>
        </w:rPr>
        <w:t>Temos que partir dai para embasar, cientificamente</w:t>
      </w:r>
      <w:ins w:id="661" w:author="Autor desconhecido" w:date="2024-06-07T13:46:24Z">
        <w:r>
          <w:rPr>
            <w:sz w:val="24"/>
            <w:szCs w:val="24"/>
          </w:rPr>
          <w:t xml:space="preserve"> </w:t>
        </w:r>
      </w:ins>
      <w:ins w:id="662" w:author="Autor desconhecido" w:date="2024-06-07T13:46:24Z">
        <w:r>
          <w:rPr>
            <w:sz w:val="24"/>
            <w:szCs w:val="24"/>
          </w:rPr>
          <w:t>o quanto possível</w:t>
        </w:r>
      </w:ins>
      <w:r>
        <w:rPr>
          <w:sz w:val="24"/>
          <w:szCs w:val="24"/>
        </w:rPr>
        <w:t xml:space="preserve">, unindo esse conhecimento com os de outras linhas científicas para formular nossa proposta o mais sólida possível em </w:t>
      </w:r>
      <w:r>
        <w:rPr>
          <w:sz w:val="24"/>
          <w:szCs w:val="24"/>
        </w:rPr>
        <w:t>harmonia</w:t>
      </w:r>
      <w:r>
        <w:rPr>
          <w:sz w:val="24"/>
          <w:szCs w:val="24"/>
        </w:rPr>
        <w:t xml:space="preserve"> com a razão e o bom discernimento </w:t>
      </w:r>
      <w:r>
        <w:rPr>
          <w:sz w:val="24"/>
          <w:szCs w:val="24"/>
        </w:rPr>
        <w:t>em consonância com o avanço científico atual</w:t>
      </w:r>
      <w:r>
        <w:rPr>
          <w:sz w:val="24"/>
          <w:szCs w:val="24"/>
        </w:rPr>
        <w:t>.</w:t>
      </w:r>
    </w:p>
    <w:p>
      <w:pPr>
        <w:pStyle w:val="Normal"/>
        <w:spacing w:before="0" w:after="0"/>
        <w:ind w:firstLine="737" w:left="0" w:right="0"/>
        <w:contextualSpacing/>
        <w:jc w:val="both"/>
        <w:rPr>
          <w:rFonts w:ascii="Liberation Serif" w:hAnsi="Liberation Serif"/>
          <w:sz w:val="24"/>
          <w:szCs w:val="24"/>
        </w:rPr>
      </w:pPr>
      <w:r>
        <w:rPr>
          <w:sz w:val="24"/>
          <w:szCs w:val="24"/>
        </w:rPr>
        <w:t xml:space="preserve">Entretanto, devemos abrir nossa </w:t>
      </w:r>
      <w:r>
        <w:rPr>
          <w:b/>
          <w:bCs/>
          <w:sz w:val="24"/>
          <w:szCs w:val="24"/>
        </w:rPr>
        <w:t>mente</w:t>
      </w:r>
      <w:r>
        <w:rPr>
          <w:rStyle w:val="FootnoteReference"/>
          <w:b/>
          <w:bCs/>
          <w:sz w:val="24"/>
          <w:szCs w:val="24"/>
        </w:rPr>
        <w:footnoteReference w:id="2"/>
      </w:r>
      <w:r>
        <w:rPr>
          <w:sz w:val="24"/>
          <w:szCs w:val="24"/>
        </w:rPr>
        <w:t xml:space="preserve"> para discutir elementos que ainda compõem a lida com hipóteses, ilações e suposições filosóficas </w:t>
      </w:r>
      <w:r>
        <w:rPr>
          <w:sz w:val="24"/>
          <w:szCs w:val="24"/>
        </w:rPr>
        <w:t>e metafísicas</w:t>
      </w:r>
      <w:r>
        <w:rPr>
          <w:sz w:val="24"/>
          <w:szCs w:val="24"/>
        </w:rPr>
        <w:t xml:space="preserve"> na busca por compreender aquilo que ainda a ciência contemporânea não definiu. </w:t>
      </w:r>
    </w:p>
    <w:p>
      <w:pPr>
        <w:pStyle w:val="Normal"/>
        <w:spacing w:before="0" w:after="0"/>
        <w:ind w:firstLine="737" w:left="0" w:right="0"/>
        <w:contextualSpacing/>
        <w:jc w:val="both"/>
        <w:rPr>
          <w:rFonts w:ascii="Liberation Serif" w:hAnsi="Liberation Serif"/>
          <w:sz w:val="24"/>
          <w:szCs w:val="24"/>
        </w:rPr>
      </w:pPr>
      <w:r>
        <w:rPr>
          <w:sz w:val="24"/>
          <w:szCs w:val="24"/>
        </w:rPr>
        <w:t>As suposições filosóficas são a linha de partida para formular as hipóteses e rascunhar as questões que devem ser estudadas, comprovadas ou refutadas pelos métodos científicos, que também devem evoluir em sua metodologia para compreender o Universo como um todo, e no caso de nossa empreitada nessa temática, também o universo humano.</w:t>
      </w:r>
    </w:p>
    <w:p>
      <w:pPr>
        <w:pStyle w:val="Normal"/>
        <w:spacing w:before="0" w:after="0"/>
        <w:ind w:firstLine="737" w:left="0" w:right="0"/>
        <w:contextualSpacing/>
        <w:jc w:val="both"/>
        <w:rPr>
          <w:rFonts w:ascii="Liberation Serif" w:hAnsi="Liberation Serif"/>
          <w:sz w:val="24"/>
          <w:szCs w:val="24"/>
        </w:rPr>
      </w:pPr>
      <w:r>
        <w:rPr>
          <w:sz w:val="24"/>
          <w:szCs w:val="24"/>
        </w:rPr>
        <w:t>Compilamos aqui o que pudemos reunir em limite de nossas possibilidades, que reconheço, ainda são parcas de profundidade e, por isso, susceptíveis de melhorias e abertas a novas interpretações. Longe ainda estaremos da verdade.</w:t>
      </w:r>
    </w:p>
    <w:p>
      <w:pPr>
        <w:pStyle w:val="Normal"/>
        <w:spacing w:before="0" w:after="0"/>
        <w:ind w:firstLine="737" w:left="0" w:right="0"/>
        <w:contextualSpacing/>
        <w:jc w:val="both"/>
        <w:rPr>
          <w:rFonts w:ascii="Liberation Serif" w:hAnsi="Liberation Serif"/>
          <w:sz w:val="24"/>
          <w:szCs w:val="24"/>
        </w:rPr>
      </w:pPr>
      <w:r>
        <w:rPr>
          <w:sz w:val="24"/>
          <w:szCs w:val="24"/>
        </w:rPr>
        <w:t>Esse tema já vem sendo estudado desde os primórdios da ciência e da filosofia, com muita informações que flutuam entre o místico, o mítico e as minudências da matéria palpável.</w:t>
      </w:r>
    </w:p>
    <w:p>
      <w:pPr>
        <w:pStyle w:val="Normal"/>
        <w:spacing w:before="0" w:after="0"/>
        <w:ind w:firstLine="737" w:left="0" w:right="0"/>
        <w:contextualSpacing/>
        <w:jc w:val="both"/>
        <w:rPr>
          <w:rFonts w:ascii="Liberation Serif" w:hAnsi="Liberation Serif"/>
          <w:sz w:val="24"/>
          <w:szCs w:val="24"/>
        </w:rPr>
      </w:pPr>
      <w:r>
        <w:rPr>
          <w:sz w:val="24"/>
          <w:szCs w:val="24"/>
        </w:rPr>
        <w:t xml:space="preserve">O universo comportamental </w:t>
      </w:r>
      <w:r>
        <w:rPr>
          <w:sz w:val="24"/>
          <w:szCs w:val="24"/>
        </w:rPr>
        <w:t xml:space="preserve">e fisiológico, principalmente em relação ao cérebro e mente </w:t>
      </w:r>
      <w:r>
        <w:rPr>
          <w:sz w:val="24"/>
          <w:szCs w:val="24"/>
        </w:rPr>
        <w:t>humano</w:t>
      </w:r>
      <w:r>
        <w:rPr>
          <w:sz w:val="24"/>
          <w:szCs w:val="24"/>
        </w:rPr>
        <w:t>s</w:t>
      </w:r>
      <w:r>
        <w:rPr>
          <w:sz w:val="24"/>
          <w:szCs w:val="24"/>
        </w:rPr>
        <w:t xml:space="preserve"> é complexo, dinâmico e diversificado, dada a individualidade do ser humano em suas manifestações de individualidade e peculiaridades da personalidade, </w:t>
      </w:r>
      <w:r>
        <w:rPr>
          <w:sz w:val="24"/>
          <w:szCs w:val="24"/>
        </w:rPr>
        <w:t xml:space="preserve">temperamentos e distúrbios característicos. </w:t>
      </w:r>
    </w:p>
    <w:p>
      <w:pPr>
        <w:pStyle w:val="Normal"/>
        <w:spacing w:before="0" w:after="0"/>
        <w:ind w:firstLine="737" w:left="0" w:right="0"/>
        <w:contextualSpacing/>
        <w:jc w:val="both"/>
        <w:rPr>
          <w:rFonts w:ascii="Liberation Serif" w:hAnsi="Liberation Serif"/>
          <w:sz w:val="24"/>
          <w:szCs w:val="24"/>
        </w:rPr>
      </w:pPr>
      <w:r>
        <w:rPr>
          <w:sz w:val="24"/>
          <w:szCs w:val="24"/>
        </w:rPr>
        <w:t>Tamanha</w:t>
      </w:r>
      <w:r>
        <w:rPr>
          <w:sz w:val="24"/>
          <w:szCs w:val="24"/>
        </w:rPr>
        <w:t xml:space="preserve"> </w:t>
      </w:r>
      <w:r>
        <w:rPr>
          <w:sz w:val="24"/>
          <w:szCs w:val="24"/>
        </w:rPr>
        <w:t xml:space="preserve">diversidade </w:t>
      </w:r>
      <w:r>
        <w:rPr>
          <w:sz w:val="24"/>
          <w:szCs w:val="24"/>
        </w:rPr>
        <w:t xml:space="preserve">interfere na abordagem científica tradicional, que tem predisposição por valorizar suas conclusões baseadas na repetibilidade e consistência una de suas observações. </w:t>
      </w:r>
      <w:r>
        <w:rPr>
          <w:sz w:val="24"/>
          <w:szCs w:val="24"/>
        </w:rPr>
        <w:t>E</w:t>
      </w:r>
      <w:r>
        <w:rPr>
          <w:sz w:val="24"/>
          <w:szCs w:val="24"/>
        </w:rPr>
        <w:t xml:space="preserve">ncontrando certa dificuldade em lidar com a infinita diversidade do comportamento humano. </w:t>
      </w:r>
    </w:p>
    <w:p>
      <w:pPr>
        <w:pStyle w:val="Normal"/>
        <w:spacing w:before="0" w:after="0"/>
        <w:ind w:firstLine="737" w:left="0" w:right="0"/>
        <w:contextualSpacing/>
        <w:jc w:val="both"/>
        <w:rPr>
          <w:rFonts w:ascii="Liberation Serif" w:hAnsi="Liberation Serif"/>
          <w:sz w:val="24"/>
          <w:szCs w:val="24"/>
        </w:rPr>
      </w:pPr>
      <w:r>
        <w:rPr>
          <w:sz w:val="24"/>
          <w:szCs w:val="24"/>
        </w:rPr>
        <w:t xml:space="preserve">Enfim, cada ser humano é um universo a parte, embora coexista com seus semelhantes em comunidades que se reúnem por afinidade de interesses, sentimentos </w:t>
      </w:r>
      <w:r>
        <w:rPr>
          <w:sz w:val="24"/>
          <w:szCs w:val="24"/>
        </w:rPr>
        <w:t xml:space="preserve">e </w:t>
      </w:r>
      <w:r>
        <w:rPr>
          <w:sz w:val="24"/>
          <w:szCs w:val="24"/>
        </w:rPr>
        <w:t xml:space="preserve">objetivos </w:t>
      </w:r>
      <w:r>
        <w:rPr>
          <w:sz w:val="24"/>
          <w:szCs w:val="24"/>
        </w:rPr>
        <w:t>comuns.</w:t>
      </w:r>
    </w:p>
    <w:p>
      <w:pPr>
        <w:pStyle w:val="Normal"/>
        <w:spacing w:before="0" w:after="0"/>
        <w:ind w:firstLine="737" w:left="0" w:right="0"/>
        <w:contextualSpacing/>
        <w:jc w:val="both"/>
        <w:rPr>
          <w:rFonts w:ascii="Liberation Serif" w:hAnsi="Liberation Serif"/>
          <w:sz w:val="24"/>
          <w:szCs w:val="24"/>
        </w:rPr>
      </w:pPr>
      <w:r>
        <w:rPr>
          <w:sz w:val="24"/>
          <w:szCs w:val="24"/>
        </w:rPr>
        <w:t>De fato, o cérebro humano, e mesmo o dos animais “inferiores” é, de longe a estrutura mais complexa que a ciência já esbarrou e começou a querer “sentir o cheiro”.</w:t>
      </w:r>
    </w:p>
    <w:p>
      <w:pPr>
        <w:pStyle w:val="Normal"/>
        <w:spacing w:before="0" w:after="0"/>
        <w:ind w:firstLine="737" w:left="0" w:right="0"/>
        <w:contextualSpacing/>
        <w:jc w:val="both"/>
        <w:rPr>
          <w:rFonts w:ascii="Liberation Serif" w:hAnsi="Liberation Serif"/>
          <w:sz w:val="24"/>
          <w:szCs w:val="24"/>
        </w:rPr>
      </w:pPr>
      <w:r>
        <w:rPr>
          <w:sz w:val="24"/>
          <w:szCs w:val="24"/>
        </w:rPr>
        <w:t>Talvez seja mesmo inexistente um modelo exatamente determinado como esperaríamos encontrar nos fundamentos arquitetônicos de uma máquina produzida em série, qual se fora um modelo de um computador, por exemplo.</w:t>
      </w:r>
    </w:p>
    <w:p>
      <w:pPr>
        <w:pStyle w:val="Normal"/>
        <w:spacing w:before="0" w:after="0"/>
        <w:ind w:firstLine="737" w:left="0" w:right="0"/>
        <w:contextualSpacing/>
        <w:jc w:val="both"/>
        <w:rPr>
          <w:rFonts w:ascii="Liberation Serif" w:hAnsi="Liberation Serif"/>
          <w:sz w:val="24"/>
          <w:szCs w:val="24"/>
        </w:rPr>
      </w:pPr>
      <w:r>
        <w:rPr>
          <w:sz w:val="24"/>
          <w:szCs w:val="24"/>
        </w:rPr>
        <w:t>Estamos mais para um “produto” amplamente configurável de acordo com as necessidades peculiares de cada cliente que se estende para além da escolha de cores e a inclusão de assessórios.</w:t>
      </w:r>
    </w:p>
    <w:p>
      <w:pPr>
        <w:pStyle w:val="Normal"/>
        <w:spacing w:before="0" w:after="0"/>
        <w:ind w:firstLine="737" w:left="0" w:right="0"/>
        <w:contextualSpacing/>
        <w:jc w:val="both"/>
        <w:rPr>
          <w:rFonts w:ascii="Liberation Serif" w:hAnsi="Liberation Serif"/>
          <w:sz w:val="24"/>
          <w:szCs w:val="24"/>
        </w:rPr>
      </w:pPr>
      <w:r>
        <w:rPr>
          <w:sz w:val="24"/>
          <w:szCs w:val="24"/>
        </w:rPr>
        <w:t xml:space="preserve">Querer determinar e ou diferenciar o que </w:t>
      </w:r>
      <w:r>
        <w:rPr>
          <w:sz w:val="24"/>
          <w:szCs w:val="24"/>
        </w:rPr>
        <w:t xml:space="preserve">é </w:t>
      </w:r>
      <w:r>
        <w:rPr>
          <w:sz w:val="24"/>
          <w:szCs w:val="24"/>
        </w:rPr>
        <w:t xml:space="preserve">padrão de fábrica do que </w:t>
      </w:r>
      <w:r>
        <w:rPr>
          <w:sz w:val="24"/>
          <w:szCs w:val="24"/>
        </w:rPr>
        <w:t xml:space="preserve">é </w:t>
      </w:r>
      <w:r>
        <w:rPr>
          <w:sz w:val="24"/>
          <w:szCs w:val="24"/>
        </w:rPr>
        <w:t xml:space="preserve">customizável deve ser pretensão demais para nós, meros usuários. </w:t>
      </w:r>
    </w:p>
    <w:p>
      <w:pPr>
        <w:pStyle w:val="Normal"/>
        <w:spacing w:before="0" w:after="0"/>
        <w:ind w:firstLine="737" w:left="0" w:right="0"/>
        <w:contextualSpacing/>
        <w:jc w:val="both"/>
        <w:rPr>
          <w:rFonts w:ascii="Liberation Serif" w:hAnsi="Liberation Serif"/>
          <w:sz w:val="24"/>
          <w:szCs w:val="24"/>
        </w:rPr>
      </w:pPr>
      <w:r>
        <w:rPr>
          <w:sz w:val="24"/>
          <w:szCs w:val="24"/>
        </w:rPr>
        <w:t xml:space="preserve">A máquina humana vai além em seu dinamismo fantástico de tal forma que podemos dizer que somos extremamente semelhantes, desde as partículas essenciais da matéria. </w:t>
      </w:r>
      <w:r>
        <w:rPr>
          <w:sz w:val="24"/>
          <w:szCs w:val="24"/>
        </w:rPr>
        <w:t>M</w:t>
      </w:r>
      <w:r>
        <w:rPr>
          <w:sz w:val="24"/>
          <w:szCs w:val="24"/>
        </w:rPr>
        <w:t>as também somos, cada um dos mais de 100 bilhões de indivíduos que vivem e já viveram na Terra, um universo a parte nesse multiverso multidimensional que ousamos agora desejar entender.</w:t>
      </w:r>
    </w:p>
    <w:p>
      <w:pPr>
        <w:pStyle w:val="Normal"/>
        <w:spacing w:before="0" w:after="0"/>
        <w:ind w:firstLine="737" w:left="0" w:right="0"/>
        <w:contextualSpacing/>
        <w:jc w:val="both"/>
        <w:rPr>
          <w:rFonts w:ascii="Liberation Serif" w:hAnsi="Liberation Serif"/>
          <w:sz w:val="24"/>
          <w:szCs w:val="24"/>
        </w:rPr>
      </w:pPr>
      <w:r>
        <w:rPr>
          <w:sz w:val="24"/>
          <w:szCs w:val="24"/>
        </w:rPr>
        <w:t xml:space="preserve">De qualquer forma somos </w:t>
      </w:r>
      <w:r>
        <w:rPr>
          <w:sz w:val="24"/>
          <w:szCs w:val="24"/>
        </w:rPr>
        <w:t xml:space="preserve">criaturas </w:t>
      </w:r>
      <w:r>
        <w:rPr>
          <w:sz w:val="24"/>
          <w:szCs w:val="24"/>
        </w:rPr>
        <w:t xml:space="preserve">individuais, mas somos seres sociais, </w:t>
      </w:r>
      <w:r>
        <w:rPr>
          <w:sz w:val="24"/>
          <w:szCs w:val="24"/>
        </w:rPr>
        <w:t>coexistindo como uma massa que, de uma forma ou de outra, vêm aprendendo, “a duras penas”, a arte de viver juntos.</w:t>
      </w:r>
    </w:p>
    <w:p>
      <w:pPr>
        <w:pStyle w:val="Normal"/>
        <w:spacing w:before="0" w:after="0"/>
        <w:ind w:firstLine="737" w:left="0" w:right="0"/>
        <w:contextualSpacing/>
        <w:jc w:val="both"/>
        <w:rPr>
          <w:rFonts w:ascii="Liberation Serif" w:hAnsi="Liberation Serif"/>
          <w:sz w:val="24"/>
          <w:szCs w:val="24"/>
        </w:rPr>
      </w:pPr>
      <w:r>
        <w:rPr>
          <w:sz w:val="24"/>
          <w:szCs w:val="24"/>
        </w:rPr>
        <w:t>Por isso, começamos com a ideia de modelagem do desenvolvimento humano, como espécie em evolução antes de levantar a pretensão de modelar a arquitetura da máquina nesse modelo vigente de seu desenvolvimento atual.</w:t>
      </w:r>
    </w:p>
    <w:p>
      <w:pPr>
        <w:pStyle w:val="Normal"/>
        <w:spacing w:before="0" w:after="0"/>
        <w:ind w:firstLine="737" w:left="0" w:right="0"/>
        <w:contextualSpacing/>
        <w:jc w:val="both"/>
        <w:rPr>
          <w:rFonts w:ascii="Liberation Serif" w:hAnsi="Liberation Serif"/>
          <w:sz w:val="24"/>
          <w:szCs w:val="24"/>
        </w:rPr>
      </w:pPr>
      <w:r>
        <w:rPr>
          <w:sz w:val="24"/>
          <w:szCs w:val="24"/>
        </w:rPr>
        <w:t xml:space="preserve">Entendo que é um bom ponto de partida começar entender como </w:t>
      </w:r>
      <w:r>
        <w:rPr>
          <w:sz w:val="24"/>
          <w:szCs w:val="24"/>
        </w:rPr>
        <w:t>o ser humano</w:t>
      </w:r>
      <w:r>
        <w:rPr>
          <w:sz w:val="24"/>
          <w:szCs w:val="24"/>
        </w:rPr>
        <w:t xml:space="preserve"> evoluiu e como continua evoluindo para agregar conteúdo mais denso no entendimento futuro do “o que somos”.</w:t>
      </w:r>
    </w:p>
    <w:p>
      <w:pPr>
        <w:pStyle w:val="Normal"/>
        <w:spacing w:before="0" w:after="0"/>
        <w:ind w:firstLine="737" w:left="0" w:right="0"/>
        <w:contextualSpacing/>
        <w:jc w:val="both"/>
        <w:rPr>
          <w:rFonts w:ascii="Liberation Serif" w:hAnsi="Liberation Serif"/>
          <w:sz w:val="24"/>
          <w:szCs w:val="24"/>
        </w:rPr>
      </w:pPr>
      <w:r>
        <w:rPr>
          <w:sz w:val="24"/>
          <w:szCs w:val="24"/>
        </w:rPr>
        <w:t xml:space="preserve">Fisiologicamente, </w:t>
      </w:r>
      <w:r>
        <w:rPr>
          <w:sz w:val="24"/>
          <w:szCs w:val="24"/>
        </w:rPr>
        <w:t>partiremos d</w:t>
      </w:r>
      <w:r>
        <w:rPr>
          <w:sz w:val="24"/>
          <w:szCs w:val="24"/>
        </w:rPr>
        <w:t xml:space="preserve">o ser humano </w:t>
      </w:r>
      <w:r>
        <w:rPr>
          <w:sz w:val="24"/>
          <w:szCs w:val="24"/>
        </w:rPr>
        <w:t>como sendo</w:t>
      </w:r>
      <w:r>
        <w:rPr>
          <w:sz w:val="24"/>
          <w:szCs w:val="24"/>
        </w:rPr>
        <w:t xml:space="preserve"> um animal como outro qualquer, fazendo parte da cadeia evolutiva, fruto do meio ambiente, assim como todos os outros seres vivos do planeta, </w:t>
      </w:r>
      <w:r>
        <w:rPr>
          <w:sz w:val="24"/>
          <w:szCs w:val="24"/>
        </w:rPr>
        <w:t>mas distinto pelos recursos superiores da razão e do sentimento “avançados”</w:t>
      </w:r>
      <w:r>
        <w:rPr>
          <w:sz w:val="24"/>
          <w:szCs w:val="24"/>
        </w:rPr>
        <w:t>.</w:t>
      </w:r>
    </w:p>
    <w:p>
      <w:pPr>
        <w:pStyle w:val="Normal"/>
        <w:spacing w:before="0" w:after="0"/>
        <w:ind w:firstLine="737" w:left="0" w:right="0"/>
        <w:contextualSpacing/>
        <w:jc w:val="both"/>
        <w:rPr>
          <w:rFonts w:ascii="Liberation Serif" w:hAnsi="Liberation Serif"/>
          <w:sz w:val="24"/>
          <w:szCs w:val="24"/>
        </w:rPr>
      </w:pPr>
      <w:r>
        <w:rPr>
          <w:sz w:val="24"/>
          <w:szCs w:val="24"/>
        </w:rPr>
        <w:t xml:space="preserve">Encontramos traços e pistas arqueológicas e genéticas </w:t>
      </w:r>
      <w:r>
        <w:rPr>
          <w:sz w:val="24"/>
          <w:szCs w:val="24"/>
        </w:rPr>
        <w:t xml:space="preserve">que nos colocam na linha do tempo e </w:t>
      </w:r>
      <w:r>
        <w:rPr>
          <w:sz w:val="24"/>
          <w:szCs w:val="24"/>
        </w:rPr>
        <w:t>do espaço geográfico</w:t>
      </w:r>
      <w:r>
        <w:rPr>
          <w:sz w:val="24"/>
          <w:szCs w:val="24"/>
        </w:rPr>
        <w:t xml:space="preserve"> já relativamente bem definidas. </w:t>
      </w:r>
      <w:r>
        <w:rPr>
          <w:sz w:val="24"/>
          <w:szCs w:val="24"/>
        </w:rPr>
        <w:t xml:space="preserve">Encontramos nossa </w:t>
      </w:r>
      <w:r>
        <w:rPr>
          <w:sz w:val="24"/>
          <w:szCs w:val="24"/>
        </w:rPr>
        <w:t xml:space="preserve">ancestralidade animal desde os símios na África e dos hominoides subsequentes em </w:t>
      </w:r>
      <w:r>
        <w:rPr>
          <w:sz w:val="24"/>
          <w:szCs w:val="24"/>
        </w:rPr>
        <w:t xml:space="preserve">uma trajetória de cerca de 2 milhões de anos, quando e onde compartilhamos espaço com os demais seres vivos fazendo parte da mesma </w:t>
      </w:r>
      <w:r>
        <w:rPr>
          <w:b/>
          <w:bCs/>
          <w:sz w:val="24"/>
          <w:szCs w:val="24"/>
        </w:rPr>
        <w:t>rede</w:t>
      </w:r>
      <w:r>
        <w:rPr>
          <w:sz w:val="24"/>
          <w:szCs w:val="24"/>
        </w:rPr>
        <w:t xml:space="preserve"> </w:t>
      </w:r>
      <w:r>
        <w:rPr>
          <w:b/>
          <w:bCs/>
          <w:sz w:val="24"/>
          <w:szCs w:val="24"/>
        </w:rPr>
        <w:t>instintiva</w:t>
      </w:r>
      <w:r>
        <w:rPr>
          <w:sz w:val="24"/>
          <w:szCs w:val="24"/>
        </w:rPr>
        <w:t xml:space="preserve"> que determinou sua posição </w:t>
      </w:r>
      <w:r>
        <w:rPr>
          <w:sz w:val="24"/>
          <w:szCs w:val="24"/>
        </w:rPr>
        <w:t>n</w:t>
      </w:r>
      <w:r>
        <w:rPr>
          <w:sz w:val="24"/>
          <w:szCs w:val="24"/>
        </w:rPr>
        <w:t xml:space="preserve">a cadeia alimentar, </w:t>
      </w:r>
      <w:r>
        <w:rPr>
          <w:sz w:val="24"/>
          <w:szCs w:val="24"/>
        </w:rPr>
        <w:t>n</w:t>
      </w:r>
      <w:r>
        <w:rPr>
          <w:sz w:val="24"/>
          <w:szCs w:val="24"/>
        </w:rPr>
        <w:t>o compartilhamento e</w:t>
      </w:r>
      <w:r>
        <w:rPr>
          <w:sz w:val="24"/>
          <w:szCs w:val="24"/>
        </w:rPr>
        <w:t xml:space="preserve"> competição pelos recursos de subsistência e na lida com os reveses naturais do meio ambiente.</w:t>
      </w:r>
    </w:p>
    <w:p>
      <w:pPr>
        <w:pStyle w:val="Normal"/>
        <w:spacing w:before="0" w:after="0"/>
        <w:ind w:firstLine="737" w:left="0" w:right="0"/>
        <w:contextualSpacing/>
        <w:jc w:val="both"/>
        <w:rPr>
          <w:rFonts w:ascii="Liberation Serif" w:hAnsi="Liberation Serif"/>
          <w:sz w:val="24"/>
          <w:szCs w:val="24"/>
        </w:rPr>
      </w:pPr>
      <w:r>
        <w:rPr>
          <w:sz w:val="24"/>
          <w:szCs w:val="24"/>
        </w:rPr>
        <w:t xml:space="preserve">As teorias do criacionismo Divino e da evolução são as mais discutidas. Nossa proposta não </w:t>
      </w:r>
      <w:r>
        <w:rPr>
          <w:sz w:val="24"/>
          <w:szCs w:val="24"/>
        </w:rPr>
        <w:t xml:space="preserve">visa </w:t>
      </w:r>
      <w:r>
        <w:rPr>
          <w:sz w:val="24"/>
          <w:szCs w:val="24"/>
        </w:rPr>
        <w:t xml:space="preserve">aditar mais discussão na briga controversa entre elas. Não é nosso propósito, embora tocaremos no assunto de forma o mais imparcial possível. Filosofia, arqueologia, genética e fisiologia são todos importantes coadjuvantes ativos em busca de respostas, cada um com sua proposta e seriedade admiráveis. </w:t>
      </w:r>
    </w:p>
    <w:p>
      <w:pPr>
        <w:pStyle w:val="Normal"/>
        <w:spacing w:before="0" w:after="0"/>
        <w:ind w:firstLine="737" w:left="0" w:right="0"/>
        <w:contextualSpacing/>
        <w:jc w:val="both"/>
        <w:rPr>
          <w:rFonts w:ascii="Liberation Serif" w:hAnsi="Liberation Serif"/>
          <w:sz w:val="24"/>
          <w:szCs w:val="24"/>
        </w:rPr>
      </w:pPr>
      <w:r>
        <w:rPr>
          <w:sz w:val="24"/>
          <w:szCs w:val="24"/>
        </w:rPr>
        <w:t>Destacar um como detentor da verdade absoluta não é uma atitude muito produtiva. Antes, a meu ver, é mais interessante analisar os pontos que cada um tem de melhor para extrair uma ou mais possíveis soluções para o bem estar da ciência e da filosofia.</w:t>
      </w:r>
    </w:p>
    <w:p>
      <w:pPr>
        <w:pStyle w:val="Normal"/>
        <w:spacing w:before="0" w:after="0"/>
        <w:ind w:firstLine="737" w:left="0" w:right="0"/>
        <w:contextualSpacing/>
        <w:jc w:val="both"/>
        <w:rPr>
          <w:rFonts w:ascii="Liberation Serif" w:hAnsi="Liberation Serif"/>
          <w:sz w:val="24"/>
          <w:szCs w:val="24"/>
        </w:rPr>
      </w:pPr>
      <w:r>
        <w:rPr>
          <w:sz w:val="24"/>
          <w:szCs w:val="24"/>
        </w:rPr>
        <w:t xml:space="preserve">Mesmo a teoria da evolução destaca duas proposições, cada uma com sua linha de argumentação louvável. De um lado, mais apoiada por Darwin que parte da premissa que a evolução da vida partiu de um único ponto. A vida que partiu de um primeiro ser e dai se desdobrou em todas as formas de vida e espécies que exitem hoje. Do outro, a teoria da explosão da vida, que, atingida certas condições necessárias, deram ensejo a aparição da vida espalhada por toda parte onde encontrasse o berço adequado, dando ensejo a aparição de diversas espécies algo simultaneamente. </w:t>
      </w:r>
    </w:p>
    <w:p>
      <w:pPr>
        <w:pStyle w:val="Normal"/>
        <w:spacing w:before="0" w:after="0"/>
        <w:ind w:firstLine="737" w:left="0" w:right="0"/>
        <w:contextualSpacing/>
        <w:jc w:val="both"/>
        <w:rPr>
          <w:rFonts w:ascii="Liberation Serif" w:hAnsi="Liberation Serif"/>
          <w:sz w:val="24"/>
          <w:szCs w:val="24"/>
        </w:rPr>
      </w:pPr>
      <w:r>
        <w:rPr>
          <w:sz w:val="24"/>
          <w:szCs w:val="24"/>
        </w:rPr>
        <w:t>De fato, para nosso propósito aqui, quase que tanto faz, uma vez que nosso destaque na natureza aconteceu um tanto mais recentemente, não importando muito se tenhamos sido parentes de Adão, da Ameba, ou andamos a partir das barbatanas de um peixe aventureiro.</w:t>
      </w:r>
    </w:p>
    <w:p>
      <w:pPr>
        <w:pStyle w:val="Normal"/>
        <w:spacing w:before="0" w:after="0"/>
        <w:ind w:firstLine="737" w:left="0" w:right="0"/>
        <w:contextualSpacing/>
        <w:jc w:val="both"/>
        <w:rPr>
          <w:rFonts w:ascii="Liberation Serif" w:hAnsi="Liberation Serif"/>
          <w:sz w:val="24"/>
          <w:szCs w:val="24"/>
        </w:rPr>
      </w:pPr>
      <w:r>
        <w:rPr>
          <w:sz w:val="24"/>
          <w:szCs w:val="24"/>
        </w:rPr>
        <w:t>Assim</w:t>
      </w:r>
      <w:r>
        <w:rPr>
          <w:sz w:val="24"/>
          <w:szCs w:val="24"/>
        </w:rPr>
        <w:t xml:space="preserve">, desde uns 500 mil anos atrás </w:t>
      </w:r>
      <w:r>
        <w:rPr>
          <w:b w:val="false"/>
          <w:bCs w:val="false"/>
          <w:sz w:val="24"/>
          <w:szCs w:val="24"/>
        </w:rPr>
        <w:t>nos</w:t>
      </w:r>
      <w:r>
        <w:rPr>
          <w:sz w:val="24"/>
          <w:szCs w:val="24"/>
        </w:rPr>
        <w:t xml:space="preserve"> “</w:t>
      </w:r>
      <w:r>
        <w:rPr>
          <w:b w:val="false"/>
          <w:bCs w:val="false"/>
          <w:sz w:val="24"/>
          <w:szCs w:val="24"/>
        </w:rPr>
        <w:t>d</w:t>
      </w:r>
      <w:r>
        <w:rPr>
          <w:b w:val="false"/>
          <w:bCs w:val="false"/>
          <w:sz w:val="24"/>
          <w:szCs w:val="24"/>
        </w:rPr>
        <w:t>estacamos</w:t>
      </w:r>
      <w:r>
        <w:rPr>
          <w:sz w:val="24"/>
          <w:szCs w:val="24"/>
        </w:rPr>
        <w:t>”</w:t>
      </w:r>
      <w:r>
        <w:rPr>
          <w:sz w:val="24"/>
          <w:szCs w:val="24"/>
        </w:rPr>
        <w:t xml:space="preserve"> </w:t>
      </w:r>
      <w:r>
        <w:rPr>
          <w:sz w:val="24"/>
          <w:szCs w:val="24"/>
        </w:rPr>
        <w:t xml:space="preserve">dos outros animais </w:t>
      </w:r>
      <w:r>
        <w:rPr>
          <w:sz w:val="24"/>
          <w:szCs w:val="24"/>
        </w:rPr>
        <w:t>s</w:t>
      </w:r>
      <w:r>
        <w:rPr>
          <w:sz w:val="24"/>
          <w:szCs w:val="24"/>
        </w:rPr>
        <w:t>i</w:t>
      </w:r>
      <w:r>
        <w:rPr>
          <w:sz w:val="24"/>
          <w:szCs w:val="24"/>
        </w:rPr>
        <w:t>miescos</w:t>
      </w:r>
      <w:r>
        <w:rPr>
          <w:sz w:val="24"/>
          <w:szCs w:val="24"/>
        </w:rPr>
        <w:t xml:space="preserve"> pelo uso diferenciado da inteligência que culminou no uso da razão, </w:t>
      </w:r>
      <w:r>
        <w:rPr>
          <w:sz w:val="24"/>
          <w:szCs w:val="24"/>
        </w:rPr>
        <w:t>da consciência</w:t>
      </w:r>
      <w:r>
        <w:rPr>
          <w:sz w:val="24"/>
          <w:szCs w:val="24"/>
        </w:rPr>
        <w:t xml:space="preserve"> e do sentimento.</w:t>
      </w:r>
    </w:p>
    <w:p>
      <w:pPr>
        <w:pStyle w:val="Normal"/>
        <w:spacing w:before="0" w:after="0"/>
        <w:ind w:firstLine="737" w:left="0" w:right="0"/>
        <w:contextualSpacing/>
        <w:jc w:val="both"/>
        <w:rPr>
          <w:rFonts w:ascii="Liberation Serif" w:hAnsi="Liberation Serif"/>
          <w:sz w:val="24"/>
          <w:szCs w:val="24"/>
        </w:rPr>
      </w:pPr>
      <w:r>
        <w:rPr>
          <w:sz w:val="24"/>
          <w:szCs w:val="24"/>
        </w:rPr>
        <w:t xml:space="preserve">Algumas vertentes causalísticas para esse fenômeno </w:t>
      </w:r>
      <w:r>
        <w:rPr>
          <w:sz w:val="24"/>
          <w:szCs w:val="24"/>
        </w:rPr>
        <w:t xml:space="preserve">de racionalização do ser humano defendem que um determinado grupo de símios foi forçado a se separar por mudanças geológicas e climáticas, descendo do topo das árvores para os campos da </w:t>
      </w:r>
      <w:r>
        <w:rPr>
          <w:sz w:val="24"/>
          <w:szCs w:val="24"/>
        </w:rPr>
        <w:t>s</w:t>
      </w:r>
      <w:r>
        <w:rPr>
          <w:sz w:val="24"/>
          <w:szCs w:val="24"/>
        </w:rPr>
        <w:t xml:space="preserve">avana subsaariana, estimulando o uso da postura bípede, para conseguir olhar por sobre a vegetação </w:t>
      </w:r>
      <w:r>
        <w:rPr>
          <w:sz w:val="24"/>
          <w:szCs w:val="24"/>
        </w:rPr>
        <w:t xml:space="preserve">ravina </w:t>
      </w:r>
      <w:r>
        <w:rPr>
          <w:sz w:val="24"/>
          <w:szCs w:val="24"/>
        </w:rPr>
        <w:t>e por entre as árvores esparsas.</w:t>
      </w:r>
    </w:p>
    <w:p>
      <w:pPr>
        <w:pStyle w:val="Normal"/>
        <w:spacing w:before="0" w:after="0"/>
        <w:ind w:firstLine="737" w:left="0" w:right="0"/>
        <w:contextualSpacing/>
        <w:jc w:val="both"/>
        <w:rPr>
          <w:rFonts w:ascii="Liberation Serif" w:hAnsi="Liberation Serif"/>
          <w:sz w:val="24"/>
          <w:szCs w:val="24"/>
        </w:rPr>
      </w:pPr>
      <w:r>
        <w:rPr>
          <w:sz w:val="24"/>
          <w:szCs w:val="24"/>
        </w:rPr>
        <w:t xml:space="preserve">Entretanto, descobertas arqueológicas recentes têm lançado controvérsias plausíveis, mudando de quando em quando essas e outras suposições. </w:t>
      </w:r>
    </w:p>
    <w:p>
      <w:pPr>
        <w:pStyle w:val="Normal"/>
        <w:spacing w:before="0" w:after="0"/>
        <w:ind w:firstLine="737" w:left="0" w:right="0"/>
        <w:contextualSpacing/>
        <w:jc w:val="both"/>
        <w:rPr>
          <w:rFonts w:ascii="Liberation Serif" w:hAnsi="Liberation Serif"/>
          <w:sz w:val="24"/>
          <w:szCs w:val="24"/>
        </w:rPr>
      </w:pPr>
      <w:r>
        <w:rPr>
          <w:sz w:val="24"/>
          <w:szCs w:val="24"/>
        </w:rPr>
        <w:t xml:space="preserve">Se assim o foi de fato, ainda perdura </w:t>
      </w:r>
      <w:r>
        <w:rPr>
          <w:sz w:val="24"/>
          <w:szCs w:val="24"/>
        </w:rPr>
        <w:t xml:space="preserve">como questão </w:t>
      </w:r>
      <w:r>
        <w:rPr>
          <w:sz w:val="24"/>
          <w:szCs w:val="24"/>
        </w:rPr>
        <w:t xml:space="preserve">no campo das hipóteses. Como uma espécie que ostentava uma posição mediana na cadeia alimentar rapidamente galgou a primeira posição </w:t>
      </w:r>
      <w:r>
        <w:rPr>
          <w:sz w:val="24"/>
          <w:szCs w:val="24"/>
        </w:rPr>
        <w:t xml:space="preserve">até o topo? O desenvolvimento da razão </w:t>
      </w:r>
      <w:r>
        <w:rPr>
          <w:sz w:val="24"/>
          <w:szCs w:val="24"/>
        </w:rPr>
        <w:t>e do sentimento</w:t>
      </w:r>
      <w:r>
        <w:rPr>
          <w:sz w:val="24"/>
          <w:szCs w:val="24"/>
        </w:rPr>
        <w:t xml:space="preserve"> </w:t>
      </w:r>
      <w:r>
        <w:rPr>
          <w:sz w:val="24"/>
          <w:szCs w:val="24"/>
        </w:rPr>
        <w:t>deve ser</w:t>
      </w:r>
      <w:r>
        <w:rPr>
          <w:sz w:val="24"/>
          <w:szCs w:val="24"/>
        </w:rPr>
        <w:t xml:space="preserve"> a resposta.</w:t>
      </w:r>
    </w:p>
    <w:p>
      <w:pPr>
        <w:pStyle w:val="Normal"/>
        <w:spacing w:before="0" w:after="0"/>
        <w:ind w:firstLine="737" w:left="0" w:right="0"/>
        <w:contextualSpacing/>
        <w:jc w:val="both"/>
        <w:rPr>
          <w:rFonts w:ascii="Liberation Serif" w:hAnsi="Liberation Serif"/>
          <w:sz w:val="24"/>
          <w:szCs w:val="24"/>
        </w:rPr>
      </w:pPr>
      <w:r>
        <w:rPr>
          <w:sz w:val="24"/>
          <w:szCs w:val="24"/>
        </w:rPr>
        <w:t xml:space="preserve">Mas esse fenômeno me parece uma abnormalidade, dando a impressão que a natureza proporcionou uma espécie de privilégio para a espécie humana, que, </w:t>
      </w:r>
      <w:r>
        <w:rPr>
          <w:sz w:val="24"/>
          <w:szCs w:val="24"/>
        </w:rPr>
        <w:t>ao que</w:t>
      </w:r>
      <w:r>
        <w:rPr>
          <w:sz w:val="24"/>
          <w:szCs w:val="24"/>
        </w:rPr>
        <w:t xml:space="preserve"> me parece, culminou em um desequilíbrio natural que discutiremos.</w:t>
      </w:r>
    </w:p>
    <w:p>
      <w:pPr>
        <w:pStyle w:val="Normal"/>
        <w:spacing w:before="0" w:after="0"/>
        <w:ind w:firstLine="737" w:left="0" w:right="0"/>
        <w:contextualSpacing/>
        <w:jc w:val="both"/>
        <w:rPr>
          <w:rFonts w:ascii="Liberation Serif" w:hAnsi="Liberation Serif"/>
          <w:sz w:val="24"/>
          <w:szCs w:val="24"/>
        </w:rPr>
      </w:pPr>
      <w:r>
        <w:rPr>
          <w:sz w:val="24"/>
          <w:szCs w:val="24"/>
        </w:rPr>
        <w:t xml:space="preserve">Não faltam suposições para justificar tal fenômeno, </w:t>
      </w:r>
      <w:r>
        <w:rPr>
          <w:sz w:val="24"/>
          <w:szCs w:val="24"/>
        </w:rPr>
        <w:t xml:space="preserve">com “causalística” ambiental e comportamental, incluindo o uso do fogo, o sedentarismo, a </w:t>
      </w:r>
      <w:r>
        <w:rPr>
          <w:sz w:val="24"/>
          <w:szCs w:val="24"/>
        </w:rPr>
        <w:t xml:space="preserve">revolução </w:t>
      </w:r>
      <w:r>
        <w:rPr>
          <w:sz w:val="24"/>
          <w:szCs w:val="24"/>
        </w:rPr>
        <w:t xml:space="preserve">agrícola, </w:t>
      </w:r>
      <w:r>
        <w:rPr>
          <w:sz w:val="24"/>
          <w:szCs w:val="24"/>
        </w:rPr>
        <w:t xml:space="preserve">o volume do cérebro, </w:t>
      </w:r>
      <w:r>
        <w:rPr>
          <w:sz w:val="24"/>
          <w:szCs w:val="24"/>
        </w:rPr>
        <w:t>entre outros.</w:t>
      </w:r>
    </w:p>
    <w:p>
      <w:pPr>
        <w:pStyle w:val="Normal"/>
        <w:spacing w:before="0" w:after="0"/>
        <w:ind w:firstLine="737" w:left="0" w:right="0"/>
        <w:contextualSpacing/>
        <w:jc w:val="both"/>
        <w:rPr>
          <w:rFonts w:ascii="Liberation Serif" w:hAnsi="Liberation Serif"/>
          <w:sz w:val="24"/>
          <w:szCs w:val="24"/>
        </w:rPr>
      </w:pPr>
      <w:r>
        <w:rPr>
          <w:sz w:val="24"/>
          <w:szCs w:val="24"/>
        </w:rPr>
        <w:t>O fato é que o desenvolvimento intelectual do ser humano apresenta uma curva exponencialmente acentuada em relação ao desenvolvimento biológico e fisiológico do “animal humano” e também quando comparado com o desenvolvimento dos outros animais “</w:t>
      </w:r>
      <w:r>
        <w:rPr>
          <w:sz w:val="24"/>
          <w:szCs w:val="24"/>
        </w:rPr>
        <w:t>inferiores”</w:t>
      </w:r>
      <w:r>
        <w:rPr>
          <w:sz w:val="24"/>
          <w:szCs w:val="24"/>
        </w:rPr>
        <w:t>.</w:t>
      </w:r>
    </w:p>
    <w:p>
      <w:pPr>
        <w:pStyle w:val="Normal"/>
        <w:spacing w:before="0" w:after="0"/>
        <w:ind w:firstLine="737" w:left="0" w:right="0"/>
        <w:contextualSpacing/>
        <w:jc w:val="both"/>
        <w:rPr>
          <w:rFonts w:ascii="Liberation Serif" w:hAnsi="Liberation Serif"/>
          <w:sz w:val="24"/>
          <w:szCs w:val="24"/>
        </w:rPr>
      </w:pPr>
      <w:r>
        <w:rPr>
          <w:sz w:val="24"/>
          <w:szCs w:val="24"/>
        </w:rPr>
        <w:t xml:space="preserve">Normalmente, as espécies animais inferiores que alcançam o topo da cadeia alimentar, vencendo as provas e desafios da natureza, quando alcançam esse posto, acabam se colocando em uma posição confortável de “reis da selva”. </w:t>
      </w:r>
      <w:r>
        <w:rPr>
          <w:sz w:val="24"/>
          <w:szCs w:val="24"/>
        </w:rPr>
        <w:t>Isso leva</w:t>
      </w:r>
      <w:r>
        <w:rPr>
          <w:sz w:val="24"/>
          <w:szCs w:val="24"/>
        </w:rPr>
        <w:t xml:space="preserve"> a um estado de acomodação que acaba por dar espaço para outras espécies situadas abaixo n</w:t>
      </w:r>
      <w:r>
        <w:rPr>
          <w:sz w:val="24"/>
          <w:szCs w:val="24"/>
        </w:rPr>
        <w:t>a classificação</w:t>
      </w:r>
      <w:r>
        <w:rPr>
          <w:sz w:val="24"/>
          <w:szCs w:val="24"/>
        </w:rPr>
        <w:t>, que estão motivadas pelo desafio de tomar seus lugares no trono, acabando por resultar em sistema dinâmico de alternância sucessiva. Mas isso, parece não ter acontecido com o Ser Humano, pelo menos até esse momento.</w:t>
      </w:r>
    </w:p>
    <w:p>
      <w:pPr>
        <w:pStyle w:val="Normal"/>
        <w:spacing w:before="0" w:after="0"/>
        <w:ind w:firstLine="737" w:left="0" w:right="0"/>
        <w:contextualSpacing/>
        <w:jc w:val="both"/>
        <w:rPr>
          <w:rFonts w:ascii="Liberation Serif" w:hAnsi="Liberation Serif"/>
          <w:sz w:val="24"/>
          <w:szCs w:val="24"/>
        </w:rPr>
      </w:pPr>
      <w:r>
        <w:rPr>
          <w:sz w:val="24"/>
          <w:szCs w:val="24"/>
        </w:rPr>
        <w:t xml:space="preserve">Essa discussão pode incorrer em intermináveis conflitos de ideias contraditórias. Levantei </w:t>
      </w:r>
      <w:r>
        <w:rPr>
          <w:sz w:val="24"/>
          <w:szCs w:val="24"/>
        </w:rPr>
        <w:t>o assunto</w:t>
      </w:r>
      <w:r>
        <w:rPr>
          <w:sz w:val="24"/>
          <w:szCs w:val="24"/>
        </w:rPr>
        <w:t xml:space="preserve"> apenas para argumentar que, na temática que aqui abordaremos, </w:t>
      </w:r>
      <w:r>
        <w:rPr>
          <w:sz w:val="24"/>
          <w:szCs w:val="24"/>
        </w:rPr>
        <w:t>e</w:t>
      </w:r>
      <w:r>
        <w:rPr>
          <w:sz w:val="24"/>
          <w:szCs w:val="24"/>
        </w:rPr>
        <w:t xml:space="preserve">ssa questão tem pouca relevância no momento. </w:t>
      </w:r>
    </w:p>
    <w:p>
      <w:pPr>
        <w:pStyle w:val="Normal"/>
        <w:spacing w:before="0" w:after="0"/>
        <w:ind w:firstLine="737" w:left="0" w:right="0"/>
        <w:contextualSpacing/>
        <w:jc w:val="both"/>
        <w:rPr>
          <w:rFonts w:ascii="Liberation Serif" w:hAnsi="Liberation Serif"/>
          <w:sz w:val="24"/>
          <w:szCs w:val="24"/>
        </w:rPr>
      </w:pPr>
      <w:r>
        <w:rPr>
          <w:sz w:val="24"/>
          <w:szCs w:val="24"/>
        </w:rPr>
        <w:t xml:space="preserve">Vamos partir do que temos de mais sólido na </w:t>
      </w:r>
      <w:r>
        <w:rPr>
          <w:sz w:val="24"/>
          <w:szCs w:val="24"/>
          <w:shd w:fill="auto" w:val="clear"/>
        </w:rPr>
        <w:t>hist</w:t>
      </w:r>
      <w:r>
        <w:rPr>
          <w:sz w:val="24"/>
          <w:szCs w:val="24"/>
          <w:shd w:fill="auto" w:val="clear"/>
        </w:rPr>
        <w:t>ó</w:t>
      </w:r>
      <w:r>
        <w:rPr>
          <w:sz w:val="24"/>
          <w:szCs w:val="24"/>
          <w:shd w:fill="auto" w:val="clear"/>
        </w:rPr>
        <w:t>ria</w:t>
      </w:r>
      <w:r>
        <w:rPr>
          <w:sz w:val="24"/>
          <w:szCs w:val="24"/>
        </w:rPr>
        <w:t xml:space="preserve"> do desenvolvimento humano, mais que em suas causas, </w:t>
      </w:r>
      <w:r>
        <w:rPr>
          <w:sz w:val="24"/>
          <w:szCs w:val="24"/>
        </w:rPr>
        <w:t xml:space="preserve">ainda muito </w:t>
      </w:r>
      <w:r>
        <w:rPr>
          <w:sz w:val="24"/>
          <w:szCs w:val="24"/>
        </w:rPr>
        <w:t>hipotéticas.</w:t>
      </w:r>
    </w:p>
    <w:p>
      <w:pPr>
        <w:pStyle w:val="Normal"/>
        <w:spacing w:before="0" w:after="0"/>
        <w:ind w:firstLine="737" w:left="0" w:right="0"/>
        <w:contextualSpacing/>
        <w:jc w:val="both"/>
        <w:rPr>
          <w:rFonts w:ascii="Liberation Serif" w:hAnsi="Liberation Serif"/>
          <w:sz w:val="24"/>
          <w:szCs w:val="24"/>
        </w:rPr>
      </w:pPr>
      <w:r>
        <w:rPr>
          <w:sz w:val="24"/>
          <w:szCs w:val="24"/>
        </w:rPr>
        <w:t xml:space="preserve">Achados arqueológicos apontam que o Homo Erectos, dominou o fogo há cerca de 300 mil anos. Também há achados que mostram que o Homo sapiens já era seu contemporâneo e também dos Neandertais, desde uns 50 mil anos antes disso. O Homo sapiens prevaleceu sozinho com a extinção das outras duas espécies, </w:t>
      </w:r>
      <w:r>
        <w:rPr>
          <w:sz w:val="24"/>
          <w:szCs w:val="24"/>
        </w:rPr>
        <w:t>ou pela miscigenação</w:t>
      </w:r>
      <w:r>
        <w:rPr>
          <w:sz w:val="24"/>
          <w:szCs w:val="24"/>
        </w:rPr>
        <w:t xml:space="preserve">. </w:t>
      </w:r>
      <w:r>
        <w:rPr>
          <w:sz w:val="24"/>
          <w:szCs w:val="24"/>
        </w:rPr>
        <w:t>Ainda não é claro como e porque isso aconteceu.</w:t>
      </w:r>
    </w:p>
    <w:p>
      <w:pPr>
        <w:pStyle w:val="Normal"/>
        <w:spacing w:before="0" w:after="0"/>
        <w:ind w:firstLine="737" w:left="0" w:right="0"/>
        <w:contextualSpacing/>
        <w:jc w:val="both"/>
        <w:rPr>
          <w:rFonts w:ascii="Liberation Serif" w:hAnsi="Liberation Serif"/>
          <w:sz w:val="24"/>
          <w:szCs w:val="24"/>
        </w:rPr>
      </w:pPr>
      <w:r>
        <w:rPr>
          <w:sz w:val="24"/>
          <w:szCs w:val="24"/>
        </w:rPr>
        <w:t xml:space="preserve">Vamos </w:t>
      </w:r>
      <w:r>
        <w:rPr>
          <w:sz w:val="24"/>
          <w:szCs w:val="24"/>
        </w:rPr>
        <w:t>considerar, no momento, apenas o desenvolvimento em si, baseado em apontamentos históricos e científicos de maior relevância referenciada.</w:t>
      </w:r>
    </w:p>
    <w:p>
      <w:pPr>
        <w:pStyle w:val="Normal"/>
        <w:spacing w:before="0" w:after="0"/>
        <w:ind w:firstLine="737" w:left="0" w:right="0"/>
        <w:contextualSpacing/>
        <w:jc w:val="both"/>
        <w:rPr>
          <w:rFonts w:ascii="Liberation Serif" w:hAnsi="Liberation Serif"/>
          <w:sz w:val="24"/>
          <w:szCs w:val="24"/>
        </w:rPr>
      </w:pPr>
      <w:r>
        <w:rPr>
          <w:sz w:val="24"/>
          <w:szCs w:val="24"/>
        </w:rPr>
        <w:t xml:space="preserve">Vamos pressupor que no início evolutivo, como qualquer outro animal, o Homem só tinha instintos e, em um determinado momento, começou fazer uso da </w:t>
      </w:r>
      <w:r>
        <w:rPr>
          <w:b/>
          <w:bCs/>
          <w:sz w:val="24"/>
          <w:szCs w:val="24"/>
        </w:rPr>
        <w:t>razão</w:t>
      </w:r>
      <w:r>
        <w:rPr>
          <w:sz w:val="24"/>
          <w:szCs w:val="24"/>
        </w:rPr>
        <w:t xml:space="preserve"> </w:t>
      </w:r>
      <w:r>
        <w:rPr>
          <w:sz w:val="24"/>
          <w:szCs w:val="24"/>
        </w:rPr>
        <w:t xml:space="preserve">e, muito provavelmente também da </w:t>
      </w:r>
      <w:r>
        <w:rPr>
          <w:b/>
          <w:bCs/>
          <w:sz w:val="24"/>
          <w:szCs w:val="24"/>
        </w:rPr>
        <w:t xml:space="preserve">consciência </w:t>
      </w:r>
      <w:r>
        <w:rPr>
          <w:b w:val="false"/>
          <w:bCs w:val="false"/>
          <w:sz w:val="24"/>
          <w:szCs w:val="24"/>
        </w:rPr>
        <w:t>e</w:t>
      </w:r>
      <w:r>
        <w:rPr>
          <w:b/>
          <w:bCs/>
          <w:sz w:val="24"/>
          <w:szCs w:val="24"/>
        </w:rPr>
        <w:t xml:space="preserve"> </w:t>
      </w:r>
      <w:r>
        <w:rPr>
          <w:b w:val="false"/>
          <w:bCs w:val="false"/>
          <w:sz w:val="24"/>
          <w:szCs w:val="24"/>
        </w:rPr>
        <w:t>do</w:t>
      </w:r>
      <w:r>
        <w:rPr>
          <w:b/>
          <w:bCs/>
          <w:sz w:val="24"/>
          <w:szCs w:val="24"/>
        </w:rPr>
        <w:t xml:space="preserve"> sentimento</w:t>
      </w:r>
      <w:r>
        <w:rPr>
          <w:b w:val="false"/>
          <w:bCs w:val="false"/>
          <w:sz w:val="24"/>
          <w:szCs w:val="24"/>
        </w:rPr>
        <w:t>, ainda mascarado</w:t>
      </w:r>
      <w:r>
        <w:rPr>
          <w:b w:val="false"/>
          <w:bCs w:val="false"/>
          <w:sz w:val="24"/>
          <w:szCs w:val="24"/>
        </w:rPr>
        <w:t>s</w:t>
      </w:r>
      <w:r>
        <w:rPr>
          <w:b w:val="false"/>
          <w:bCs w:val="false"/>
          <w:sz w:val="24"/>
          <w:szCs w:val="24"/>
        </w:rPr>
        <w:t xml:space="preserve"> pelas </w:t>
      </w:r>
      <w:r>
        <w:rPr>
          <w:b/>
          <w:bCs/>
          <w:sz w:val="24"/>
          <w:szCs w:val="24"/>
        </w:rPr>
        <w:t>sensações</w:t>
      </w:r>
      <w:r>
        <w:rPr>
          <w:b w:val="false"/>
          <w:bCs w:val="false"/>
          <w:sz w:val="24"/>
          <w:szCs w:val="24"/>
        </w:rPr>
        <w:t>.</w:t>
      </w:r>
      <w:r>
        <w:rPr>
          <w:sz w:val="24"/>
          <w:szCs w:val="24"/>
        </w:rPr>
        <w:t xml:space="preserve"> </w:t>
      </w:r>
      <w:r>
        <w:rPr>
          <w:sz w:val="24"/>
          <w:szCs w:val="24"/>
        </w:rPr>
        <w:t xml:space="preserve">A partir dai experimentando os primórdios do </w:t>
      </w:r>
      <w:r>
        <w:rPr>
          <w:b/>
          <w:bCs/>
          <w:sz w:val="24"/>
          <w:szCs w:val="24"/>
        </w:rPr>
        <w:t>livre</w:t>
      </w:r>
      <w:r>
        <w:rPr>
          <w:sz w:val="24"/>
          <w:szCs w:val="24"/>
        </w:rPr>
        <w:t xml:space="preserve"> </w:t>
      </w:r>
      <w:r>
        <w:rPr>
          <w:b/>
          <w:bCs/>
          <w:sz w:val="24"/>
          <w:szCs w:val="24"/>
        </w:rPr>
        <w:t>arbítrio</w:t>
      </w:r>
      <w:ins w:id="663" w:author="Autor desconhecido" w:date="2024-05-11T10:56:45Z">
        <w:r>
          <w:rPr>
            <w:rStyle w:val="FootnoteReference"/>
            <w:b/>
            <w:bCs/>
            <w:sz w:val="24"/>
            <w:szCs w:val="24"/>
          </w:rPr>
          <w:footnoteReference w:id="3"/>
        </w:r>
      </w:ins>
      <w:r>
        <w:rPr>
          <w:sz w:val="24"/>
          <w:szCs w:val="24"/>
        </w:rPr>
        <w:t>.</w:t>
      </w:r>
    </w:p>
    <w:p>
      <w:pPr>
        <w:pStyle w:val="Normal"/>
        <w:spacing w:before="0" w:after="0"/>
        <w:ind w:firstLine="737" w:left="0" w:right="0"/>
        <w:contextualSpacing/>
        <w:jc w:val="both"/>
        <w:rPr>
          <w:rFonts w:ascii="Liberation Serif" w:hAnsi="Liberation Serif"/>
          <w:sz w:val="24"/>
          <w:szCs w:val="24"/>
        </w:rPr>
      </w:pPr>
      <w:r>
        <w:rPr>
          <w:sz w:val="24"/>
          <w:szCs w:val="24"/>
        </w:rPr>
        <w:t xml:space="preserve">Esse momento, não deve ser </w:t>
      </w:r>
      <w:r>
        <w:rPr>
          <w:sz w:val="24"/>
          <w:szCs w:val="24"/>
        </w:rPr>
        <w:t>um instante pontual, mas uma trans</w:t>
      </w:r>
      <w:r>
        <w:rPr>
          <w:sz w:val="24"/>
          <w:szCs w:val="24"/>
        </w:rPr>
        <w:t xml:space="preserve">ição </w:t>
      </w:r>
      <w:r>
        <w:rPr>
          <w:sz w:val="24"/>
          <w:szCs w:val="24"/>
        </w:rPr>
        <w:t xml:space="preserve">gradual, o que torna difícil precisar quando isso aconteceu. </w:t>
      </w:r>
    </w:p>
    <w:p>
      <w:pPr>
        <w:pStyle w:val="Normal"/>
        <w:spacing w:before="0" w:after="0"/>
        <w:ind w:firstLine="737" w:left="0" w:right="0"/>
        <w:contextualSpacing/>
        <w:jc w:val="both"/>
        <w:rPr>
          <w:rFonts w:ascii="Liberation Serif" w:hAnsi="Liberation Serif"/>
          <w:sz w:val="24"/>
          <w:szCs w:val="24"/>
        </w:rPr>
      </w:pPr>
      <w:r>
        <w:rPr>
          <w:sz w:val="24"/>
          <w:szCs w:val="24"/>
        </w:rPr>
      </w:r>
    </w:p>
    <w:p>
      <w:pPr>
        <w:pStyle w:val="Normal"/>
        <w:spacing w:before="0" w:after="0"/>
        <w:ind w:firstLine="737" w:left="0" w:right="0"/>
        <w:contextualSpacing/>
        <w:jc w:val="both"/>
        <w:rPr>
          <w:rFonts w:ascii="Liberation Serif" w:hAnsi="Liberation Serif"/>
          <w:sz w:val="24"/>
          <w:szCs w:val="24"/>
        </w:rPr>
      </w:pPr>
      <w:r>
        <w:rPr>
          <w:sz w:val="24"/>
          <w:szCs w:val="24"/>
        </w:rPr>
        <w:t>Dividimos o livro em duas partes.</w:t>
      </w:r>
    </w:p>
    <w:p>
      <w:pPr>
        <w:pStyle w:val="Normal"/>
        <w:spacing w:before="0" w:after="0"/>
        <w:ind w:firstLine="737" w:left="0" w:right="0"/>
        <w:contextualSpacing/>
        <w:jc w:val="both"/>
        <w:rPr>
          <w:rFonts w:ascii="Liberation Serif" w:hAnsi="Liberation Serif"/>
          <w:sz w:val="24"/>
          <w:szCs w:val="24"/>
        </w:rPr>
      </w:pPr>
      <w:r>
        <w:rPr>
          <w:sz w:val="24"/>
          <w:szCs w:val="24"/>
        </w:rPr>
        <w:t xml:space="preserve">Na primeira parte abordamos assuntos distintos em tópicos </w:t>
      </w:r>
      <w:r>
        <w:rPr>
          <w:sz w:val="24"/>
          <w:szCs w:val="24"/>
        </w:rPr>
        <w:t>fundamentais</w:t>
      </w:r>
      <w:r>
        <w:rPr>
          <w:sz w:val="24"/>
          <w:szCs w:val="24"/>
        </w:rPr>
        <w:t xml:space="preserve"> não necessariamente correla</w:t>
      </w:r>
      <w:r>
        <w:rPr>
          <w:sz w:val="24"/>
          <w:szCs w:val="24"/>
        </w:rPr>
        <w:t>to</w:t>
      </w:r>
      <w:r>
        <w:rPr>
          <w:sz w:val="24"/>
          <w:szCs w:val="24"/>
        </w:rPr>
        <w:t>s.</w:t>
      </w:r>
    </w:p>
    <w:p>
      <w:pPr>
        <w:pStyle w:val="Normal"/>
        <w:spacing w:before="0" w:after="0"/>
        <w:ind w:firstLine="737" w:left="0" w:right="0"/>
        <w:contextualSpacing/>
        <w:jc w:val="both"/>
        <w:rPr>
          <w:rFonts w:ascii="Liberation Serif" w:hAnsi="Liberation Serif"/>
          <w:sz w:val="24"/>
          <w:szCs w:val="24"/>
        </w:rPr>
      </w:pPr>
      <w:r>
        <w:rPr>
          <w:sz w:val="24"/>
          <w:szCs w:val="24"/>
        </w:rPr>
        <w:t>Nessa primeira parte</w:t>
      </w:r>
      <w:r>
        <w:rPr>
          <w:sz w:val="24"/>
          <w:szCs w:val="24"/>
        </w:rPr>
        <w:t xml:space="preserve"> discut</w:t>
      </w:r>
      <w:r>
        <w:rPr>
          <w:sz w:val="24"/>
          <w:szCs w:val="24"/>
        </w:rPr>
        <w:t>imos</w:t>
      </w:r>
      <w:r>
        <w:rPr>
          <w:sz w:val="24"/>
          <w:szCs w:val="24"/>
        </w:rPr>
        <w:t xml:space="preserve"> a “</w:t>
      </w:r>
      <w:r>
        <w:rPr>
          <w:sz w:val="24"/>
          <w:szCs w:val="24"/>
        </w:rPr>
        <w:t>f</w:t>
      </w:r>
      <w:r>
        <w:rPr>
          <w:sz w:val="24"/>
          <w:szCs w:val="24"/>
        </w:rPr>
        <w:t>racta</w:t>
      </w:r>
      <w:r>
        <w:rPr>
          <w:sz w:val="24"/>
          <w:szCs w:val="24"/>
        </w:rPr>
        <w:t>l</w:t>
      </w:r>
      <w:r>
        <w:rPr>
          <w:sz w:val="24"/>
          <w:szCs w:val="24"/>
        </w:rPr>
        <w:t xml:space="preserve">idade” do Universo, </w:t>
      </w:r>
      <w:r>
        <w:rPr>
          <w:sz w:val="24"/>
          <w:szCs w:val="24"/>
        </w:rPr>
        <w:t xml:space="preserve">trazendo à percepção as similitudes encontradas na arquitetura universal. </w:t>
      </w:r>
    </w:p>
    <w:p>
      <w:pPr>
        <w:pStyle w:val="Normal"/>
        <w:spacing w:before="0" w:after="0"/>
        <w:ind w:firstLine="737" w:left="0" w:right="0"/>
        <w:contextualSpacing/>
        <w:jc w:val="both"/>
        <w:rPr>
          <w:rFonts w:ascii="Liberation Serif" w:hAnsi="Liberation Serif"/>
          <w:sz w:val="24"/>
          <w:szCs w:val="24"/>
        </w:rPr>
      </w:pPr>
      <w:r>
        <w:rPr>
          <w:sz w:val="24"/>
          <w:szCs w:val="24"/>
        </w:rPr>
        <w:t>Abordamos também</w:t>
      </w:r>
      <w:r>
        <w:rPr>
          <w:sz w:val="24"/>
          <w:szCs w:val="24"/>
        </w:rPr>
        <w:t xml:space="preserve"> os conceitos sobre a percepção do tempo, </w:t>
      </w:r>
      <w:r>
        <w:rPr>
          <w:sz w:val="24"/>
          <w:szCs w:val="24"/>
        </w:rPr>
        <w:t xml:space="preserve">onde filosofamos os conceitos de passado, presente e futuro em suas concepções físicas, metafísicas e filosóficas. </w:t>
      </w:r>
    </w:p>
    <w:p>
      <w:pPr>
        <w:pStyle w:val="Normal"/>
        <w:spacing w:before="0" w:after="0"/>
        <w:ind w:firstLine="737" w:left="0" w:right="0"/>
        <w:contextualSpacing/>
        <w:jc w:val="both"/>
        <w:rPr>
          <w:rFonts w:ascii="Liberation Serif" w:hAnsi="Liberation Serif"/>
          <w:sz w:val="24"/>
          <w:szCs w:val="24"/>
        </w:rPr>
      </w:pPr>
      <w:r>
        <w:rPr>
          <w:sz w:val="24"/>
          <w:szCs w:val="24"/>
        </w:rPr>
        <w:t xml:space="preserve">Relembramos a ideia dos “afamados” biorritmos, amplamente discutidos em meados do século XX, </w:t>
      </w:r>
      <w:r>
        <w:rPr>
          <w:sz w:val="24"/>
          <w:szCs w:val="24"/>
        </w:rPr>
        <w:t>trazendo uma abordagem atualizada de</w:t>
      </w:r>
      <w:r>
        <w:rPr>
          <w:sz w:val="24"/>
          <w:szCs w:val="24"/>
        </w:rPr>
        <w:t xml:space="preserve"> seus conceitos </w:t>
      </w:r>
      <w:r>
        <w:rPr>
          <w:sz w:val="24"/>
          <w:szCs w:val="24"/>
        </w:rPr>
        <w:t>e introduzindo o entendimento dos processos fásicos</w:t>
      </w:r>
      <w:r>
        <w:rPr>
          <w:sz w:val="24"/>
          <w:szCs w:val="24"/>
        </w:rPr>
        <w:t xml:space="preserve">. </w:t>
      </w:r>
    </w:p>
    <w:p>
      <w:pPr>
        <w:pStyle w:val="Normal"/>
        <w:spacing w:before="0" w:after="0"/>
        <w:ind w:firstLine="737" w:left="0" w:right="0"/>
        <w:contextualSpacing/>
        <w:jc w:val="both"/>
        <w:rPr>
          <w:rFonts w:ascii="Liberation Serif" w:hAnsi="Liberation Serif"/>
          <w:sz w:val="24"/>
          <w:szCs w:val="24"/>
        </w:rPr>
      </w:pPr>
      <w:r>
        <w:rPr>
          <w:sz w:val="24"/>
          <w:szCs w:val="24"/>
        </w:rPr>
        <w:t xml:space="preserve">Esboçamos também um breve compilado sobre os fundamentos evolutivos do ser Humano e sobre a matemática natural. </w:t>
      </w:r>
    </w:p>
    <w:p>
      <w:pPr>
        <w:pStyle w:val="Normal"/>
        <w:spacing w:before="0" w:after="0"/>
        <w:ind w:firstLine="737" w:left="0" w:right="0"/>
        <w:contextualSpacing/>
        <w:jc w:val="both"/>
        <w:rPr>
          <w:rFonts w:ascii="Liberation Serif" w:hAnsi="Liberation Serif"/>
          <w:sz w:val="24"/>
          <w:szCs w:val="24"/>
        </w:rPr>
      </w:pPr>
      <w:r>
        <w:rPr>
          <w:sz w:val="24"/>
          <w:szCs w:val="24"/>
        </w:rPr>
        <w:t>Tratamos o problema do sistema de dor, doença, sofrimento, remédio e cura.</w:t>
      </w:r>
    </w:p>
    <w:p>
      <w:pPr>
        <w:pStyle w:val="Normal"/>
        <w:spacing w:before="0" w:after="0"/>
        <w:ind w:firstLine="737" w:left="0" w:right="0"/>
        <w:contextualSpacing/>
        <w:jc w:val="both"/>
        <w:rPr>
          <w:rFonts w:ascii="Liberation Serif" w:hAnsi="Liberation Serif"/>
          <w:sz w:val="24"/>
          <w:szCs w:val="24"/>
        </w:rPr>
      </w:pPr>
      <w:r>
        <w:rPr>
          <w:sz w:val="24"/>
          <w:szCs w:val="24"/>
        </w:rPr>
        <w:t>Por fim, compilamos uma breve abordagem sobre estados vibracionais.</w:t>
      </w:r>
    </w:p>
    <w:p>
      <w:pPr>
        <w:pStyle w:val="Normal"/>
        <w:spacing w:before="0" w:after="0"/>
        <w:ind w:firstLine="737" w:left="0" w:right="0"/>
        <w:contextualSpacing/>
        <w:jc w:val="both"/>
        <w:rPr>
          <w:rFonts w:ascii="Liberation Serif" w:hAnsi="Liberation Serif"/>
          <w:sz w:val="24"/>
          <w:szCs w:val="24"/>
        </w:rPr>
      </w:pPr>
      <w:r>
        <w:rPr>
          <w:sz w:val="24"/>
          <w:szCs w:val="24"/>
        </w:rPr>
        <w:t xml:space="preserve">Foram esses os temas </w:t>
      </w:r>
      <w:r>
        <w:rPr>
          <w:sz w:val="24"/>
          <w:szCs w:val="24"/>
        </w:rPr>
        <w:t xml:space="preserve">que entendi </w:t>
      </w:r>
      <w:r>
        <w:rPr>
          <w:sz w:val="24"/>
          <w:szCs w:val="24"/>
        </w:rPr>
        <w:t>por hora, serem</w:t>
      </w:r>
      <w:r>
        <w:rPr>
          <w:sz w:val="24"/>
          <w:szCs w:val="24"/>
        </w:rPr>
        <w:t xml:space="preserve"> importantes para </w:t>
      </w:r>
      <w:r>
        <w:rPr>
          <w:sz w:val="24"/>
          <w:szCs w:val="24"/>
        </w:rPr>
        <w:t>a base de construção dos conceitos que discutiremos ao longo do livro.</w:t>
      </w:r>
    </w:p>
    <w:p>
      <w:pPr>
        <w:pStyle w:val="Normal"/>
        <w:spacing w:before="0" w:after="0"/>
        <w:ind w:firstLine="737" w:left="0" w:right="0"/>
        <w:contextualSpacing/>
        <w:jc w:val="both"/>
        <w:rPr>
          <w:rFonts w:ascii="Liberation Serif" w:hAnsi="Liberation Serif"/>
          <w:sz w:val="24"/>
          <w:szCs w:val="24"/>
        </w:rPr>
      </w:pPr>
      <w:r>
        <w:rPr>
          <w:sz w:val="24"/>
          <w:szCs w:val="24"/>
        </w:rPr>
      </w:r>
    </w:p>
    <w:p>
      <w:pPr>
        <w:pStyle w:val="Normal"/>
        <w:spacing w:before="0" w:after="0"/>
        <w:ind w:firstLine="737" w:left="0" w:right="0"/>
        <w:contextualSpacing/>
        <w:jc w:val="both"/>
        <w:rPr>
          <w:rFonts w:ascii="Liberation Serif" w:hAnsi="Liberation Serif"/>
          <w:sz w:val="24"/>
          <w:szCs w:val="24"/>
        </w:rPr>
      </w:pPr>
      <w:r>
        <w:rPr>
          <w:sz w:val="24"/>
          <w:szCs w:val="24"/>
        </w:rPr>
        <w:t>Na segunda parte</w:t>
      </w:r>
      <w:r>
        <w:rPr>
          <w:sz w:val="24"/>
          <w:szCs w:val="24"/>
        </w:rPr>
        <w:t xml:space="preserve"> trago uma abordagem mais enviesada para os processos comportamentais e fisiológicos, buscando um paralelo correlacional entre eles, arriscando alguns aportes filosóficos.</w:t>
      </w:r>
    </w:p>
    <w:p>
      <w:pPr>
        <w:pStyle w:val="Normal"/>
        <w:spacing w:before="0" w:after="0"/>
        <w:ind w:firstLine="737" w:left="0" w:right="0"/>
        <w:contextualSpacing/>
        <w:jc w:val="both"/>
        <w:rPr>
          <w:rFonts w:ascii="Liberation Serif" w:hAnsi="Liberation Serif"/>
          <w:sz w:val="24"/>
          <w:szCs w:val="24"/>
        </w:rPr>
      </w:pPr>
      <w:r>
        <w:rPr>
          <w:sz w:val="24"/>
          <w:szCs w:val="24"/>
        </w:rPr>
        <w:t xml:space="preserve">Buscamos formular uma base de modelagem o mais generalista possível para “arriscar” explicar a estrutura de base para sustentar o </w:t>
      </w:r>
      <w:r>
        <w:rPr>
          <w:sz w:val="24"/>
          <w:szCs w:val="24"/>
        </w:rPr>
        <w:t xml:space="preserve">fluxo do </w:t>
      </w:r>
      <w:r>
        <w:rPr>
          <w:sz w:val="24"/>
          <w:szCs w:val="24"/>
        </w:rPr>
        <w:t>desenvolvimento Humano.</w:t>
      </w:r>
    </w:p>
    <w:p>
      <w:pPr>
        <w:pStyle w:val="Normal"/>
        <w:spacing w:before="0" w:after="0"/>
        <w:ind w:firstLine="737" w:left="0" w:right="0"/>
        <w:contextualSpacing/>
        <w:jc w:val="both"/>
        <w:rPr>
          <w:rFonts w:ascii="Liberation Serif" w:hAnsi="Liberation Serif"/>
          <w:sz w:val="24"/>
          <w:szCs w:val="24"/>
        </w:rPr>
      </w:pPr>
      <w:r>
        <w:rPr>
          <w:sz w:val="24"/>
          <w:szCs w:val="24"/>
        </w:rPr>
        <w:t xml:space="preserve">Discutimos a linha de evolução desde o </w:t>
      </w:r>
      <w:r>
        <w:rPr>
          <w:sz w:val="24"/>
          <w:szCs w:val="24"/>
        </w:rPr>
        <w:t>i</w:t>
      </w:r>
      <w:r>
        <w:rPr>
          <w:sz w:val="24"/>
          <w:szCs w:val="24"/>
        </w:rPr>
        <w:t xml:space="preserve">nstinto até a </w:t>
      </w:r>
      <w:r>
        <w:rPr>
          <w:sz w:val="24"/>
          <w:szCs w:val="24"/>
        </w:rPr>
        <w:t>s</w:t>
      </w:r>
      <w:r>
        <w:rPr>
          <w:sz w:val="24"/>
          <w:szCs w:val="24"/>
        </w:rPr>
        <w:t xml:space="preserve">abedoria. </w:t>
      </w:r>
      <w:r>
        <w:rPr>
          <w:sz w:val="24"/>
          <w:szCs w:val="24"/>
        </w:rPr>
        <w:t>S</w:t>
      </w:r>
      <w:r>
        <w:rPr>
          <w:sz w:val="24"/>
          <w:szCs w:val="24"/>
        </w:rPr>
        <w:t xml:space="preserve">abedoria essa que ainda só é possível abordar no campo das suposições. </w:t>
      </w:r>
    </w:p>
    <w:p>
      <w:pPr>
        <w:pStyle w:val="Normal"/>
        <w:spacing w:before="0" w:after="0"/>
        <w:ind w:firstLine="737" w:left="0" w:right="0"/>
        <w:contextualSpacing/>
        <w:jc w:val="both"/>
        <w:rPr>
          <w:rFonts w:ascii="Liberation Serif" w:hAnsi="Liberation Serif"/>
          <w:sz w:val="24"/>
          <w:szCs w:val="24"/>
        </w:rPr>
      </w:pPr>
      <w:r>
        <w:rPr>
          <w:sz w:val="24"/>
          <w:szCs w:val="24"/>
        </w:rPr>
        <w:t xml:space="preserve">Esboçamos uma primeira abordagem de um modelo do ciclo comportamental </w:t>
      </w:r>
      <w:r>
        <w:rPr>
          <w:sz w:val="24"/>
          <w:szCs w:val="24"/>
        </w:rPr>
        <w:t>h</w:t>
      </w:r>
      <w:r>
        <w:rPr>
          <w:sz w:val="24"/>
          <w:szCs w:val="24"/>
        </w:rPr>
        <w:t xml:space="preserve">umano e compilamos alguns dos principais freios e aceleradores do desenvolvimento. </w:t>
      </w:r>
    </w:p>
    <w:p>
      <w:pPr>
        <w:pStyle w:val="Normal"/>
        <w:spacing w:before="0" w:after="0"/>
        <w:ind w:firstLine="737" w:left="0" w:right="0"/>
        <w:contextualSpacing/>
        <w:jc w:val="both"/>
        <w:rPr>
          <w:rFonts w:ascii="Liberation Serif" w:hAnsi="Liberation Serif"/>
          <w:sz w:val="24"/>
          <w:szCs w:val="24"/>
        </w:rPr>
      </w:pPr>
      <w:r>
        <w:rPr>
          <w:sz w:val="24"/>
          <w:szCs w:val="24"/>
        </w:rPr>
        <w:t xml:space="preserve">Em seguida intentamos esboçar um modelo para o processo funcional do pensamento cognitivo articulado e complementamos abordando também o desenvolvimento evolutivo do pensamento. </w:t>
      </w:r>
    </w:p>
    <w:p>
      <w:pPr>
        <w:pStyle w:val="Normal"/>
        <w:spacing w:before="0" w:after="0"/>
        <w:ind w:firstLine="737" w:left="0" w:right="0"/>
        <w:contextualSpacing/>
        <w:jc w:val="both"/>
        <w:rPr>
          <w:rFonts w:ascii="Liberation Serif" w:hAnsi="Liberation Serif"/>
          <w:sz w:val="24"/>
          <w:szCs w:val="24"/>
          <w:ins w:id="664" w:author="Autor desconhecido" w:date="2024-06-07T14:02:37Z"/>
        </w:rPr>
      </w:pPr>
      <w:r>
        <w:rPr>
          <w:sz w:val="24"/>
          <w:szCs w:val="24"/>
        </w:rPr>
        <w:t>Finalizando, abordamos a modelagem do processo de aprendizagem.</w:t>
      </w:r>
    </w:p>
    <w:p>
      <w:pPr>
        <w:pStyle w:val="Normal"/>
        <w:spacing w:before="0" w:after="0"/>
        <w:ind w:firstLine="737" w:left="0" w:right="0"/>
        <w:contextualSpacing/>
        <w:jc w:val="both"/>
        <w:rPr>
          <w:rFonts w:ascii="Liberation Serif" w:hAnsi="Liberation Serif"/>
          <w:sz w:val="24"/>
          <w:szCs w:val="24"/>
          <w:ins w:id="666" w:author="Autor desconhecido" w:date="2024-06-07T14:02:37Z"/>
        </w:rPr>
      </w:pPr>
      <w:ins w:id="665" w:author="Autor desconhecido" w:date="2024-06-07T14:02:37Z">
        <w:r>
          <w:rPr>
            <w:sz w:val="24"/>
            <w:szCs w:val="24"/>
          </w:rPr>
        </w:r>
      </w:ins>
    </w:p>
    <w:p>
      <w:pPr>
        <w:pStyle w:val="Normal"/>
        <w:ind w:firstLine="737" w:left="0" w:right="0"/>
        <w:jc w:val="both"/>
        <w:rPr>
          <w:rFonts w:ascii="Liberation Serif" w:hAnsi="Liberation Serif"/>
          <w:sz w:val="24"/>
          <w:szCs w:val="24"/>
          <w:del w:id="668" w:author="Autor desconhecido" w:date="2024-06-07T14:09:32Z"/>
        </w:rPr>
      </w:pPr>
      <w:del w:id="667" w:author="Autor desconhecido" w:date="2024-06-07T14:09:32Z">
        <w:r>
          <w:rPr>
            <w:sz w:val="24"/>
            <w:szCs w:val="24"/>
          </w:rPr>
        </w:r>
      </w:del>
    </w:p>
    <w:p>
      <w:pPr>
        <w:pStyle w:val="Normal"/>
        <w:ind w:firstLine="737" w:left="0" w:right="0"/>
        <w:jc w:val="both"/>
        <w:rPr>
          <w:rFonts w:ascii="Liberation Serif" w:hAnsi="Liberation Serif"/>
          <w:sz w:val="24"/>
          <w:szCs w:val="24"/>
          <w:del w:id="670" w:author="Autor desconhecido" w:date="2024-06-07T14:09:32Z"/>
        </w:rPr>
      </w:pPr>
      <w:del w:id="669" w:author="Autor desconhecido" w:date="2024-06-07T14:09:32Z">
        <w:r>
          <w:rPr>
            <w:sz w:val="24"/>
            <w:szCs w:val="24"/>
          </w:rPr>
        </w:r>
      </w:del>
    </w:p>
    <w:p>
      <w:pPr>
        <w:pStyle w:val="Normal"/>
        <w:spacing w:before="0" w:after="0"/>
        <w:ind w:firstLine="737" w:left="0" w:right="0"/>
        <w:contextualSpacing/>
        <w:jc w:val="both"/>
        <w:rPr>
          <w:rFonts w:ascii="Liberation Serif" w:hAnsi="Liberation Serif"/>
          <w:sz w:val="24"/>
          <w:szCs w:val="24"/>
        </w:rPr>
      </w:pPr>
      <w:r>
        <w:rPr>
          <w:sz w:val="24"/>
          <w:szCs w:val="24"/>
        </w:rPr>
        <w:t xml:space="preserve">O propósito dessa obra é montar subsídios de base para trabalhar em </w:t>
      </w:r>
      <w:r>
        <w:rPr>
          <w:b/>
          <w:bCs/>
          <w:sz w:val="24"/>
          <w:szCs w:val="24"/>
        </w:rPr>
        <w:t>um modelo de ensino e educação sintonizados com a forma natural de aprender do ser humano</w:t>
      </w:r>
      <w:r>
        <w:rPr>
          <w:sz w:val="24"/>
          <w:szCs w:val="24"/>
        </w:rPr>
        <w:t xml:space="preserve">, </w:t>
      </w:r>
      <w:r>
        <w:rPr>
          <w:sz w:val="24"/>
          <w:szCs w:val="24"/>
        </w:rPr>
        <w:t xml:space="preserve">objeto de trabalho futuro, </w:t>
      </w:r>
      <w:r>
        <w:rPr>
          <w:sz w:val="24"/>
          <w:szCs w:val="24"/>
        </w:rPr>
        <w:t>já em produção</w:t>
      </w:r>
      <w:r>
        <w:rPr>
          <w:sz w:val="24"/>
          <w:szCs w:val="24"/>
        </w:rPr>
        <w:t>.</w:t>
      </w:r>
    </w:p>
    <w:p>
      <w:pPr>
        <w:pStyle w:val="Normal"/>
        <w:spacing w:before="0" w:after="0"/>
        <w:ind w:firstLine="737" w:left="0" w:right="0"/>
        <w:contextualSpacing/>
        <w:jc w:val="both"/>
        <w:rPr>
          <w:rFonts w:ascii="Liberation Serif" w:hAnsi="Liberation Serif"/>
          <w:sz w:val="24"/>
          <w:szCs w:val="24"/>
        </w:rPr>
      </w:pPr>
      <w:r>
        <w:rPr>
          <w:sz w:val="24"/>
          <w:szCs w:val="24"/>
        </w:rPr>
      </w:r>
      <w:r>
        <w:br w:type="page"/>
      </w:r>
    </w:p>
    <w:p>
      <w:pPr>
        <w:pStyle w:val="Heading1"/>
        <w:numPr>
          <w:ilvl w:val="0"/>
          <w:numId w:val="0"/>
        </w:numPr>
        <w:spacing w:before="0" w:after="0"/>
        <w:ind w:hanging="0" w:left="0"/>
        <w:contextualSpacing/>
        <w:jc w:val="center"/>
        <w:rPr/>
      </w:pPr>
      <w:bookmarkStart w:id="2" w:name="__RefHeading___Toc25696_2685454530"/>
      <w:bookmarkEnd w:id="2"/>
      <w:r>
        <w:rPr>
          <w:rStyle w:val="Emphasis"/>
          <w:sz w:val="48"/>
          <w:szCs w:val="48"/>
        </w:rPr>
        <w:t>PRIMEIRA PARTE</w:t>
      </w:r>
    </w:p>
    <w:p>
      <w:pPr>
        <w:pStyle w:val="Estilopadrodedesenho"/>
        <w:spacing w:before="0" w:after="0"/>
        <w:contextualSpacing/>
        <w:jc w:val="center"/>
        <w:rPr/>
      </w:pPr>
      <w:r>
        <w:rPr>
          <w:rStyle w:val="Emphasis"/>
          <w:sz w:val="44"/>
          <w:szCs w:val="44"/>
        </w:rPr>
        <w:t>Fundamentos</w:t>
      </w:r>
      <w:r>
        <w:rPr>
          <w:rStyle w:val="Emphasis"/>
          <w:sz w:val="36"/>
          <w:szCs w:val="36"/>
        </w:rPr>
        <w:t>.</w:t>
      </w:r>
    </w:p>
    <w:p>
      <w:pPr>
        <w:pStyle w:val="BodyText"/>
        <w:spacing w:before="0" w:after="0"/>
        <w:contextualSpacing/>
        <w:rPr>
          <w:rStyle w:val="Emphasis"/>
        </w:rPr>
      </w:pPr>
      <w:r>
        <w:rPr/>
      </w:r>
      <w:r>
        <w:br w:type="page"/>
      </w:r>
    </w:p>
    <w:p>
      <w:pPr>
        <w:pStyle w:val="Heading1"/>
        <w:spacing w:before="0" w:after="0"/>
        <w:ind w:firstLine="680" w:left="0"/>
        <w:contextualSpacing/>
        <w:rPr>
          <w:ins w:id="672" w:author="Autor desconhecido" w:date="2024-06-18T07:10:42Z"/>
        </w:rPr>
      </w:pPr>
      <w:bookmarkStart w:id="3" w:name="__RefHeading___Toc36693_2720089394"/>
      <w:bookmarkEnd w:id="3"/>
      <w:ins w:id="671" w:author="Autor desconhecido" w:date="2024-06-18T07:10:42Z">
        <w:r>
          <w:rPr>
            <w:rStyle w:val="Emphasis"/>
          </w:rPr>
          <w:t>Filosofia e cultura cotidiana no tempo e no espaço.</w:t>
        </w:r>
      </w:ins>
    </w:p>
    <w:p>
      <w:pPr>
        <w:pStyle w:val="BodyText"/>
        <w:spacing w:before="0" w:after="0"/>
        <w:contextualSpacing/>
        <w:rPr>
          <w:rStyle w:val="Emphasis"/>
          <w:ins w:id="674" w:author="Autor desconhecido" w:date="2024-06-18T07:10:42Z"/>
        </w:rPr>
      </w:pPr>
      <w:ins w:id="673" w:author="Autor desconhecido" w:date="2024-06-18T07:10:42Z">
        <w:r>
          <w:rPr/>
        </w:r>
      </w:ins>
    </w:p>
    <w:p>
      <w:pPr>
        <w:pStyle w:val="BodyText"/>
        <w:spacing w:before="0" w:after="0"/>
        <w:contextualSpacing/>
        <w:rPr>
          <w:ins w:id="676" w:author="Autor desconhecido" w:date="2024-06-18T07:13:45Z"/>
        </w:rPr>
      </w:pPr>
      <w:ins w:id="675" w:author="Autor desconhecido" w:date="2024-06-18T07:13:45Z">
        <w:r>
          <w:rPr>
            <w:rStyle w:val="Emphasis"/>
            <w:rFonts w:ascii="apple-system;BlinkMacSystemFont;Segoe UI;Roboto;Helvetica Neue;Arial;Noto Sans;sans-serif;Apple Color Emoji;Segoe UI Emoji;Segoe UI Symbol;Noto Color Emoji" w:hAnsi="apple-system;BlinkMacSystemFont;Segoe UI;Roboto;Helvetica Neue;Arial;Noto Sans;sans-serif;Apple Color Emoji;Segoe UI Emoji;Segoe UI Symbol;Noto Color Emoji"/>
            <w:b w:val="false"/>
            <w:i w:val="false"/>
            <w:caps w:val="false"/>
            <w:smallCaps w:val="false"/>
            <w:color w:val="262626"/>
            <w:spacing w:val="0"/>
            <w:sz w:val="23"/>
          </w:rPr>
          <w:t>A filosofia tem sido percebida de maneiras diversas ao longo da história e em diferentes culturas. Na Grécia Antiga, por exemplo, a filosofia era vista como uma busca racional pelo conhecimento e pela verdade, com figuras como Sócrates, Platão e Aristóteles estabelecendo as bases do pensamento ocidental. Na China, a filosofia era mais prática e orientada para a vida cotidiana, com Confúcio enfatizando a ética e as relações humanas, enquanto Laozi e o taoísmo se concentravam na harmonia com a natureza. Na Índia, a filosofia se entrelaçava com a religião, explorando questões metafísicas e espirituais através de textos como os Vedas e os Upanishads. No mundo islâmico medieval, filósofos como Avicena e Averróis integraram o pensamento grego com a teologia islâmica, influenciando tanto o Oriente quanto o Ocidente.</w:t>
        </w:r>
      </w:ins>
    </w:p>
    <w:p>
      <w:pPr>
        <w:pStyle w:val="BodyText"/>
        <w:spacing w:before="0" w:after="0"/>
        <w:contextualSpacing/>
        <w:rPr>
          <w:ins w:id="680" w:author="Autor desconhecido" w:date="2024-06-18T07:19:00Z"/>
        </w:rPr>
      </w:pPr>
      <w:ins w:id="677" w:author="Autor desconhecido" w:date="2024-06-18T07:13:45Z">
        <w:r>
          <w:rPr>
            <w:rStyle w:val="Emphasis"/>
            <w:rFonts w:ascii="apple-system;BlinkMacSystemFont;Segoe UI;Roboto;Helvetica Neue;Arial;Noto Sans;sans-serif;Apple Color Emoji;Segoe UI Emoji;Segoe UI Symbol;Noto Color Emoji" w:hAnsi="apple-system;BlinkMacSystemFont;Segoe UI;Roboto;Helvetica Neue;Arial;Noto Sans;sans-serif;Apple Color Emoji;Segoe UI Emoji;Segoe UI Symbol;Noto Color Emoji"/>
            <w:b w:val="false"/>
            <w:i w:val="false"/>
            <w:caps w:val="false"/>
            <w:smallCaps w:val="false"/>
            <w:color w:val="262626"/>
            <w:spacing w:val="0"/>
            <w:sz w:val="23"/>
          </w:rPr>
          <w:t xml:space="preserve">Na filosofia ocidental, destaca-se a tradição da lógica, racionalidade e individualismo, com influências de pensadores como Platão, Aristóteles e Descartes. </w:t>
        </w:r>
      </w:ins>
      <w:ins w:id="678" w:author="Autor desconhecido" w:date="2024-06-18T07:13:45Z">
        <w:r>
          <w:rPr>
            <w:rStyle w:val="Emphasis"/>
            <w:rFonts w:ascii="apple-system;BlinkMacSystemFont;Segoe UI;Roboto;Helvetica Neue;Arial;Noto Sans;sans-serif;Apple Color Emoji;Segoe UI Emoji;Segoe UI Symbol;Noto Color Emoji" w:hAnsi="apple-system;BlinkMacSystemFont;Segoe UI;Roboto;Helvetica Neue;Arial;Noto Sans;sans-serif;Apple Color Emoji;Segoe UI Emoji;Segoe UI Symbol;Noto Color Emoji"/>
            <w:b w:val="false"/>
            <w:i w:val="false"/>
            <w:caps w:val="false"/>
            <w:smallCaps w:val="false"/>
            <w:color w:val="262626"/>
            <w:spacing w:val="0"/>
            <w:sz w:val="23"/>
          </w:rPr>
          <w:t xml:space="preserve">Concentra-se </w:t>
        </w:r>
      </w:ins>
      <w:ins w:id="679" w:author="Autor desconhecido" w:date="2024-06-18T07:17:36Z">
        <w:r>
          <w:rPr>
            <w:rStyle w:val="Emphasis"/>
            <w:rFonts w:ascii="apple-system;BlinkMacSystemFont;Segoe UI;Roboto;Helvetica Neue;Arial;Noto Sans;sans-serif;Apple Color Emoji;Segoe UI Emoji;Segoe UI Symbol;Noto Color Emoji" w:hAnsi="apple-system;BlinkMacSystemFont;Segoe UI;Roboto;Helvetica Neue;Arial;Noto Sans;sans-serif;Apple Color Emoji;Segoe UI Emoji;Segoe UI Symbol;Noto Color Emoji"/>
            <w:b w:val="false"/>
            <w:i w:val="false"/>
            <w:caps w:val="false"/>
            <w:smallCaps w:val="false"/>
            <w:color w:val="262626"/>
            <w:spacing w:val="0"/>
            <w:sz w:val="23"/>
          </w:rPr>
          <w:t xml:space="preserve">na Metafísica, epistemologia, ética, política e estética, influenciada fortemente pelo cristianismo, pelo Iluminismo e pela ciência moderna. </w:t>
        </w:r>
      </w:ins>
    </w:p>
    <w:p>
      <w:pPr>
        <w:pStyle w:val="BodyText"/>
        <w:spacing w:before="0" w:after="0"/>
        <w:contextualSpacing/>
        <w:rPr>
          <w:ins w:id="694" w:author="Autor desconhecido" w:date="2024-06-18T07:13:45Z"/>
        </w:rPr>
      </w:pPr>
      <w:ins w:id="681" w:author="Autor desconhecido" w:date="2024-06-18T07:13:45Z">
        <w:r>
          <w:rPr>
            <w:rStyle w:val="Emphasis"/>
            <w:rFonts w:ascii="apple-system;BlinkMacSystemFont;Segoe UI;Roboto;Helvetica Neue;Arial;Noto Sans;sans-serif;Apple Color Emoji;Segoe UI Emoji;Segoe UI Symbol;Noto Color Emoji" w:hAnsi="apple-system;BlinkMacSystemFont;Segoe UI;Roboto;Helvetica Neue;Arial;Noto Sans;sans-serif;Apple Color Emoji;Segoe UI Emoji;Segoe UI Symbol;Noto Color Emoji"/>
            <w:b w:val="false"/>
            <w:i w:val="false"/>
            <w:caps w:val="false"/>
            <w:smallCaps w:val="false"/>
            <w:color w:val="262626"/>
            <w:spacing w:val="0"/>
            <w:sz w:val="23"/>
          </w:rPr>
          <w:t>Por outro lado, a filosofia oriental</w:t>
        </w:r>
      </w:ins>
      <w:ins w:id="682" w:author="Autor desconhecido" w:date="2024-06-18T07:19:07Z">
        <w:r>
          <w:rPr>
            <w:rStyle w:val="Emphasis"/>
            <w:rFonts w:ascii="apple-system;BlinkMacSystemFont;Segoe UI;Roboto;Helvetica Neue;Arial;Noto Sans;sans-serif;Apple Color Emoji;Segoe UI Emoji;Segoe UI Symbol;Noto Color Emoji" w:hAnsi="apple-system;BlinkMacSystemFont;Segoe UI;Roboto;Helvetica Neue;Arial;Noto Sans;sans-serif;Apple Color Emoji;Segoe UI Emoji;Segoe UI Symbol;Noto Color Emoji"/>
            <w:b w:val="false"/>
            <w:i w:val="false"/>
            <w:caps w:val="false"/>
            <w:smallCaps w:val="false"/>
            <w:color w:val="262626"/>
            <w:spacing w:val="0"/>
            <w:sz w:val="23"/>
          </w:rPr>
          <w:t xml:space="preserve"> </w:t>
        </w:r>
      </w:ins>
      <w:ins w:id="683" w:author="Autor desconhecido" w:date="2024-06-18T07:19:07Z">
        <w:r>
          <w:rPr>
            <w:rStyle w:val="Emphasis"/>
            <w:rFonts w:ascii="apple-system;BlinkMacSystemFont;Segoe UI;Roboto;Helvetica Neue;Arial;Noto Sans;sans-serif;Apple Color Emoji;Segoe UI Emoji;Segoe UI Symbol;Noto Color Emoji" w:hAnsi="apple-system;BlinkMacSystemFont;Segoe UI;Roboto;Helvetica Neue;Arial;Noto Sans;sans-serif;Apple Color Emoji;Segoe UI Emoji;Segoe UI Symbol;Noto Color Emoji"/>
            <w:b w:val="false"/>
            <w:i w:val="false"/>
            <w:caps w:val="false"/>
            <w:smallCaps w:val="false"/>
            <w:color w:val="262626"/>
            <w:spacing w:val="0"/>
            <w:sz w:val="23"/>
          </w:rPr>
          <w:t>d</w:t>
        </w:r>
      </w:ins>
      <w:ins w:id="684" w:author="Autor desconhecido" w:date="2024-06-18T07:19:07Z">
        <w:r>
          <w:rPr>
            <w:rStyle w:val="Emphasis"/>
            <w:rFonts w:ascii="apple-system;BlinkMacSystemFont;Segoe UI;Roboto;Helvetica Neue;Arial;Noto Sans;sans-serif;Apple Color Emoji;Segoe UI Emoji;Segoe UI Symbol;Noto Color Emoji" w:hAnsi="apple-system;BlinkMacSystemFont;Segoe UI;Roboto;Helvetica Neue;Arial;Noto Sans;sans-serif;Apple Color Emoji;Segoe UI Emoji;Segoe UI Symbol;Noto Color Emoji"/>
            <w:b w:val="false"/>
            <w:i w:val="false"/>
            <w:caps w:val="false"/>
            <w:smallCaps w:val="false"/>
            <w:color w:val="262626"/>
            <w:spacing w:val="0"/>
            <w:sz w:val="23"/>
          </w:rPr>
          <w:t xml:space="preserve">esenvolve-se em várias regiões da Ásia, incluindo China, Índia e Japão. </w:t>
        </w:r>
      </w:ins>
      <w:ins w:id="685" w:author="Autor desconhecido" w:date="2024-06-18T07:13:45Z">
        <w:r>
          <w:rPr>
            <w:rStyle w:val="Emphasis"/>
            <w:rFonts w:ascii="apple-system;BlinkMacSystemFont;Segoe UI;Roboto;Helvetica Neue;Arial;Noto Sans;sans-serif;Apple Color Emoji;Segoe UI Emoji;Segoe UI Symbol;Noto Color Emoji" w:hAnsi="apple-system;BlinkMacSystemFont;Segoe UI;Roboto;Helvetica Neue;Arial;Noto Sans;sans-serif;Apple Color Emoji;Segoe UI Emoji;Segoe UI Symbol;Noto Color Emoji"/>
            <w:b w:val="false"/>
            <w:i w:val="false"/>
            <w:iCs/>
            <w:caps w:val="false"/>
            <w:smallCaps w:val="false"/>
            <w:color w:val="262626"/>
            <w:spacing w:val="0"/>
            <w:sz w:val="23"/>
          </w:rPr>
          <w:t>Como</w:t>
        </w:r>
      </w:ins>
      <w:ins w:id="686" w:author="Autor desconhecido" w:date="2024-06-18T07:13:45Z">
        <w:r>
          <w:rPr>
            <w:rStyle w:val="Emphasis"/>
            <w:rFonts w:ascii="apple-system;BlinkMacSystemFont;Segoe UI;Roboto;Helvetica Neue;Arial;Noto Sans;sans-serif;Apple Color Emoji;Segoe UI Emoji;Segoe UI Symbol;Noto Color Emoji" w:hAnsi="apple-system;BlinkMacSystemFont;Segoe UI;Roboto;Helvetica Neue;Arial;Noto Sans;sans-serif;Apple Color Emoji;Segoe UI Emoji;Segoe UI Symbol;Noto Color Emoji"/>
            <w:b w:val="false"/>
            <w:i w:val="false"/>
            <w:caps w:val="false"/>
            <w:smallCaps w:val="false"/>
            <w:color w:val="262626"/>
            <w:spacing w:val="0"/>
            <w:sz w:val="23"/>
          </w:rPr>
          <w:t xml:space="preserve"> a filosofia chinesa e indiana, valoriza a espiritualidade, a harmonia com a natureza,</w:t>
        </w:r>
      </w:ins>
      <w:ins w:id="687" w:author="Autor desconhecido" w:date="2024-06-18T07:21:04Z">
        <w:r>
          <w:rPr>
            <w:rStyle w:val="Emphasis"/>
            <w:rFonts w:ascii="apple-system;BlinkMacSystemFont;Segoe UI;Roboto;Helvetica Neue;Arial;Noto Sans;sans-serif;Apple Color Emoji;Segoe UI Emoji;Segoe UI Symbol;Noto Color Emoji" w:hAnsi="apple-system;BlinkMacSystemFont;Segoe UI;Roboto;Helvetica Neue;Arial;Noto Sans;sans-serif;Apple Color Emoji;Segoe UI Emoji;Segoe UI Symbol;Noto Color Emoji"/>
            <w:b w:val="false"/>
            <w:i w:val="false"/>
            <w:caps w:val="false"/>
            <w:smallCaps w:val="false"/>
            <w:color w:val="262626"/>
            <w:spacing w:val="0"/>
            <w:sz w:val="23"/>
          </w:rPr>
          <w:t xml:space="preserve"> equilíbrio, iluminação espiritual, a relação entre o indivíduo e o cosmos </w:t>
        </w:r>
      </w:ins>
      <w:ins w:id="688" w:author="Autor desconhecido" w:date="2024-06-18T07:13:45Z">
        <w:r>
          <w:rPr>
            <w:rStyle w:val="Emphasis"/>
            <w:rFonts w:ascii="apple-system;BlinkMacSystemFont;Segoe UI;Roboto;Helvetica Neue;Arial;Noto Sans;sans-serif;Apple Color Emoji;Segoe UI Emoji;Segoe UI Symbol;Noto Color Emoji" w:hAnsi="apple-system;BlinkMacSystemFont;Segoe UI;Roboto;Helvetica Neue;Arial;Noto Sans;sans-serif;Apple Color Emoji;Segoe UI Emoji;Segoe UI Symbol;Noto Color Emoji"/>
            <w:b w:val="false"/>
            <w:i w:val="false"/>
            <w:caps w:val="false"/>
            <w:smallCaps w:val="false"/>
            <w:color w:val="262626"/>
            <w:spacing w:val="0"/>
            <w:sz w:val="23"/>
          </w:rPr>
          <w:t>e a interconexão de todos os seres,</w:t>
        </w:r>
      </w:ins>
      <w:ins w:id="689" w:author="Autor desconhecido" w:date="2024-06-18T07:20:02Z">
        <w:r>
          <w:rPr>
            <w:rStyle w:val="Emphasis"/>
            <w:rFonts w:ascii="apple-system;BlinkMacSystemFont;Segoe UI;Roboto;Helvetica Neue;Arial;Noto Sans;sans-serif;Apple Color Emoji;Segoe UI Emoji;Segoe UI Symbol;Noto Color Emoji" w:hAnsi="apple-system;BlinkMacSystemFont;Segoe UI;Roboto;Helvetica Neue;Arial;Noto Sans;sans-serif;Apple Color Emoji;Segoe UI Emoji;Segoe UI Symbol;Noto Color Emoji"/>
            <w:b w:val="false"/>
            <w:i w:val="false"/>
            <w:caps w:val="false"/>
            <w:smallCaps w:val="false"/>
            <w:color w:val="262626"/>
            <w:spacing w:val="0"/>
            <w:sz w:val="23"/>
          </w:rPr>
          <w:t xml:space="preserve"> </w:t>
        </w:r>
      </w:ins>
      <w:ins w:id="690" w:author="Autor desconhecido" w:date="2024-06-18T07:20:02Z">
        <w:r>
          <w:rPr>
            <w:rStyle w:val="Emphasis"/>
            <w:rFonts w:ascii="apple-system;BlinkMacSystemFont;Segoe UI;Roboto;Helvetica Neue;Arial;Noto Sans;sans-serif;Apple Color Emoji;Segoe UI Emoji;Segoe UI Symbol;Noto Color Emoji" w:hAnsi="apple-system;BlinkMacSystemFont;Segoe UI;Roboto;Helvetica Neue;Arial;Noto Sans;sans-serif;Apple Color Emoji;Segoe UI Emoji;Segoe UI Symbol;Noto Color Emoji"/>
            <w:b w:val="false"/>
            <w:i w:val="false"/>
            <w:caps w:val="false"/>
            <w:smallCaps w:val="false"/>
            <w:color w:val="262626"/>
            <w:spacing w:val="0"/>
            <w:sz w:val="23"/>
          </w:rPr>
          <w:t>m</w:t>
        </w:r>
      </w:ins>
      <w:ins w:id="691" w:author="Autor desconhecido" w:date="2024-06-18T07:20:02Z">
        <w:r>
          <w:rPr>
            <w:rStyle w:val="Emphasis"/>
            <w:rFonts w:ascii="apple-system;BlinkMacSystemFont;Segoe UI;Roboto;Helvetica Neue;Arial;Noto Sans;sans-serif;Apple Color Emoji;Segoe UI Emoji;Segoe UI Symbol;Noto Color Emoji" w:hAnsi="apple-system;BlinkMacSystemFont;Segoe UI;Roboto;Helvetica Neue;Arial;Noto Sans;sans-serif;Apple Color Emoji;Segoe UI Emoji;Segoe UI Symbol;Noto Color Emoji"/>
            <w:b w:val="false"/>
            <w:i w:val="false"/>
            <w:caps w:val="false"/>
            <w:smallCaps w:val="false"/>
            <w:color w:val="262626"/>
            <w:spacing w:val="0"/>
            <w:sz w:val="23"/>
          </w:rPr>
          <w:t>uitas vezes mais intuitiva, contemplativa e espiritual</w:t>
        </w:r>
      </w:ins>
      <w:ins w:id="692" w:author="Autor desconhecido" w:date="2024-06-18T07:21:38Z">
        <w:r>
          <w:rPr>
            <w:rStyle w:val="Emphasis"/>
            <w:rFonts w:ascii="apple-system;BlinkMacSystemFont;Segoe UI;Roboto;Helvetica Neue;Arial;Noto Sans;sans-serif;Apple Color Emoji;Segoe UI Emoji;Segoe UI Symbol;Noto Color Emoji" w:hAnsi="apple-system;BlinkMacSystemFont;Segoe UI;Roboto;Helvetica Neue;Arial;Noto Sans;sans-serif;Apple Color Emoji;Segoe UI Emoji;Segoe UI Symbol;Noto Color Emoji"/>
            <w:b w:val="false"/>
            <w:i w:val="false"/>
            <w:caps w:val="false"/>
            <w:smallCaps w:val="false"/>
            <w:color w:val="262626"/>
            <w:spacing w:val="0"/>
            <w:sz w:val="23"/>
          </w:rPr>
          <w:t xml:space="preserve">, </w:t>
        </w:r>
      </w:ins>
      <w:ins w:id="693" w:author="Autor desconhecido" w:date="2024-06-18T07:13:45Z">
        <w:r>
          <w:rPr>
            <w:rStyle w:val="Emphasis"/>
            <w:rFonts w:ascii="apple-system;BlinkMacSystemFont;Segoe UI;Roboto;Helvetica Neue;Arial;Noto Sans;sans-serif;Apple Color Emoji;Segoe UI Emoji;Segoe UI Symbol;Noto Color Emoji" w:hAnsi="apple-system;BlinkMacSystemFont;Segoe UI;Roboto;Helvetica Neue;Arial;Noto Sans;sans-serif;Apple Color Emoji;Segoe UI Emoji;Segoe UI Symbol;Noto Color Emoji"/>
            <w:b w:val="false"/>
            <w:i w:val="false"/>
            <w:caps w:val="false"/>
            <w:smallCaps w:val="false"/>
            <w:color w:val="262626"/>
            <w:spacing w:val="0"/>
            <w:sz w:val="23"/>
          </w:rPr>
          <w:t xml:space="preserve">com ênfase em pensadores como Confúcio, Laozi e Buda. </w:t>
        </w:r>
      </w:ins>
    </w:p>
    <w:p>
      <w:pPr>
        <w:pStyle w:val="BodyText"/>
        <w:spacing w:before="0" w:after="0"/>
        <w:contextualSpacing/>
        <w:rPr>
          <w:rStyle w:val="Emphasis"/>
          <w:rFonts w:ascii="apple-system;BlinkMacSystemFont;Segoe UI;Roboto;Helvetica Neue;Arial;Noto Sans;sans-serif;Apple Color Emoji;Segoe UI Emoji;Segoe UI Symbol;Noto Color Emoji" w:hAnsi="apple-system;BlinkMacSystemFont;Segoe UI;Roboto;Helvetica Neue;Arial;Noto Sans;sans-serif;Apple Color Emoji;Segoe UI Emoji;Segoe UI Symbol;Noto Color Emoji"/>
          <w:b w:val="false"/>
          <w:i w:val="false"/>
          <w:caps w:val="false"/>
          <w:smallCaps w:val="false"/>
          <w:color w:val="262626"/>
          <w:spacing w:val="0"/>
          <w:sz w:val="23"/>
          <w:ins w:id="696" w:author="Autor desconhecido" w:date="2024-06-18T07:13:45Z"/>
        </w:rPr>
      </w:pPr>
      <w:ins w:id="695" w:author="Autor desconhecido" w:date="2024-06-18T07:13:45Z">
        <w:r>
          <w:rPr/>
        </w:r>
      </w:ins>
    </w:p>
    <w:p>
      <w:pPr>
        <w:pStyle w:val="BodyText"/>
        <w:spacing w:before="0" w:after="0"/>
        <w:contextualSpacing/>
        <w:rPr>
          <w:rStyle w:val="Emphasis"/>
          <w:rFonts w:ascii="apple-system;BlinkMacSystemFont;Segoe UI;Roboto;Helvetica Neue;Arial;Noto Sans;sans-serif;Apple Color Emoji;Segoe UI Emoji;Segoe UI Symbol;Noto Color Emoji" w:hAnsi="apple-system;BlinkMacSystemFont;Segoe UI;Roboto;Helvetica Neue;Arial;Noto Sans;sans-serif;Apple Color Emoji;Segoe UI Emoji;Segoe UI Symbol;Noto Color Emoji"/>
          <w:b w:val="false"/>
          <w:i w:val="false"/>
          <w:caps w:val="false"/>
          <w:smallCaps w:val="false"/>
          <w:color w:val="262626"/>
          <w:spacing w:val="0"/>
          <w:sz w:val="23"/>
          <w:ins w:id="698" w:author="Autor desconhecido" w:date="2024-06-18T07:13:45Z"/>
        </w:rPr>
      </w:pPr>
      <w:ins w:id="697" w:author="Autor desconhecido" w:date="2024-06-18T07:13:45Z">
        <w:r>
          <w:rPr/>
        </w:r>
      </w:ins>
    </w:p>
    <w:p>
      <w:pPr>
        <w:pStyle w:val="BodyText"/>
        <w:spacing w:before="0" w:after="0"/>
        <w:contextualSpacing/>
        <w:rPr>
          <w:ins w:id="701" w:author="Autor desconhecido" w:date="2024-06-18T18:07:40Z"/>
        </w:rPr>
      </w:pPr>
      <w:ins w:id="699" w:author="Autor desconhecido" w:date="2024-06-18T07:13:45Z">
        <w:r>
          <w:rPr>
            <w:rStyle w:val="Emphasis"/>
          </w:rPr>
          <w:t xml:space="preserve"> </w:t>
        </w:r>
      </w:ins>
      <w:ins w:id="700" w:author="Autor desconhecido" w:date="2024-06-18T18:07:40Z">
        <w:r>
          <w:rPr>
            <w:rStyle w:val="Emphasis"/>
          </w:rPr>
          <w:t>Em resumo, a Igreja, repelindo sistematicamente os espíritas que a buscavam, forçou-os a retroceder; pela natureza e violência dos seus ataques ela ampliou a discussão e conduziu-a para um terreno novo. O Espiritismo era apenas uma simples doutrina filosófica; foi a Igreja quem lhe deu maiores proporções, apresentando-o como inimigo formidável; foi ela, enfim, quem o proclamou nova religião. Foi um passo errado, mas a paixão não raciocina melhor. Seu verdadeiro caráter é, pois, o de uma ciência, e não de uma religião; 17 e a prova disso é que ele conta entre os seus aderentes homens de todas as crenças, que por esse fato não renunciaram às suas 17 N.E.: Ver Reformador de 1949, p. 217.Capítulo I106 convicções: católicos fervorosos que não deixam de praticar todos os deveres do seu culto, quando a Igreja os não repele; protestantes de todas as seitas, israelitas, muçulmanos e mesmo budistas e bramanistas.</w:t>
        </w:r>
      </w:ins>
    </w:p>
    <w:p>
      <w:pPr>
        <w:pStyle w:val="BodyText"/>
        <w:spacing w:before="0" w:after="0"/>
        <w:contextualSpacing/>
        <w:rPr>
          <w:ins w:id="703" w:author="Autor desconhecido" w:date="2024-06-18T18:07:40Z"/>
        </w:rPr>
      </w:pPr>
      <w:ins w:id="702" w:author="Autor desconhecido" w:date="2024-06-18T18:07:40Z">
        <w:r>
          <w:rPr>
            <w:rStyle w:val="Emphasis"/>
          </w:rPr>
          <w:t>Ele repousa, por conseguinte, em princípios independentes das questões dogmáticas. Suas consequências morais são todas no sentido do Cristianismo, porque de todas as doutrinas é esta a mais esclarecida e pura; razão pela qual, de todas as seitas religiosas do mundo, os cristãos são os mais aptos para compreendê-lo em sua verdadeira essência.</w:t>
        </w:r>
      </w:ins>
    </w:p>
    <w:p>
      <w:pPr>
        <w:pStyle w:val="BodyText"/>
        <w:spacing w:before="0" w:after="0"/>
        <w:contextualSpacing/>
        <w:rPr>
          <w:ins w:id="705" w:author="Autor desconhecido" w:date="2024-06-18T18:07:40Z"/>
        </w:rPr>
      </w:pPr>
      <w:ins w:id="704" w:author="Autor desconhecido" w:date="2024-06-18T18:07:40Z">
        <w:r>
          <w:rPr>
            <w:rStyle w:val="Emphasis"/>
          </w:rPr>
          <w:t>Podemos exprobrá-lo por isso?</w:t>
        </w:r>
      </w:ins>
    </w:p>
    <w:p>
      <w:pPr>
        <w:pStyle w:val="BodyText"/>
        <w:spacing w:before="0" w:after="0"/>
        <w:contextualSpacing/>
        <w:rPr>
          <w:ins w:id="707" w:author="Autor desconhecido" w:date="2024-06-18T18:07:40Z"/>
        </w:rPr>
      </w:pPr>
      <w:ins w:id="706" w:author="Autor desconhecido" w:date="2024-06-18T18:07:40Z">
        <w:r>
          <w:rPr>
            <w:rStyle w:val="Emphasis"/>
          </w:rPr>
          <w:t>Cada um pode formar de suas opiniões uma religião e interpretar à vontade as religiões conhecidas, mas daí a constituir nova Igreja, a distância é grande. Eis por que, sem ser uma Religião, o Espiritismo se prende essencialmente às ideias religiosas, desenvolve-as naqueles que não as possuem, fortifica-as nos que as têm incertas.</w:t>
        </w:r>
      </w:ins>
    </w:p>
    <w:p>
      <w:pPr>
        <w:pStyle w:val="BodyText"/>
        <w:spacing w:before="0" w:after="0"/>
        <w:contextualSpacing/>
        <w:rPr>
          <w:ins w:id="709" w:author="Autor desconhecido" w:date="2024-06-18T18:07:40Z"/>
        </w:rPr>
      </w:pPr>
      <w:ins w:id="708" w:author="Autor desconhecido" w:date="2024-06-18T18:07:40Z">
        <w:r>
          <w:rPr>
            <w:rStyle w:val="Emphasis"/>
          </w:rPr>
          <w:br/>
        </w:r>
      </w:ins>
    </w:p>
    <w:p>
      <w:pPr>
        <w:pStyle w:val="BodyText"/>
        <w:spacing w:before="0" w:after="0"/>
        <w:contextualSpacing/>
        <w:rPr>
          <w:ins w:id="711" w:author="Autor desconhecido" w:date="2024-06-18T07:10:42Z"/>
        </w:rPr>
      </w:pPr>
      <w:ins w:id="710" w:author="Autor desconhecido" w:date="2024-06-18T18:07:40Z">
        <w:r>
          <w:rPr>
            <w:rStyle w:val="Emphasis"/>
          </w:rPr>
          <w:br/>
        </w:r>
      </w:ins>
    </w:p>
    <w:p>
      <w:pPr>
        <w:pStyle w:val="BodyText"/>
        <w:spacing w:before="0" w:after="0"/>
        <w:contextualSpacing/>
        <w:rPr>
          <w:rStyle w:val="Emphasis"/>
          <w:ins w:id="713" w:author="Autor desconhecido" w:date="2024-06-18T07:10:42Z"/>
        </w:rPr>
      </w:pPr>
      <w:ins w:id="712" w:author="Autor desconhecido" w:date="2024-06-18T07:10:42Z">
        <w:r>
          <w:rPr/>
        </w:r>
      </w:ins>
    </w:p>
    <w:p>
      <w:pPr>
        <w:pStyle w:val="BodyText"/>
        <w:spacing w:before="0" w:after="0"/>
        <w:ind w:hanging="0"/>
        <w:contextualSpacing/>
        <w:rPr>
          <w:rStyle w:val="Emphasis"/>
          <w:ins w:id="715" w:author="Autor desconhecido" w:date="2024-06-18T07:10:42Z"/>
        </w:rPr>
      </w:pPr>
      <w:ins w:id="714" w:author="Autor desconhecido" w:date="2024-06-18T07:10:42Z">
        <w:r>
          <w:rPr/>
        </w:r>
      </w:ins>
    </w:p>
    <w:p>
      <w:pPr>
        <w:pStyle w:val="Heading1"/>
        <w:spacing w:before="0" w:after="0"/>
        <w:ind w:firstLine="680" w:left="0"/>
        <w:contextualSpacing/>
        <w:rPr/>
      </w:pPr>
      <w:bookmarkStart w:id="4" w:name="__RefHeading___Toc25342_2398967623"/>
      <w:bookmarkEnd w:id="4"/>
      <w:r>
        <w:rPr>
          <w:rStyle w:val="Emphasis"/>
        </w:rPr>
        <w:t>“</w:t>
      </w:r>
      <w:r>
        <w:rPr>
          <w:rStyle w:val="Emphasis"/>
        </w:rPr>
        <w:t>Fractalidade” do Universo</w:t>
      </w:r>
    </w:p>
    <w:p>
      <w:pPr>
        <w:pStyle w:val="BodyText"/>
        <w:widowControl/>
        <w:pBdr/>
        <w:spacing w:lineRule="atLeast" w:line="225" w:before="0" w:after="0"/>
        <w:ind w:firstLine="737" w:left="0" w:right="0"/>
        <w:contextualSpacing/>
        <w:jc w:val="both"/>
        <w:rPr>
          <w:rFonts w:ascii="Roboto;apple-system;BlinkMacSystemFont;Segoe UI;Helvetica Neue;Arial;sans-serif;Apple Color Emoji;Segoe UI Emoji;Segoe UI Symbol" w:hAnsi="Roboto;apple-system;BlinkMacSystemFont;Segoe UI;Helvetica Neue;Arial;sans-serif;Apple Color Emoji;Segoe UI Emoji;Segoe UI Symbol"/>
          <w:b w:val="false"/>
          <w:i w:val="false"/>
          <w:caps w:val="false"/>
          <w:smallCaps w:val="false"/>
          <w:color w:val="404040"/>
          <w:spacing w:val="0"/>
          <w:sz w:val="24"/>
        </w:rPr>
      </w:pPr>
      <w:r>
        <w:rPr>
          <w:rStyle w:val="Emphasis"/>
          <w:b w:val="false"/>
          <w:i w:val="false"/>
          <w:iCs w:val="false"/>
          <w:caps w:val="false"/>
          <w:smallCaps w:val="false"/>
          <w:color w:val="212529"/>
          <w:spacing w:val="0"/>
          <w:sz w:val="24"/>
          <w:szCs w:val="24"/>
        </w:rPr>
        <w:t xml:space="preserve"> </w:t>
      </w:r>
    </w:p>
    <w:p>
      <w:pPr>
        <w:pStyle w:val="BodyText"/>
        <w:widowControl/>
        <w:pBdr/>
        <w:spacing w:lineRule="atLeast" w:line="225" w:before="0" w:after="0"/>
        <w:ind w:firstLine="737" w:left="0" w:right="0"/>
        <w:contextualSpacing/>
        <w:jc w:val="both"/>
        <w:rPr>
          <w:rFonts w:ascii="Roboto;apple-system;BlinkMacSystemFont;Segoe UI;Helvetica Neue;Arial;sans-serif;Apple Color Emoji;Segoe UI Emoji;Segoe UI Symbol" w:hAnsi="Roboto;apple-system;BlinkMacSystemFont;Segoe UI;Helvetica Neue;Arial;sans-serif;Apple Color Emoji;Segoe UI Emoji;Segoe UI Symbol"/>
          <w:b w:val="false"/>
          <w:i w:val="false"/>
          <w:caps w:val="false"/>
          <w:smallCaps w:val="false"/>
          <w:color w:val="404040"/>
          <w:spacing w:val="0"/>
          <w:sz w:val="24"/>
        </w:rPr>
      </w:pPr>
      <w:r>
        <w:rPr>
          <w:rStyle w:val="Emphasis"/>
          <w:b w:val="false"/>
          <w:i w:val="false"/>
          <w:iCs w:val="false"/>
          <w:caps w:val="false"/>
          <w:smallCaps w:val="false"/>
          <w:color w:val="212529"/>
          <w:spacing w:val="0"/>
          <w:sz w:val="24"/>
          <w:szCs w:val="24"/>
        </w:rPr>
        <w:t>Significado</w:t>
      </w:r>
      <w:ins w:id="716" w:author="Autor desconhecido" w:date="2025-07-25T13:51:55Z">
        <w:r>
          <w:rPr>
            <w:rStyle w:val="Emphasis"/>
            <w:b w:val="false"/>
            <w:i w:val="false"/>
            <w:iCs w:val="false"/>
            <w:caps w:val="false"/>
            <w:smallCaps w:val="false"/>
            <w:color w:val="212529"/>
            <w:spacing w:val="0"/>
            <w:sz w:val="24"/>
            <w:szCs w:val="24"/>
          </w:rPr>
          <w:t>s</w:t>
        </w:r>
      </w:ins>
      <w:r>
        <w:rPr>
          <w:rStyle w:val="Emphasis"/>
          <w:b w:val="false"/>
          <w:i w:val="false"/>
          <w:iCs w:val="false"/>
          <w:caps w:val="false"/>
          <w:smallCaps w:val="false"/>
          <w:color w:val="212529"/>
          <w:spacing w:val="0"/>
          <w:sz w:val="24"/>
          <w:szCs w:val="24"/>
        </w:rPr>
        <w:t xml:space="preserve"> de fractal:</w:t>
      </w:r>
    </w:p>
    <w:p>
      <w:pPr>
        <w:pStyle w:val="Normal"/>
        <w:widowControl/>
        <w:pBdr/>
        <w:spacing w:lineRule="atLeast" w:line="225" w:before="0" w:after="0"/>
        <w:ind w:firstLine="737" w:left="0" w:right="0"/>
        <w:contextualSpacing/>
        <w:jc w:val="both"/>
        <w:rPr>
          <w:rFonts w:ascii="Roboto;apple-system;BlinkMacSystemFont;Segoe UI;Helvetica Neue;Arial;sans-serif;Apple Color Emoji;Segoe UI Emoji;Segoe UI Symbol" w:hAnsi="Roboto;apple-system;BlinkMacSystemFont;Segoe UI;Helvetica Neue;Arial;sans-serif;Apple Color Emoji;Segoe UI Emoji;Segoe UI Symbol"/>
          <w:b w:val="false"/>
          <w:i w:val="false"/>
          <w:caps w:val="false"/>
          <w:smallCaps w:val="false"/>
          <w:color w:val="404040"/>
          <w:spacing w:val="0"/>
          <w:sz w:val="24"/>
        </w:rPr>
      </w:pPr>
      <w:r>
        <w:rPr>
          <w:rStyle w:val="Emphasis"/>
          <w:b w:val="false"/>
          <w:i w:val="false"/>
          <w:iCs w:val="false"/>
          <w:caps w:val="false"/>
          <w:smallCaps w:val="false"/>
          <w:color w:val="212529"/>
          <w:spacing w:val="0"/>
          <w:sz w:val="24"/>
          <w:szCs w:val="24"/>
          <w:shd w:fill="F1F3F4" w:val="clear"/>
        </w:rPr>
        <w:t>MATEMÁTICA</w:t>
      </w:r>
    </w:p>
    <w:p>
      <w:pPr>
        <w:pStyle w:val="Normal"/>
        <w:widowControl/>
        <w:spacing w:before="0" w:after="0"/>
        <w:ind w:firstLine="737" w:left="0" w:right="0"/>
        <w:contextualSpacing/>
        <w:jc w:val="left"/>
        <w:rPr>
          <w:rFonts w:ascii="arial;sans-serif" w:hAnsi="arial;sans-serif"/>
          <w:b w:val="false"/>
          <w:i w:val="false"/>
          <w:caps w:val="false"/>
          <w:smallCaps w:val="false"/>
          <w:color w:val="202124"/>
          <w:spacing w:val="0"/>
          <w:sz w:val="21"/>
        </w:rPr>
      </w:pPr>
      <w:r>
        <w:rPr>
          <w:rStyle w:val="Emphasis"/>
          <w:b w:val="false"/>
          <w:i w:val="false"/>
          <w:iCs w:val="false"/>
          <w:caps w:val="false"/>
          <w:smallCaps w:val="false"/>
          <w:color w:val="212529"/>
          <w:spacing w:val="0"/>
          <w:sz w:val="24"/>
          <w:szCs w:val="24"/>
        </w:rPr>
        <w:t>Estrutura geométrica complexa cujas propriedades, em geral, repetem-se em qualquer escala.</w:t>
      </w:r>
    </w:p>
    <w:p>
      <w:pPr>
        <w:pStyle w:val="Normal"/>
        <w:widowControl/>
        <w:spacing w:before="0" w:after="0"/>
        <w:ind w:firstLine="737" w:left="0" w:right="0"/>
        <w:contextualSpacing/>
        <w:jc w:val="left"/>
        <w:rPr>
          <w:rStyle w:val="Emphasis"/>
          <w:rFonts w:ascii="Liberation Serif" w:hAnsi="Liberation Serif"/>
          <w:i w:val="false"/>
          <w:i w:val="false"/>
          <w:iCs w:val="false"/>
          <w:color w:val="212529"/>
          <w:sz w:val="24"/>
          <w:szCs w:val="24"/>
        </w:rPr>
      </w:pPr>
      <w:r>
        <w:rPr>
          <w:rFonts w:ascii="arial;sans-serif" w:hAnsi="arial;sans-serif"/>
          <w:b w:val="false"/>
          <w:i w:val="false"/>
          <w:caps w:val="false"/>
          <w:smallCaps w:val="false"/>
          <w:color w:val="202124"/>
          <w:spacing w:val="0"/>
          <w:sz w:val="21"/>
        </w:rPr>
      </w:r>
      <w:r>
        <mc:AlternateContent>
          <mc:Choice Requires="wps">
            <w:drawing>
              <wp:anchor behindDoc="0" distT="0" distB="0" distL="0" distR="0" simplePos="0" locked="0" layoutInCell="0" allowOverlap="1" relativeHeight="42">
                <wp:simplePos x="0" y="0"/>
                <wp:positionH relativeFrom="column">
                  <wp:posOffset>2265045</wp:posOffset>
                </wp:positionH>
                <wp:positionV relativeFrom="paragraph">
                  <wp:posOffset>10160</wp:posOffset>
                </wp:positionV>
                <wp:extent cx="3590925" cy="3136900"/>
                <wp:effectExtent l="0" t="0" r="0" b="0"/>
                <wp:wrapTopAndBottom/>
                <wp:docPr id="7" name="Quadro3"/>
                <a:graphic xmlns:a="http://schemas.openxmlformats.org/drawingml/2006/main">
                  <a:graphicData uri="http://schemas.microsoft.com/office/word/2010/wordprocessingShape">
                    <wps:wsp>
                      <wps:cNvSpPr txBox="1"/>
                      <wps:spPr>
                        <a:xfrm>
                          <a:off x="0" y="0"/>
                          <a:ext cx="3590925" cy="3136900"/>
                        </a:xfrm>
                        <a:prstGeom prst="rect"/>
                        <a:solidFill>
                          <a:srgbClr val="FFFFFF"/>
                        </a:solidFill>
                      </wps:spPr>
                      <wps:txbx>
                        <w:txbxContent>
                          <w:p>
                            <w:pPr>
                              <w:pStyle w:val="Figura"/>
                              <w:spacing w:before="120" w:after="120"/>
                              <w:rPr/>
                            </w:pPr>
                            <w:r>
                              <w:rPr/>
                              <w:drawing>
                                <wp:inline distT="0" distB="0" distL="0" distR="0">
                                  <wp:extent cx="3590925" cy="2738755"/>
                                  <wp:effectExtent l="0" t="0" r="0" b="0"/>
                                  <wp:docPr id="8" name="Triangulo fractal"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riangulo fractal" descr=""/>
                                          <pic:cNvPicPr>
                                            <a:picLocks noChangeAspect="1" noChangeArrowheads="1"/>
                                          </pic:cNvPicPr>
                                        </pic:nvPicPr>
                                        <pic:blipFill>
                                          <a:blip r:embed="rId10"/>
                                          <a:stretch>
                                            <a:fillRect/>
                                          </a:stretch>
                                        </pic:blipFill>
                                        <pic:spPr bwMode="auto">
                                          <a:xfrm>
                                            <a:off x="0" y="0"/>
                                            <a:ext cx="3590925" cy="2738755"/>
                                          </a:xfrm>
                                          <a:prstGeom prst="rect">
                                            <a:avLst/>
                                          </a:prstGeom>
                                          <a:noFill/>
                                        </pic:spPr>
                                      </pic:pic>
                                    </a:graphicData>
                                  </a:graphic>
                                </wp:inline>
                              </w:drawing>
                              <w:t xml:space="preserve">                 </w:t>
                            </w:r>
                            <w:r>
                              <w:rPr/>
                              <w:t xml:space="preserve">Figura </w:t>
                            </w:r>
                            <w:r>
                              <w:rPr/>
                              <w:fldChar w:fldCharType="begin"/>
                            </w:r>
                            <w:r>
                              <w:rPr/>
                              <w:instrText xml:space="preserve"> SEQ Figura \* ARABIC </w:instrText>
                            </w:r>
                            <w:r>
                              <w:rPr/>
                              <w:fldChar w:fldCharType="separate"/>
                            </w:r>
                            <w:r>
                              <w:rPr/>
                              <w:t>2</w:t>
                            </w:r>
                            <w:r>
                              <w:rPr/>
                              <w:fldChar w:fldCharType="end"/>
                            </w:r>
                            <w:r>
                              <w:rPr/>
                              <w:t>: Triângulo fractal</w:t>
                            </w:r>
                          </w:p>
                        </w:txbxContent>
                      </wps:txbx>
                      <wps:bodyPr anchor="t" lIns="0" tIns="0" rIns="0" bIns="0">
                        <a:noAutofit/>
                      </wps:bodyPr>
                    </wps:wsp>
                  </a:graphicData>
                </a:graphic>
              </wp:anchor>
            </w:drawing>
          </mc:Choice>
          <mc:Fallback>
            <w:pict>
              <v:rect style="position:absolute;rotation:-0;width:282.75pt;height:247pt;mso-wrap-distance-left:0pt;mso-wrap-distance-right:0pt;mso-wrap-distance-top:0pt;mso-wrap-distance-bottom:0pt;margin-top:0.8pt;mso-position-vertical-relative:text;margin-left:178.35pt;mso-position-horizontal-relative:text">
                <v:textbox inset="0in,0in,0in,0in">
                  <w:txbxContent>
                    <w:p>
                      <w:pPr>
                        <w:pStyle w:val="Figura"/>
                        <w:spacing w:before="120" w:after="120"/>
                        <w:rPr/>
                      </w:pPr>
                      <w:r>
                        <w:rPr/>
                        <w:drawing>
                          <wp:inline distT="0" distB="0" distL="0" distR="0">
                            <wp:extent cx="3590925" cy="2738755"/>
                            <wp:effectExtent l="0" t="0" r="0" b="0"/>
                            <wp:docPr id="9" name="Triangulo fractal"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riangulo fractal" descr=""/>
                                    <pic:cNvPicPr>
                                      <a:picLocks noChangeAspect="1" noChangeArrowheads="1"/>
                                    </pic:cNvPicPr>
                                  </pic:nvPicPr>
                                  <pic:blipFill>
                                    <a:blip r:embed="rId11"/>
                                    <a:stretch>
                                      <a:fillRect/>
                                    </a:stretch>
                                  </pic:blipFill>
                                  <pic:spPr bwMode="auto">
                                    <a:xfrm>
                                      <a:off x="0" y="0"/>
                                      <a:ext cx="3590925" cy="2738755"/>
                                    </a:xfrm>
                                    <a:prstGeom prst="rect">
                                      <a:avLst/>
                                    </a:prstGeom>
                                    <a:noFill/>
                                  </pic:spPr>
                                </pic:pic>
                              </a:graphicData>
                            </a:graphic>
                          </wp:inline>
                        </w:drawing>
                        <w:t xml:space="preserve">                 </w:t>
                      </w:r>
                      <w:r>
                        <w:rPr/>
                        <w:t xml:space="preserve">Figura </w:t>
                      </w:r>
                      <w:r>
                        <w:rPr/>
                        <w:fldChar w:fldCharType="begin"/>
                      </w:r>
                      <w:r>
                        <w:rPr/>
                        <w:instrText xml:space="preserve"> SEQ Figura \* ARABIC </w:instrText>
                      </w:r>
                      <w:r>
                        <w:rPr/>
                        <w:fldChar w:fldCharType="separate"/>
                      </w:r>
                      <w:r>
                        <w:rPr/>
                        <w:t>2</w:t>
                      </w:r>
                      <w:r>
                        <w:rPr/>
                        <w:fldChar w:fldCharType="end"/>
                      </w:r>
                      <w:r>
                        <w:rPr/>
                        <w:t>: Triângulo fractal</w:t>
                      </w:r>
                    </w:p>
                  </w:txbxContent>
                </v:textbox>
                <w10:wrap type="topAndBottom"/>
              </v:rect>
            </w:pict>
          </mc:Fallback>
        </mc:AlternateContent>
      </w:r>
      <w:r>
        <mc:AlternateContent>
          <mc:Choice Requires="wps">
            <w:drawing>
              <wp:anchor behindDoc="0" distT="0" distB="0" distL="0" distR="0" simplePos="0" locked="0" layoutInCell="0" allowOverlap="1" relativeHeight="58">
                <wp:simplePos x="0" y="0"/>
                <wp:positionH relativeFrom="column">
                  <wp:posOffset>0</wp:posOffset>
                </wp:positionH>
                <wp:positionV relativeFrom="paragraph">
                  <wp:posOffset>635</wp:posOffset>
                </wp:positionV>
                <wp:extent cx="2915920" cy="4350385"/>
                <wp:effectExtent l="0" t="0" r="0" b="0"/>
                <wp:wrapTopAndBottom/>
                <wp:docPr id="10" name="Quadro2"/>
                <a:graphic xmlns:a="http://schemas.openxmlformats.org/drawingml/2006/main">
                  <a:graphicData uri="http://schemas.microsoft.com/office/word/2010/wordprocessingShape">
                    <wps:wsp>
                      <wps:cNvSpPr txBox="1"/>
                      <wps:spPr>
                        <a:xfrm>
                          <a:off x="0" y="0"/>
                          <a:ext cx="2915920" cy="4350385"/>
                        </a:xfrm>
                        <a:prstGeom prst="rect"/>
                        <a:solidFill>
                          <a:srgbClr val="FFFFFF"/>
                        </a:solidFill>
                      </wps:spPr>
                      <wps:txbx>
                        <w:txbxContent>
                          <w:p>
                            <w:pPr>
                              <w:pStyle w:val="Figura"/>
                              <w:spacing w:before="120" w:after="120"/>
                              <w:rPr/>
                            </w:pPr>
                            <w:r>
                              <w:rPr/>
                              <w:drawing>
                                <wp:inline distT="0" distB="0" distL="0" distR="0">
                                  <wp:extent cx="2915920" cy="4062095"/>
                                  <wp:effectExtent l="0" t="0" r="0" b="0"/>
                                  <wp:docPr id="11" name="Samambaia Fractal"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amambaia Fractal" descr=""/>
                                          <pic:cNvPicPr>
                                            <a:picLocks noChangeAspect="1" noChangeArrowheads="1"/>
                                          </pic:cNvPicPr>
                                        </pic:nvPicPr>
                                        <pic:blipFill>
                                          <a:blip r:embed="rId12"/>
                                          <a:stretch>
                                            <a:fillRect/>
                                          </a:stretch>
                                        </pic:blipFill>
                                        <pic:spPr bwMode="auto">
                                          <a:xfrm>
                                            <a:off x="0" y="0"/>
                                            <a:ext cx="2915920" cy="406209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w:t>
                            </w:r>
                            <w:r>
                              <w:rPr/>
                              <w:fldChar w:fldCharType="end"/>
                            </w:r>
                            <w:r>
                              <w:rPr/>
                              <w:t>: Samambaia Fractal</w:t>
                            </w:r>
                          </w:p>
                        </w:txbxContent>
                      </wps:txbx>
                      <wps:bodyPr anchor="t" lIns="0" tIns="0" rIns="0" bIns="0">
                        <a:noAutofit/>
                      </wps:bodyPr>
                    </wps:wsp>
                  </a:graphicData>
                </a:graphic>
              </wp:anchor>
            </w:drawing>
          </mc:Choice>
          <mc:Fallback>
            <w:pict>
              <v:rect style="position:absolute;rotation:-0;width:229.6pt;height:342.55pt;mso-wrap-distance-left:0pt;mso-wrap-distance-right:0pt;mso-wrap-distance-top:0pt;mso-wrap-distance-bottom:0pt;margin-top:0pt;mso-position-vertical-relative:text;margin-left:0pt;mso-position-horizontal-relative:text">
                <v:textbox inset="0in,0in,0in,0in">
                  <w:txbxContent>
                    <w:p>
                      <w:pPr>
                        <w:pStyle w:val="Figura"/>
                        <w:spacing w:before="120" w:after="120"/>
                        <w:rPr/>
                      </w:pPr>
                      <w:r>
                        <w:rPr/>
                        <w:drawing>
                          <wp:inline distT="0" distB="0" distL="0" distR="0">
                            <wp:extent cx="2915920" cy="4062095"/>
                            <wp:effectExtent l="0" t="0" r="0" b="0"/>
                            <wp:docPr id="12" name="Samambaia Fractal"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amambaia Fractal" descr=""/>
                                    <pic:cNvPicPr>
                                      <a:picLocks noChangeAspect="1" noChangeArrowheads="1"/>
                                    </pic:cNvPicPr>
                                  </pic:nvPicPr>
                                  <pic:blipFill>
                                    <a:blip r:embed="rId13"/>
                                    <a:stretch>
                                      <a:fillRect/>
                                    </a:stretch>
                                  </pic:blipFill>
                                  <pic:spPr bwMode="auto">
                                    <a:xfrm>
                                      <a:off x="0" y="0"/>
                                      <a:ext cx="2915920" cy="406209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w:t>
                      </w:r>
                      <w:r>
                        <w:rPr/>
                        <w:fldChar w:fldCharType="end"/>
                      </w:r>
                      <w:r>
                        <w:rPr/>
                        <w:t>: Samambaia Fractal</w:t>
                      </w:r>
                    </w:p>
                  </w:txbxContent>
                </v:textbox>
                <w10:wrap type="topAndBottom"/>
              </v:rect>
            </w:pict>
          </mc:Fallback>
        </mc:AlternateContent>
      </w:r>
    </w:p>
    <w:p>
      <w:pPr>
        <w:pStyle w:val="BodyText"/>
        <w:widowControl/>
        <w:pBdr/>
        <w:spacing w:lineRule="atLeast" w:line="225" w:before="0" w:after="0"/>
        <w:ind w:firstLine="737" w:left="0" w:right="0"/>
        <w:contextualSpacing/>
        <w:jc w:val="both"/>
        <w:rPr>
          <w:rStyle w:val="Emphasis"/>
          <w:rFonts w:ascii="Liberation Serif" w:hAnsi="Liberation Serif"/>
          <w:b w:val="false"/>
          <w:i w:val="false"/>
          <w:i w:val="false"/>
          <w:iCs w:val="false"/>
          <w:caps w:val="false"/>
          <w:smallCaps w:val="false"/>
          <w:color w:val="212529"/>
          <w:spacing w:val="0"/>
          <w:sz w:val="24"/>
          <w:szCs w:val="24"/>
        </w:rPr>
      </w:pPr>
      <w:r>
        <w:rPr>
          <w:rFonts w:ascii="Roboto;apple-system;BlinkMacSystemFont;Segoe UI;Helvetica Neue;Arial;sans-serif;Apple Color Emoji;Segoe UI Emoji;Segoe UI Symbol" w:hAnsi="Roboto;apple-system;BlinkMacSystemFont;Segoe UI;Helvetica Neue;Arial;sans-serif;Apple Color Emoji;Segoe UI Emoji;Segoe UI Symbol"/>
          <w:b w:val="false"/>
          <w:i w:val="false"/>
          <w:caps w:val="false"/>
          <w:smallCaps w:val="false"/>
          <w:color w:val="404040"/>
          <w:spacing w:val="0"/>
          <w:sz w:val="24"/>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aps w:val="false"/>
          <w:smallCaps w:val="false"/>
          <w:color w:val="212529"/>
          <w:spacing w:val="0"/>
          <w:sz w:val="24"/>
          <w:szCs w:val="24"/>
        </w:rPr>
      </w:pPr>
      <w:r>
        <w:rPr/>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Os fractais são amplamente estudados e aplicados na matemática e principalmente na computação gráfica. </w:t>
      </w:r>
      <w:r>
        <w:rPr>
          <w:rStyle w:val="Emphasis"/>
          <w:b w:val="false"/>
          <w:i w:val="false"/>
          <w:iCs w:val="false"/>
          <w:color w:val="212529"/>
          <w:spacing w:val="0"/>
          <w:sz w:val="24"/>
          <w:szCs w:val="24"/>
        </w:rPr>
        <w:t xml:space="preserve">Peço me permitam o neologismo no uso do termo “fractalidade” que aqui quero significar o atributo de similaridade </w:t>
      </w:r>
      <w:r>
        <w:rPr>
          <w:rStyle w:val="Emphasis"/>
          <w:b w:val="false"/>
          <w:i w:val="false"/>
          <w:iCs w:val="false"/>
          <w:color w:val="212529"/>
          <w:spacing w:val="0"/>
          <w:sz w:val="24"/>
          <w:szCs w:val="24"/>
        </w:rPr>
        <w:t>funcional ou morfológica que possam atender fenômenos, funcionalidades e princípios de formação que atendam o conceito de fractal, conform</w:t>
      </w:r>
      <w:r>
        <w:rPr>
          <w:rStyle w:val="Emphasis"/>
          <w:b w:val="false"/>
          <w:i w:val="false"/>
          <w:iCs w:val="false"/>
          <w:color w:val="212529"/>
          <w:spacing w:val="0"/>
          <w:sz w:val="24"/>
          <w:szCs w:val="24"/>
        </w:rPr>
        <w:t>e</w:t>
      </w:r>
      <w:r>
        <w:rPr>
          <w:rStyle w:val="Emphasis"/>
          <w:b w:val="false"/>
          <w:i w:val="false"/>
          <w:iCs w:val="false"/>
          <w:color w:val="212529"/>
          <w:spacing w:val="0"/>
          <w:sz w:val="24"/>
          <w:szCs w:val="24"/>
        </w:rPr>
        <w:t xml:space="preserve"> a notação matemática e computacional</w:t>
      </w:r>
      <w:r>
        <w:rPr>
          <w:rStyle w:val="Emphasis"/>
          <w:b w:val="false"/>
          <w:i w:val="false"/>
          <w:iCs w:val="false"/>
          <w:color w:val="212529"/>
          <w:spacing w:val="0"/>
          <w:sz w:val="24"/>
          <w:szCs w:val="24"/>
        </w:rPr>
        <w:t>.</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Em geral, fractais são obtidos a partir da repetição recorrente de um algoritmo, através de uma função ou procedimento que em seu algoritmo chama a si mesma, </w:t>
      </w:r>
      <w:r>
        <w:rPr>
          <w:rStyle w:val="Emphasis"/>
          <w:b w:val="false"/>
          <w:i w:val="false"/>
          <w:iCs w:val="false"/>
          <w:color w:val="212529"/>
          <w:spacing w:val="0"/>
          <w:sz w:val="24"/>
          <w:szCs w:val="24"/>
        </w:rPr>
        <w:t xml:space="preserve">ao que se chama de </w:t>
      </w:r>
      <w:r>
        <w:rPr>
          <w:rStyle w:val="Emphasis"/>
          <w:b/>
          <w:bCs/>
          <w:i w:val="false"/>
          <w:iCs w:val="false"/>
          <w:color w:val="212529"/>
          <w:spacing w:val="0"/>
          <w:sz w:val="24"/>
          <w:szCs w:val="24"/>
        </w:rPr>
        <w:t>recursão,</w:t>
      </w:r>
      <w:r>
        <w:rPr>
          <w:rStyle w:val="Emphasis"/>
          <w:b w:val="false"/>
          <w:i w:val="false"/>
          <w:iCs w:val="false"/>
          <w:color w:val="212529"/>
          <w:spacing w:val="0"/>
          <w:sz w:val="24"/>
          <w:szCs w:val="24"/>
        </w:rPr>
        <w:t xml:space="preserve"> e aplica uma equação matemática </w:t>
      </w:r>
      <w:r>
        <w:rPr>
          <w:rStyle w:val="Emphasis"/>
          <w:b w:val="false"/>
          <w:i w:val="false"/>
          <w:iCs w:val="false"/>
          <w:color w:val="212529"/>
          <w:spacing w:val="0"/>
          <w:sz w:val="24"/>
          <w:szCs w:val="24"/>
        </w:rPr>
        <w:t>altera</w:t>
      </w:r>
      <w:r>
        <w:rPr>
          <w:rStyle w:val="Emphasis"/>
          <w:b w:val="false"/>
          <w:i w:val="false"/>
          <w:iCs w:val="false"/>
          <w:color w:val="212529"/>
          <w:spacing w:val="0"/>
          <w:sz w:val="24"/>
          <w:szCs w:val="24"/>
        </w:rPr>
        <w:t>ndo</w:t>
      </w:r>
      <w:r>
        <w:rPr>
          <w:rStyle w:val="Emphasis"/>
          <w:b w:val="false"/>
          <w:i w:val="false"/>
          <w:iCs w:val="false"/>
          <w:color w:val="212529"/>
          <w:spacing w:val="0"/>
          <w:sz w:val="24"/>
          <w:szCs w:val="24"/>
        </w:rPr>
        <w:t xml:space="preserve"> </w:t>
      </w:r>
      <w:r>
        <w:rPr>
          <w:rStyle w:val="Emphasis"/>
          <w:b w:val="false"/>
          <w:i w:val="false"/>
          <w:iCs w:val="false"/>
          <w:color w:val="212529"/>
          <w:spacing w:val="0"/>
          <w:sz w:val="24"/>
          <w:szCs w:val="24"/>
        </w:rPr>
        <w:t xml:space="preserve">determinados </w:t>
      </w:r>
      <w:r>
        <w:rPr>
          <w:rStyle w:val="Emphasis"/>
          <w:b w:val="false"/>
          <w:i w:val="false"/>
          <w:iCs w:val="false"/>
          <w:color w:val="212529"/>
          <w:spacing w:val="0"/>
          <w:sz w:val="24"/>
          <w:szCs w:val="24"/>
        </w:rPr>
        <w:t>valores de variáveis</w:t>
      </w:r>
      <w:r>
        <w:rPr>
          <w:rStyle w:val="Emphasis"/>
          <w:b w:val="false"/>
          <w:i w:val="false"/>
          <w:iCs w:val="false"/>
          <w:color w:val="212529"/>
          <w:spacing w:val="0"/>
          <w:sz w:val="24"/>
          <w:szCs w:val="24"/>
        </w:rPr>
        <w:t xml:space="preserve"> que infere</w:t>
      </w:r>
      <w:r>
        <w:rPr>
          <w:rStyle w:val="Emphasis"/>
          <w:b w:val="false"/>
          <w:i w:val="false"/>
          <w:iCs w:val="false"/>
          <w:color w:val="212529"/>
          <w:spacing w:val="0"/>
          <w:sz w:val="24"/>
          <w:szCs w:val="24"/>
        </w:rPr>
        <w:t>m</w:t>
      </w:r>
      <w:r>
        <w:rPr>
          <w:rStyle w:val="Emphasis"/>
          <w:b w:val="false"/>
          <w:i w:val="false"/>
          <w:iCs w:val="false"/>
          <w:color w:val="212529"/>
          <w:spacing w:val="0"/>
          <w:sz w:val="24"/>
          <w:szCs w:val="24"/>
        </w:rPr>
        <w:t xml:space="preserve"> na escala gráfica de cada ocorrência da função. </w:t>
      </w:r>
      <w:r>
        <w:rPr>
          <w:rStyle w:val="Emphasis"/>
          <w:b w:val="false"/>
          <w:i w:val="false"/>
          <w:iCs w:val="false"/>
          <w:color w:val="212529"/>
          <w:spacing w:val="0"/>
          <w:sz w:val="24"/>
          <w:szCs w:val="24"/>
        </w:rPr>
        <w:t xml:space="preserve">Isso na computação </w:t>
      </w:r>
      <w:r>
        <w:rPr>
          <w:rStyle w:val="Emphasis"/>
          <w:b w:val="false"/>
          <w:i w:val="false"/>
          <w:iCs w:val="false"/>
          <w:color w:val="212529"/>
          <w:spacing w:val="0"/>
          <w:sz w:val="24"/>
          <w:szCs w:val="24"/>
        </w:rPr>
        <w:t xml:space="preserve">matemática e </w:t>
      </w:r>
      <w:r>
        <w:rPr>
          <w:rStyle w:val="Emphasis"/>
          <w:b w:val="false"/>
          <w:i w:val="false"/>
          <w:iCs w:val="false"/>
          <w:color w:val="212529"/>
          <w:spacing w:val="0"/>
          <w:sz w:val="24"/>
          <w:szCs w:val="24"/>
        </w:rPr>
        <w:t>gráfica.</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Interessantemente, eles também ocorrem com muita frequência na natureza. Na figura acima, </w:t>
      </w:r>
      <w:r>
        <w:rPr>
          <w:rStyle w:val="Emphasis"/>
          <w:b w:val="false"/>
          <w:i w:val="false"/>
          <w:iCs w:val="false"/>
          <w:color w:val="212529"/>
          <w:spacing w:val="0"/>
          <w:sz w:val="24"/>
          <w:szCs w:val="24"/>
        </w:rPr>
        <w:t>à</w:t>
      </w:r>
      <w:r>
        <w:rPr>
          <w:rStyle w:val="Emphasis"/>
          <w:b w:val="false"/>
          <w:i w:val="false"/>
          <w:iCs w:val="false"/>
          <w:color w:val="212529"/>
          <w:spacing w:val="0"/>
          <w:sz w:val="24"/>
          <w:szCs w:val="24"/>
        </w:rPr>
        <w:t xml:space="preserve"> </w:t>
      </w:r>
      <w:r>
        <w:rPr>
          <w:rStyle w:val="Emphasis"/>
          <w:b w:val="false"/>
          <w:i w:val="false"/>
          <w:iCs w:val="false"/>
          <w:color w:val="212529"/>
          <w:spacing w:val="0"/>
          <w:sz w:val="24"/>
          <w:szCs w:val="24"/>
        </w:rPr>
        <w:t>esquerda</w:t>
      </w:r>
      <w:r>
        <w:rPr>
          <w:rStyle w:val="Emphasis"/>
          <w:b w:val="false"/>
          <w:i w:val="false"/>
          <w:iCs w:val="false"/>
          <w:color w:val="212529"/>
          <w:spacing w:val="0"/>
          <w:sz w:val="24"/>
          <w:szCs w:val="24"/>
        </w:rPr>
        <w:t xml:space="preserve">, vemos </w:t>
      </w:r>
      <w:r>
        <w:rPr>
          <w:rStyle w:val="Emphasis"/>
          <w:b w:val="false"/>
          <w:i w:val="false"/>
          <w:iCs w:val="false"/>
          <w:color w:val="212529"/>
          <w:spacing w:val="0"/>
          <w:sz w:val="24"/>
          <w:szCs w:val="24"/>
        </w:rPr>
        <w:t xml:space="preserve">a solução de um </w:t>
      </w:r>
      <w:r>
        <w:rPr>
          <w:rStyle w:val="Emphasis"/>
          <w:b/>
          <w:bCs/>
          <w:i w:val="false"/>
          <w:iCs w:val="false"/>
          <w:color w:val="212529"/>
          <w:spacing w:val="0"/>
          <w:sz w:val="24"/>
          <w:szCs w:val="24"/>
        </w:rPr>
        <w:t>algoritmo</w:t>
      </w:r>
      <w:r>
        <w:rPr>
          <w:rStyle w:val="Emphasis"/>
          <w:rStyle w:val="FootnoteReference"/>
          <w:b w:val="false"/>
          <w:i w:val="false"/>
          <w:iCs w:val="false"/>
          <w:color w:val="212529"/>
          <w:spacing w:val="0"/>
          <w:sz w:val="24"/>
          <w:szCs w:val="24"/>
        </w:rPr>
        <w:footnoteReference w:id="4"/>
      </w:r>
      <w:r>
        <w:rPr>
          <w:rStyle w:val="Emphasis"/>
          <w:b w:val="false"/>
          <w:i w:val="false"/>
          <w:iCs w:val="false"/>
          <w:color w:val="212529"/>
          <w:spacing w:val="0"/>
          <w:sz w:val="24"/>
          <w:szCs w:val="24"/>
        </w:rPr>
        <w:t xml:space="preserve"> que resulta a</w:t>
      </w:r>
      <w:r>
        <w:rPr>
          <w:rStyle w:val="Emphasis"/>
          <w:b w:val="false"/>
          <w:i w:val="false"/>
          <w:iCs w:val="false"/>
          <w:color w:val="212529"/>
          <w:spacing w:val="0"/>
          <w:sz w:val="24"/>
          <w:szCs w:val="24"/>
        </w:rPr>
        <w:t xml:space="preserve"> simulação gráfica que pretende imitar a morfologia de uma folha de samambaia, que é um bom exemplo de fractal natural. Conchas, ramos de plantas, </w:t>
      </w:r>
      <w:r>
        <w:rPr>
          <w:rStyle w:val="Emphasis"/>
          <w:b w:val="false"/>
          <w:i w:val="false"/>
          <w:iCs w:val="false"/>
          <w:color w:val="212529"/>
          <w:spacing w:val="0"/>
          <w:sz w:val="24"/>
          <w:szCs w:val="24"/>
        </w:rPr>
        <w:t xml:space="preserve">alguns compostos celulares, sistemas estelares, em suas galáxias em seus aglomerados têm sido reportados com características fractais </w:t>
      </w:r>
      <w:r>
        <w:rPr>
          <w:rStyle w:val="Emphasis"/>
          <w:b w:val="false"/>
          <w:i w:val="false"/>
          <w:iCs w:val="false"/>
          <w:color w:val="212529"/>
          <w:spacing w:val="0"/>
          <w:sz w:val="24"/>
          <w:szCs w:val="24"/>
        </w:rPr>
        <w:t>semelhantes.</w:t>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w:t>
      </w:r>
      <w:r>
        <w:rPr>
          <w:rStyle w:val="Emphasis"/>
          <w:b/>
          <w:bCs/>
          <w:i w:val="false"/>
          <w:iCs w:val="false"/>
          <w:color w:val="212529"/>
          <w:spacing w:val="0"/>
          <w:sz w:val="24"/>
          <w:szCs w:val="24"/>
        </w:rPr>
        <w:t>Fomos criados à imagem e semelhança de Deus.</w:t>
      </w:r>
      <w:r>
        <w:rPr>
          <w:rStyle w:val="Emphasis"/>
          <w:b w:val="false"/>
          <w:i w:val="false"/>
          <w:iCs w:val="false"/>
          <w:color w:val="212529"/>
          <w:spacing w:val="0"/>
          <w:sz w:val="24"/>
          <w:szCs w:val="24"/>
        </w:rPr>
        <w:t xml:space="preserve">” </w:t>
      </w:r>
      <w:r>
        <w:rPr>
          <w:rStyle w:val="Emphasis"/>
          <w:b w:val="false"/>
          <w:i w:val="false"/>
          <w:iCs w:val="false"/>
          <w:caps w:val="false"/>
          <w:smallCaps w:val="false"/>
          <w:color w:val="24292F"/>
          <w:spacing w:val="0"/>
          <w:sz w:val="24"/>
          <w:szCs w:val="24"/>
        </w:rPr>
        <w:t>Gênesis 1:26-27</w:t>
      </w:r>
      <w:r>
        <w:rPr>
          <w:rStyle w:val="Emphasis"/>
          <w:b w:val="false"/>
          <w:i w:val="false"/>
          <w:iCs w:val="false"/>
          <w:color w:val="212529"/>
          <w:spacing w:val="0"/>
          <w:sz w:val="24"/>
          <w:szCs w:val="24"/>
        </w:rPr>
        <w:t xml:space="preserve"> </w:t>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Entre linhas aqui, não desejo discutir a existência de Deus, talvez seja esse um dos temas mais controversos da humanidade, maior causa da briga eterna entre ciência e religião. É realmente complicado assumir aqui </w:t>
      </w:r>
      <w:r>
        <w:rPr>
          <w:rStyle w:val="Emphasis"/>
          <w:b w:val="false"/>
          <w:i w:val="false"/>
          <w:iCs w:val="false"/>
          <w:color w:val="212529"/>
          <w:spacing w:val="0"/>
          <w:sz w:val="24"/>
          <w:szCs w:val="24"/>
        </w:rPr>
        <w:t xml:space="preserve">um </w:t>
      </w:r>
      <w:r>
        <w:rPr>
          <w:rStyle w:val="Emphasis"/>
          <w:b w:val="false"/>
          <w:i w:val="false"/>
          <w:iCs w:val="false"/>
          <w:color w:val="212529"/>
          <w:spacing w:val="0"/>
          <w:sz w:val="24"/>
          <w:szCs w:val="24"/>
        </w:rPr>
        <w:t xml:space="preserve">papel ou um lado mais tendencioso a qualquer uma das propostas. </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Nas religiões, a humanidade criou um monte de deuses a sua própria imagem e elas mesmas não conseguem chegar em um acordo que as possam unificar. Nas ciências, a humanidade preferiu eleger, até o momento, a matéria por entidade autossuficiente, normalmente alegando o acaso por causa daquilo que ainda não pode explicar. </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Não vamos entrar nessa briga.</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Para simplificar as coisas, prefiro “despersonificar” a “causalística” do universo, muito embora tenho eu minhas próprias “crenças” a respeito do assunto.</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Assim, substitua aqui a questão “Quem criou o Universo?” para “O que criou o Universo?”, ou “Como o Universo foi Criado?” Mesmo assim, não é nosso objetivo responder essas questões. </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Deixo essa tarefa às próprias ilações do leitor amigo. Que bom se conseguirmos abrir espaço para repensarmos nossas crenças e convicções.</w:t>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del w:id="717" w:author="Autor desconhecido" w:date="2025-07-25T14:11:22Z"/>
        </w:rPr>
      </w:pPr>
      <w:r>
        <w:rPr>
          <w:rStyle w:val="Emphasis"/>
          <w:b w:val="false"/>
          <w:i w:val="false"/>
          <w:iCs w:val="false"/>
          <w:color w:val="212529"/>
          <w:spacing w:val="0"/>
          <w:sz w:val="24"/>
          <w:szCs w:val="24"/>
        </w:rPr>
        <w:t xml:space="preserve">Nossa percepção das coisas e do universo é apenas uma derivada pontual, muito restrita aos nossos poucos sentidos </w:t>
      </w:r>
      <w:r>
        <w:rPr>
          <w:rStyle w:val="Emphasis"/>
          <w:b w:val="false"/>
          <w:i w:val="false"/>
          <w:iCs w:val="false"/>
          <w:color w:val="212529"/>
          <w:spacing w:val="0"/>
          <w:sz w:val="24"/>
          <w:szCs w:val="24"/>
        </w:rPr>
        <w:t xml:space="preserve">materiais e fadada a nossa interpretação racional ainda imatura e infantil diante da evolução infinita do porvir. </w:t>
      </w:r>
      <w:r>
        <w:rPr>
          <w:rStyle w:val="Emphasis"/>
          <w:b w:val="false"/>
          <w:i w:val="false"/>
          <w:iCs w:val="false"/>
          <w:color w:val="212529"/>
          <w:spacing w:val="0"/>
          <w:sz w:val="24"/>
          <w:szCs w:val="24"/>
        </w:rPr>
        <w:t xml:space="preserve">Portanto peço sejam críticos compreensivos, me ajudando caso percebam incongruências. </w:t>
      </w:r>
    </w:p>
    <w:p>
      <w:pPr>
        <w:pStyle w:val="Normal"/>
        <w:widowControl/>
        <w:ind w:firstLine="737" w:left="0" w:right="0"/>
        <w:jc w:val="both"/>
        <w:rPr>
          <w:rStyle w:val="Emphasis"/>
          <w:rFonts w:ascii="Liberation Serif" w:hAnsi="Liberation Serif"/>
          <w:b w:val="false"/>
          <w:i w:val="false"/>
          <w:i w:val="false"/>
          <w:iCs w:val="false"/>
          <w:color w:val="212529"/>
          <w:spacing w:val="0"/>
          <w:sz w:val="24"/>
          <w:szCs w:val="24"/>
          <w:del w:id="719" w:author="Autor desconhecido" w:date="2025-07-25T14:11:22Z"/>
        </w:rPr>
      </w:pPr>
      <w:del w:id="718" w:author="Autor desconhecido" w:date="2025-07-25T14:11:22Z">
        <w:r>
          <w:rPr/>
        </w:r>
      </w:del>
    </w:p>
    <w:p>
      <w:pPr>
        <w:pStyle w:val="Normal"/>
        <w:widowControl/>
        <w:ind w:firstLine="737" w:left="0" w:right="0"/>
        <w:jc w:val="both"/>
        <w:rPr/>
      </w:pPr>
      <w:r>
        <w:rPr>
          <w:rStyle w:val="Emphasis"/>
          <w:b w:val="false"/>
          <w:i w:val="false"/>
          <w:iCs w:val="false"/>
          <w:color w:val="212529"/>
          <w:spacing w:val="0"/>
          <w:sz w:val="24"/>
          <w:szCs w:val="24"/>
        </w:rPr>
        <w:t xml:space="preserve"> </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Penso que tudo o que existe, </w:t>
      </w:r>
      <w:r>
        <w:rPr>
          <w:rStyle w:val="Emphasis"/>
          <w:b w:val="false"/>
          <w:i w:val="false"/>
          <w:iCs w:val="false"/>
          <w:color w:val="212529"/>
          <w:spacing w:val="0"/>
          <w:sz w:val="24"/>
          <w:szCs w:val="24"/>
        </w:rPr>
        <w:t>d</w:t>
      </w:r>
      <w:r>
        <w:rPr>
          <w:rStyle w:val="Emphasis"/>
          <w:b w:val="false"/>
          <w:i w:val="false"/>
          <w:iCs w:val="false"/>
          <w:color w:val="212529"/>
          <w:spacing w:val="0"/>
          <w:sz w:val="24"/>
          <w:szCs w:val="24"/>
        </w:rPr>
        <w:t xml:space="preserve">esde o micro até o macro, tem estrutura </w:t>
      </w:r>
      <w:r>
        <w:rPr>
          <w:rStyle w:val="Emphasis"/>
          <w:b w:val="false"/>
          <w:i w:val="false"/>
          <w:iCs w:val="false"/>
          <w:color w:val="212529"/>
          <w:spacing w:val="0"/>
          <w:sz w:val="24"/>
          <w:szCs w:val="24"/>
        </w:rPr>
        <w:t>f</w:t>
      </w:r>
      <w:r>
        <w:rPr>
          <w:rStyle w:val="Emphasis"/>
          <w:b w:val="false"/>
          <w:i w:val="false"/>
          <w:iCs w:val="false"/>
          <w:color w:val="212529"/>
          <w:spacing w:val="0"/>
          <w:sz w:val="24"/>
          <w:szCs w:val="24"/>
        </w:rPr>
        <w:t xml:space="preserve">ractal </w:t>
      </w:r>
      <w:r>
        <w:rPr>
          <w:rStyle w:val="Emphasis"/>
          <w:b w:val="false"/>
          <w:i w:val="false"/>
          <w:iCs w:val="false"/>
          <w:color w:val="212529"/>
          <w:spacing w:val="0"/>
          <w:sz w:val="24"/>
          <w:szCs w:val="24"/>
        </w:rPr>
        <w:t>com movimento</w:t>
      </w:r>
      <w:r>
        <w:rPr>
          <w:rStyle w:val="Emphasis"/>
          <w:b w:val="false"/>
          <w:i w:val="false"/>
          <w:iCs w:val="false"/>
          <w:color w:val="212529"/>
          <w:spacing w:val="0"/>
          <w:sz w:val="24"/>
          <w:szCs w:val="24"/>
        </w:rPr>
        <w:t xml:space="preserve"> fundamentalmente </w:t>
      </w:r>
      <w:r>
        <w:rPr>
          <w:rStyle w:val="Emphasis"/>
          <w:b w:val="false"/>
          <w:i w:val="false"/>
          <w:iCs w:val="false"/>
          <w:color w:val="212529"/>
          <w:spacing w:val="0"/>
          <w:sz w:val="24"/>
          <w:szCs w:val="24"/>
        </w:rPr>
        <w:t>sinusoidalmente cíclic</w:t>
      </w:r>
      <w:r>
        <w:rPr>
          <w:rStyle w:val="Emphasis"/>
          <w:b w:val="false"/>
          <w:i w:val="false"/>
          <w:iCs w:val="false"/>
          <w:color w:val="212529"/>
          <w:spacing w:val="0"/>
          <w:sz w:val="24"/>
          <w:szCs w:val="24"/>
        </w:rPr>
        <w:t>o</w:t>
      </w:r>
      <w:r>
        <w:rPr>
          <w:rStyle w:val="Emphasis"/>
          <w:b w:val="false"/>
          <w:i w:val="false"/>
          <w:iCs w:val="false"/>
          <w:color w:val="212529"/>
          <w:spacing w:val="0"/>
          <w:sz w:val="24"/>
          <w:szCs w:val="24"/>
        </w:rPr>
        <w:t xml:space="preserve"> e</w:t>
      </w:r>
      <w:r>
        <w:rPr>
          <w:rStyle w:val="Emphasis"/>
          <w:b w:val="false"/>
          <w:i w:val="false"/>
          <w:iCs w:val="false"/>
          <w:color w:val="212529"/>
          <w:spacing w:val="0"/>
          <w:sz w:val="24"/>
          <w:szCs w:val="24"/>
        </w:rPr>
        <w:t xml:space="preserve"> </w:t>
      </w:r>
      <w:r>
        <w:rPr>
          <w:rStyle w:val="Emphasis"/>
          <w:b w:val="false"/>
          <w:i w:val="false"/>
          <w:iCs w:val="false"/>
          <w:color w:val="212529"/>
          <w:spacing w:val="0"/>
          <w:sz w:val="24"/>
          <w:szCs w:val="24"/>
        </w:rPr>
        <w:t>m</w:t>
      </w:r>
      <w:r>
        <w:rPr>
          <w:rStyle w:val="Emphasis"/>
          <w:b w:val="false"/>
          <w:i w:val="false"/>
          <w:iCs w:val="false"/>
          <w:color w:val="212529"/>
          <w:spacing w:val="0"/>
          <w:sz w:val="24"/>
          <w:szCs w:val="24"/>
        </w:rPr>
        <w:t xml:space="preserve">odelada pela ação de Leis imutáveis, sujeitas a forças </w:t>
      </w:r>
      <w:r>
        <w:rPr>
          <w:rStyle w:val="Emphasis"/>
          <w:b w:val="false"/>
          <w:i w:val="false"/>
          <w:iCs w:val="false"/>
          <w:color w:val="212529"/>
          <w:spacing w:val="0"/>
          <w:sz w:val="24"/>
          <w:szCs w:val="24"/>
        </w:rPr>
        <w:t>físicas (</w:t>
      </w:r>
      <w:r>
        <w:rPr>
          <w:rStyle w:val="Emphasis"/>
          <w:b w:val="false"/>
          <w:i w:val="false"/>
          <w:iCs w:val="false"/>
          <w:color w:val="212529"/>
          <w:spacing w:val="0"/>
          <w:sz w:val="24"/>
          <w:szCs w:val="24"/>
        </w:rPr>
        <w:t xml:space="preserve">também </w:t>
      </w:r>
      <w:r>
        <w:rPr>
          <w:rStyle w:val="Emphasis"/>
          <w:b w:val="false"/>
          <w:i w:val="false"/>
          <w:iCs w:val="false"/>
          <w:color w:val="212529"/>
          <w:spacing w:val="0"/>
          <w:sz w:val="24"/>
          <w:szCs w:val="24"/>
        </w:rPr>
        <w:t xml:space="preserve">imutáveis) </w:t>
      </w:r>
      <w:r>
        <w:rPr>
          <w:rStyle w:val="Emphasis"/>
          <w:b w:val="false"/>
          <w:i w:val="false"/>
          <w:iCs w:val="false"/>
          <w:color w:val="212529"/>
          <w:spacing w:val="0"/>
          <w:sz w:val="24"/>
          <w:szCs w:val="24"/>
        </w:rPr>
        <w:t xml:space="preserve">e </w:t>
      </w:r>
      <w:r>
        <w:rPr>
          <w:rStyle w:val="Emphasis"/>
          <w:b w:val="false"/>
          <w:i w:val="false"/>
          <w:iCs w:val="false"/>
          <w:color w:val="212529"/>
          <w:spacing w:val="0"/>
          <w:sz w:val="24"/>
          <w:szCs w:val="24"/>
        </w:rPr>
        <w:t xml:space="preserve">também sujeitas a forças </w:t>
      </w:r>
      <w:r>
        <w:rPr>
          <w:rStyle w:val="Emphasis"/>
          <w:b w:val="false"/>
          <w:i w:val="false"/>
          <w:iCs w:val="false"/>
          <w:color w:val="212529"/>
          <w:spacing w:val="0"/>
          <w:sz w:val="24"/>
          <w:szCs w:val="24"/>
        </w:rPr>
        <w:t>inteligentes</w:t>
      </w:r>
      <w:r>
        <w:rPr>
          <w:rStyle w:val="Emphasis"/>
          <w:b w:val="false"/>
          <w:i w:val="false"/>
          <w:iCs w:val="false"/>
          <w:color w:val="212529"/>
          <w:spacing w:val="0"/>
          <w:sz w:val="24"/>
          <w:szCs w:val="24"/>
        </w:rPr>
        <w:t xml:space="preserve">, pautadas por variabilidade por ação da inteligência racional e moral. Essas últimas limitadas em amplitude </w:t>
      </w:r>
      <w:r>
        <w:rPr>
          <w:rStyle w:val="Emphasis"/>
          <w:b w:val="false"/>
          <w:i w:val="false"/>
          <w:iCs w:val="false"/>
          <w:color w:val="212529"/>
          <w:spacing w:val="0"/>
          <w:sz w:val="24"/>
          <w:szCs w:val="24"/>
        </w:rPr>
        <w:t>de</w:t>
      </w:r>
      <w:r>
        <w:rPr>
          <w:rStyle w:val="Emphasis"/>
          <w:b w:val="false"/>
          <w:i w:val="false"/>
          <w:iCs w:val="false"/>
          <w:color w:val="212529"/>
          <w:spacing w:val="0"/>
          <w:sz w:val="24"/>
          <w:szCs w:val="24"/>
        </w:rPr>
        <w:t xml:space="preserve"> possibilidades de acordo com </w:t>
      </w:r>
      <w:r>
        <w:rPr>
          <w:rStyle w:val="Emphasis"/>
          <w:b w:val="false"/>
          <w:i w:val="false"/>
          <w:iCs w:val="false"/>
          <w:color w:val="212529"/>
          <w:spacing w:val="0"/>
          <w:sz w:val="24"/>
          <w:szCs w:val="24"/>
        </w:rPr>
        <w:t>o</w:t>
      </w:r>
      <w:r>
        <w:rPr>
          <w:rStyle w:val="Emphasis"/>
          <w:b w:val="false"/>
          <w:i w:val="false"/>
          <w:iCs w:val="false"/>
          <w:color w:val="212529"/>
          <w:spacing w:val="0"/>
          <w:sz w:val="24"/>
          <w:szCs w:val="24"/>
        </w:rPr>
        <w:t xml:space="preserve"> patamar evolutivo </w:t>
      </w:r>
      <w:r>
        <w:rPr>
          <w:rStyle w:val="Emphasis"/>
          <w:b w:val="false"/>
          <w:i w:val="false"/>
          <w:iCs w:val="false"/>
          <w:color w:val="212529"/>
          <w:spacing w:val="0"/>
          <w:sz w:val="24"/>
          <w:szCs w:val="24"/>
        </w:rPr>
        <w:t xml:space="preserve">de cada um </w:t>
      </w:r>
      <w:r>
        <w:rPr>
          <w:rStyle w:val="Emphasis"/>
          <w:b w:val="false"/>
          <w:i w:val="false"/>
          <w:iCs w:val="false"/>
          <w:color w:val="212529"/>
          <w:spacing w:val="0"/>
          <w:sz w:val="24"/>
          <w:szCs w:val="24"/>
        </w:rPr>
        <w:t>dos envolvidos no processo de “criação”</w:t>
      </w:r>
      <w:r>
        <w:rPr>
          <w:rStyle w:val="Emphasis"/>
          <w:b w:val="false"/>
          <w:i w:val="false"/>
          <w:iCs w:val="false"/>
          <w:color w:val="212529"/>
          <w:spacing w:val="0"/>
          <w:sz w:val="24"/>
          <w:szCs w:val="24"/>
        </w:rPr>
        <w:t xml:space="preserve">. </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Tudo vibra, tudo oscila, tudo pulsa e responde a leis de ressonância que interferem na relação entre </w:t>
      </w:r>
      <w:r>
        <w:rPr>
          <w:rStyle w:val="Emphasis"/>
          <w:b w:val="false"/>
          <w:i w:val="false"/>
          <w:iCs w:val="false"/>
          <w:color w:val="212529"/>
          <w:spacing w:val="0"/>
          <w:sz w:val="24"/>
          <w:szCs w:val="24"/>
        </w:rPr>
        <w:t xml:space="preserve">todas </w:t>
      </w:r>
      <w:r>
        <w:rPr>
          <w:rStyle w:val="Emphasis"/>
          <w:b w:val="false"/>
          <w:i w:val="false"/>
          <w:iCs w:val="false"/>
          <w:color w:val="212529"/>
          <w:spacing w:val="0"/>
          <w:sz w:val="24"/>
          <w:szCs w:val="24"/>
        </w:rPr>
        <w:t xml:space="preserve">as coisas, proporcionando atração e ou repulsão, atendendo aos fenômenos de afinidade, que se manifestam desde as partículas energéticas da matéria densa até a sutileza das relações </w:t>
      </w:r>
      <w:r>
        <w:rPr>
          <w:rStyle w:val="Emphasis"/>
          <w:b w:val="false"/>
          <w:i w:val="false"/>
          <w:iCs w:val="false"/>
          <w:color w:val="212529"/>
          <w:spacing w:val="0"/>
          <w:sz w:val="24"/>
          <w:szCs w:val="24"/>
        </w:rPr>
        <w:t xml:space="preserve">emocionais </w:t>
      </w:r>
      <w:r>
        <w:rPr>
          <w:rStyle w:val="Emphasis"/>
          <w:b w:val="false"/>
          <w:i w:val="false"/>
          <w:iCs w:val="false"/>
          <w:color w:val="212529"/>
          <w:spacing w:val="0"/>
          <w:sz w:val="24"/>
          <w:szCs w:val="24"/>
        </w:rPr>
        <w:t>na expressão dos sentimentos.</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Da mesma forma que reconhecemos o autor de uma obra de arte pictórica pelo estilo de pinceladas, tendências emocionais e cognitivas expressivas na composição do motivo d</w:t>
      </w:r>
      <w:r>
        <w:rPr>
          <w:rStyle w:val="Emphasis"/>
          <w:b w:val="false"/>
          <w:i w:val="false"/>
          <w:iCs w:val="false"/>
          <w:color w:val="212529"/>
          <w:spacing w:val="0"/>
          <w:sz w:val="24"/>
          <w:szCs w:val="24"/>
        </w:rPr>
        <w:t>e suas</w:t>
      </w:r>
      <w:r>
        <w:rPr>
          <w:rStyle w:val="Emphasis"/>
          <w:b w:val="false"/>
          <w:i w:val="false"/>
          <w:iCs w:val="false"/>
          <w:color w:val="212529"/>
          <w:spacing w:val="0"/>
          <w:sz w:val="24"/>
          <w:szCs w:val="24"/>
        </w:rPr>
        <w:t xml:space="preserve"> pintura</w:t>
      </w:r>
      <w:r>
        <w:rPr>
          <w:rStyle w:val="Emphasis"/>
          <w:b w:val="false"/>
          <w:i w:val="false"/>
          <w:iCs w:val="false"/>
          <w:color w:val="212529"/>
          <w:spacing w:val="0"/>
          <w:sz w:val="24"/>
          <w:szCs w:val="24"/>
        </w:rPr>
        <w:t>s</w:t>
      </w:r>
      <w:r>
        <w:rPr>
          <w:rStyle w:val="Emphasis"/>
          <w:b w:val="false"/>
          <w:i w:val="false"/>
          <w:iCs w:val="false"/>
          <w:color w:val="212529"/>
          <w:spacing w:val="0"/>
          <w:sz w:val="24"/>
          <w:szCs w:val="24"/>
        </w:rPr>
        <w:t>, também podemos partir do mesmo princípio para interpretar nossa percepção do universo.</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O Universo segue um estilo. Se prestarmos atenção, vamos encontrar uma mesma assinatura de estilo em toda parte do Universo. Entre praticamente tudo podemos encontrar os característicos de similaridade tantos nos processos de produção quanto nas formas e harmonia correlacionais.</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Ao mesmo tempo podemos encontrar a individualidade que distingue absolutamente tudo no universo, porque nada é exatamente igual em sua manifestação integral. Cada partícula encontra seu propósito distinto.</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Dizem, n</w:t>
      </w:r>
      <w:r>
        <w:rPr>
          <w:rStyle w:val="Emphasis"/>
          <w:b w:val="false"/>
          <w:i w:val="false"/>
          <w:iCs w:val="false"/>
          <w:color w:val="212529"/>
          <w:spacing w:val="0"/>
          <w:sz w:val="24"/>
          <w:szCs w:val="24"/>
        </w:rPr>
        <w:t xml:space="preserve">osso DNA, </w:t>
      </w:r>
      <w:r>
        <w:rPr>
          <w:rStyle w:val="Emphasis"/>
          <w:b w:val="false"/>
          <w:i w:val="false"/>
          <w:iCs w:val="false"/>
          <w:color w:val="212529"/>
          <w:spacing w:val="0"/>
          <w:sz w:val="24"/>
          <w:szCs w:val="24"/>
        </w:rPr>
        <w:t xml:space="preserve">em sua porção </w:t>
      </w:r>
      <w:r>
        <w:rPr>
          <w:rStyle w:val="Emphasis"/>
          <w:b w:val="false"/>
          <w:i w:val="false"/>
          <w:iCs w:val="false"/>
          <w:color w:val="212529"/>
          <w:spacing w:val="0"/>
          <w:sz w:val="24"/>
          <w:szCs w:val="24"/>
        </w:rPr>
        <w:t xml:space="preserve">de </w:t>
      </w:r>
      <w:r>
        <w:rPr>
          <w:rStyle w:val="Emphasis"/>
          <w:b w:val="false"/>
          <w:i w:val="false"/>
          <w:iCs w:val="false"/>
          <w:color w:val="212529"/>
          <w:spacing w:val="0"/>
          <w:sz w:val="24"/>
          <w:szCs w:val="24"/>
        </w:rPr>
        <w:t xml:space="preserve">modelagem genérica, </w:t>
      </w:r>
      <w:r>
        <w:rPr>
          <w:rStyle w:val="Emphasis"/>
          <w:b w:val="false"/>
          <w:i w:val="false"/>
          <w:iCs w:val="false"/>
          <w:color w:val="212529"/>
          <w:spacing w:val="0"/>
          <w:sz w:val="24"/>
          <w:szCs w:val="24"/>
        </w:rPr>
        <w:t xml:space="preserve">é praticamente idêntico ao DNA de um porco, ou de um rato. </w:t>
      </w:r>
      <w:r>
        <w:rPr>
          <w:rStyle w:val="Emphasis"/>
          <w:b w:val="false"/>
          <w:i w:val="false"/>
          <w:iCs w:val="false"/>
          <w:color w:val="212529"/>
          <w:spacing w:val="0"/>
          <w:sz w:val="24"/>
          <w:szCs w:val="24"/>
        </w:rPr>
        <w:t>Uma</w:t>
      </w:r>
      <w:r>
        <w:rPr>
          <w:rStyle w:val="Emphasis"/>
          <w:b w:val="false"/>
          <w:i w:val="false"/>
          <w:iCs w:val="false"/>
          <w:color w:val="212529"/>
          <w:spacing w:val="0"/>
          <w:sz w:val="24"/>
          <w:szCs w:val="24"/>
        </w:rPr>
        <w:t xml:space="preserve"> mínima divergência já nos diferencia de roedores </w:t>
      </w:r>
      <w:r>
        <w:rPr>
          <w:rStyle w:val="Emphasis"/>
          <w:b w:val="false"/>
          <w:i w:val="false"/>
          <w:iCs w:val="false"/>
          <w:color w:val="212529"/>
          <w:spacing w:val="0"/>
          <w:sz w:val="24"/>
          <w:szCs w:val="24"/>
        </w:rPr>
        <w:t xml:space="preserve">para </w:t>
      </w:r>
      <w:r>
        <w:rPr>
          <w:rStyle w:val="Emphasis"/>
          <w:b w:val="false"/>
          <w:i w:val="false"/>
          <w:iCs w:val="false"/>
          <w:color w:val="212529"/>
          <w:spacing w:val="0"/>
          <w:sz w:val="24"/>
          <w:szCs w:val="24"/>
        </w:rPr>
        <w:t>seres humanos inteligentes.</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Partindo de um algoritmo bem simples, (aliás a simplicidade é uma dos aspectos mais interessantes dos algoritmos fractais), aplicado em recursão, conseguimos reproduzir e gerar os efeitos fractais a que referimos, em infinitas nuances.</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Em “A new kind of science”, Stephen wolfram, praticamente discute ao extremo essa temática do ponto de vista matemático e computacional. Para mim é impossível acrescentar algo em seu trabalho fantástico.</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Teorizemos que a dinâmica do universo é então um procedimento seguindo um algoritmo recursivo.</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Em sua forma mais simples, sem o uso de variáveis ou ruídos aleatórios, reproduziria efeitos fractais extremamente similares, onde tudo seria muito mais igual do que se nos apresenta o universo real. Talvez se apresentasse como algo parecido com a figura triangular da fig. 1.</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Para apresentar algo mais aparentemente natural, talvez utilizando o algoritmo da sequência de Fibonacci, chegaríamos a imitar a proporção áurea (1,618033..), e encontraríamos facilmente um fractal, digamos, mais orgânico, se assim posso chamar.</w:t>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Como acrescentar a diversidade de mutações que caracterizam a diversidade no fractal Universal?</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Para produzir efeitos semelhantes de variabilidade, nos algoritmos computacionais, aditamos variáveis, equações condicionais e ou ruídos, que podem ser de fundo aleatório ou pseudoaleatórios.</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Com esses recursos os efeitos produzidos se transformam de forma previsível quando controlamos as variáveis, ou “imprevisíveis” quando nos servimos de aleatoriedade. </w:t>
      </w:r>
      <w:r>
        <w:rPr>
          <w:rStyle w:val="Emphasis"/>
          <w:b w:val="false"/>
          <w:i w:val="false"/>
          <w:iCs w:val="false"/>
          <w:color w:val="212529"/>
          <w:spacing w:val="0"/>
          <w:sz w:val="24"/>
          <w:szCs w:val="24"/>
        </w:rPr>
        <w:t>Nessa última opção incorremos o risco de descaracterizar a fractariedade. É bem verdade.</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A aleatoriedade é útil quando desejamos simular o “acaso” que na conjectura probabilística em população de eventos recursivos pode ter comportamento linearmente distribuído, tendencioso ou viciado. Também utilizamos a aleatoriedade para simular variáveis ou conjuntos de variáveis desconhecidas ou fora de controle. </w:t>
      </w:r>
      <w:r>
        <w:rPr>
          <w:rStyle w:val="Emphasis"/>
          <w:b w:val="false"/>
          <w:i w:val="false"/>
          <w:iCs w:val="false"/>
          <w:color w:val="212529"/>
          <w:spacing w:val="0"/>
          <w:sz w:val="24"/>
          <w:szCs w:val="24"/>
        </w:rPr>
        <w:t xml:space="preserve">Assim, nesse caso a </w:t>
      </w:r>
      <w:r>
        <w:rPr>
          <w:rStyle w:val="Emphasis"/>
          <w:b w:val="false"/>
          <w:i w:val="false"/>
          <w:iCs w:val="false"/>
          <w:color w:val="212529"/>
          <w:spacing w:val="0"/>
          <w:sz w:val="24"/>
          <w:szCs w:val="24"/>
        </w:rPr>
        <w:t>f</w:t>
      </w:r>
      <w:r>
        <w:rPr>
          <w:rStyle w:val="Emphasis"/>
          <w:b w:val="false"/>
          <w:i w:val="false"/>
          <w:iCs w:val="false"/>
          <w:color w:val="212529"/>
          <w:spacing w:val="0"/>
          <w:sz w:val="24"/>
          <w:szCs w:val="24"/>
        </w:rPr>
        <w:t xml:space="preserve">ractalidade seria mais difícil de perceber graficamente, mas se mostraria presente na linearidade da distribuição </w:t>
      </w:r>
      <w:r>
        <w:rPr>
          <w:rStyle w:val="Emphasis"/>
          <w:b w:val="false"/>
          <w:i w:val="false"/>
          <w:iCs w:val="false"/>
          <w:color w:val="212529"/>
          <w:spacing w:val="0"/>
          <w:sz w:val="24"/>
          <w:szCs w:val="24"/>
        </w:rPr>
        <w:t>p</w:t>
      </w:r>
      <w:r>
        <w:rPr>
          <w:rStyle w:val="Emphasis"/>
          <w:b w:val="false"/>
          <w:i w:val="false"/>
          <w:iCs w:val="false"/>
          <w:color w:val="212529"/>
          <w:spacing w:val="0"/>
          <w:sz w:val="24"/>
          <w:szCs w:val="24"/>
        </w:rPr>
        <w:t>roba</w:t>
      </w:r>
      <w:r>
        <w:rPr>
          <w:rStyle w:val="Emphasis"/>
          <w:b w:val="false"/>
          <w:i w:val="false"/>
          <w:iCs w:val="false"/>
          <w:color w:val="212529"/>
          <w:spacing w:val="0"/>
          <w:sz w:val="24"/>
          <w:szCs w:val="24"/>
        </w:rPr>
        <w:t>bi</w:t>
      </w:r>
      <w:r>
        <w:rPr>
          <w:rStyle w:val="Emphasis"/>
          <w:b w:val="false"/>
          <w:i w:val="false"/>
          <w:iCs w:val="false"/>
          <w:color w:val="212529"/>
          <w:spacing w:val="0"/>
          <w:sz w:val="24"/>
          <w:szCs w:val="24"/>
        </w:rPr>
        <w:t>lística.</w:t>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Mas, como distinguir os elementos formadores participantes do processo de formação e funcionamento do Universo?</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Podemos identificar </w:t>
      </w:r>
      <w:r>
        <w:rPr>
          <w:rStyle w:val="Emphasis"/>
          <w:b w:val="false"/>
          <w:i w:val="false"/>
          <w:iCs w:val="false"/>
          <w:color w:val="212529"/>
          <w:spacing w:val="0"/>
          <w:sz w:val="24"/>
          <w:szCs w:val="24"/>
        </w:rPr>
        <w:t xml:space="preserve">várias teorias </w:t>
      </w:r>
      <w:r>
        <w:rPr>
          <w:rStyle w:val="Emphasis"/>
          <w:b w:val="false"/>
          <w:i w:val="false"/>
          <w:iCs w:val="false"/>
          <w:color w:val="212529"/>
          <w:spacing w:val="0"/>
          <w:sz w:val="24"/>
          <w:szCs w:val="24"/>
        </w:rPr>
        <w:t>distint</w:t>
      </w:r>
      <w:r>
        <w:rPr>
          <w:rStyle w:val="Emphasis"/>
          <w:b w:val="false"/>
          <w:i w:val="false"/>
          <w:iCs w:val="false"/>
          <w:color w:val="212529"/>
          <w:spacing w:val="0"/>
          <w:sz w:val="24"/>
          <w:szCs w:val="24"/>
        </w:rPr>
        <w:t>a</w:t>
      </w:r>
      <w:r>
        <w:rPr>
          <w:rStyle w:val="Emphasis"/>
          <w:b w:val="false"/>
          <w:i w:val="false"/>
          <w:iCs w:val="false"/>
          <w:color w:val="212529"/>
          <w:spacing w:val="0"/>
          <w:sz w:val="24"/>
          <w:szCs w:val="24"/>
        </w:rPr>
        <w:t xml:space="preserve">s que se ligam em complementação </w:t>
      </w:r>
      <w:r>
        <w:rPr>
          <w:rStyle w:val="Emphasis"/>
          <w:b w:val="false"/>
          <w:i w:val="false"/>
          <w:iCs w:val="false"/>
          <w:color w:val="212529"/>
          <w:spacing w:val="0"/>
          <w:sz w:val="24"/>
          <w:szCs w:val="24"/>
        </w:rPr>
        <w:t>ou em contradição</w:t>
      </w:r>
      <w:r>
        <w:rPr>
          <w:rStyle w:val="Emphasis"/>
          <w:b w:val="false"/>
          <w:i w:val="false"/>
          <w:iCs w:val="false"/>
          <w:color w:val="212529"/>
          <w:spacing w:val="0"/>
          <w:sz w:val="24"/>
          <w:szCs w:val="24"/>
        </w:rPr>
        <w:t xml:space="preserve"> um</w:t>
      </w:r>
      <w:r>
        <w:rPr>
          <w:rStyle w:val="Emphasis"/>
          <w:b w:val="false"/>
          <w:i w:val="false"/>
          <w:iCs w:val="false"/>
          <w:color w:val="212529"/>
          <w:spacing w:val="0"/>
          <w:sz w:val="24"/>
          <w:szCs w:val="24"/>
        </w:rPr>
        <w:t>as as</w:t>
      </w:r>
      <w:r>
        <w:rPr>
          <w:rStyle w:val="Emphasis"/>
          <w:b w:val="false"/>
          <w:i w:val="false"/>
          <w:iCs w:val="false"/>
          <w:color w:val="212529"/>
          <w:spacing w:val="0"/>
          <w:sz w:val="24"/>
          <w:szCs w:val="24"/>
        </w:rPr>
        <w:t xml:space="preserve"> outr</w:t>
      </w:r>
      <w:r>
        <w:rPr>
          <w:rStyle w:val="Emphasis"/>
          <w:b w:val="false"/>
          <w:i w:val="false"/>
          <w:iCs w:val="false"/>
          <w:color w:val="212529"/>
          <w:spacing w:val="0"/>
          <w:sz w:val="24"/>
          <w:szCs w:val="24"/>
        </w:rPr>
        <w:t>as</w:t>
      </w:r>
      <w:r>
        <w:rPr>
          <w:rStyle w:val="Emphasis"/>
          <w:b w:val="false"/>
          <w:i w:val="false"/>
          <w:iCs w:val="false"/>
          <w:color w:val="212529"/>
          <w:spacing w:val="0"/>
          <w:sz w:val="24"/>
          <w:szCs w:val="24"/>
        </w:rPr>
        <w:t xml:space="preserve">, trazendo </w:t>
      </w:r>
      <w:r>
        <w:rPr>
          <w:rStyle w:val="Emphasis"/>
          <w:b w:val="false"/>
          <w:i w:val="false"/>
          <w:iCs w:val="false"/>
          <w:color w:val="212529"/>
          <w:spacing w:val="0"/>
          <w:sz w:val="24"/>
          <w:szCs w:val="24"/>
        </w:rPr>
        <w:t>possibilidades</w:t>
      </w:r>
      <w:r>
        <w:rPr>
          <w:rStyle w:val="Emphasis"/>
          <w:b w:val="false"/>
          <w:i w:val="false"/>
          <w:iCs w:val="false"/>
          <w:color w:val="212529"/>
          <w:spacing w:val="0"/>
          <w:sz w:val="24"/>
          <w:szCs w:val="24"/>
        </w:rPr>
        <w:t xml:space="preserve"> de sustentação de viabilidade </w:t>
      </w:r>
      <w:r>
        <w:rPr>
          <w:rStyle w:val="Emphasis"/>
          <w:b w:val="false"/>
          <w:i w:val="false"/>
          <w:iCs w:val="false"/>
          <w:color w:val="212529"/>
          <w:spacing w:val="0"/>
          <w:sz w:val="24"/>
          <w:szCs w:val="24"/>
        </w:rPr>
        <w:t>para a</w:t>
      </w:r>
      <w:r>
        <w:rPr>
          <w:rStyle w:val="Emphasis"/>
          <w:b w:val="false"/>
          <w:i w:val="false"/>
          <w:iCs w:val="false"/>
          <w:color w:val="212529"/>
          <w:spacing w:val="0"/>
          <w:sz w:val="24"/>
          <w:szCs w:val="24"/>
        </w:rPr>
        <w:t xml:space="preserve"> “equação” </w:t>
      </w:r>
      <w:r>
        <w:rPr>
          <w:rStyle w:val="Emphasis"/>
          <w:b w:val="false"/>
          <w:i w:val="false"/>
          <w:iCs w:val="false"/>
          <w:color w:val="212529"/>
          <w:spacing w:val="0"/>
          <w:sz w:val="24"/>
          <w:szCs w:val="24"/>
        </w:rPr>
        <w:t xml:space="preserve">universal. </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Vamos analisar duas hipóteses para solução dessa questão: A primeira formulada pela astrofísica ou cosmologia, e a segunda, acredito ser </w:t>
      </w:r>
      <w:r>
        <w:rPr>
          <w:rStyle w:val="Emphasis"/>
          <w:b w:val="false"/>
          <w:i w:val="false"/>
          <w:iCs w:val="false"/>
          <w:color w:val="212529"/>
          <w:spacing w:val="0"/>
          <w:sz w:val="24"/>
          <w:szCs w:val="24"/>
        </w:rPr>
        <w:t>menos explorada</w:t>
      </w:r>
      <w:r>
        <w:rPr>
          <w:rStyle w:val="Emphasis"/>
          <w:b w:val="false"/>
          <w:i w:val="false"/>
          <w:iCs w:val="false"/>
          <w:color w:val="212529"/>
          <w:spacing w:val="0"/>
          <w:sz w:val="24"/>
          <w:szCs w:val="24"/>
        </w:rPr>
        <w:t>.</w:t>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Para procurar pela solução de equilíbrio dessa equação, os teóricos da </w:t>
      </w:r>
      <w:r>
        <w:rPr>
          <w:rStyle w:val="Emphasis"/>
          <w:b w:val="false"/>
          <w:i w:val="false"/>
          <w:iCs w:val="false"/>
          <w:color w:val="212529"/>
          <w:spacing w:val="0"/>
          <w:sz w:val="24"/>
          <w:szCs w:val="24"/>
        </w:rPr>
        <w:t>astro</w:t>
      </w:r>
      <w:r>
        <w:rPr>
          <w:rStyle w:val="Emphasis"/>
          <w:b w:val="false"/>
          <w:i w:val="false"/>
          <w:iCs w:val="false"/>
          <w:color w:val="212529"/>
          <w:spacing w:val="0"/>
          <w:sz w:val="24"/>
          <w:szCs w:val="24"/>
        </w:rPr>
        <w:t xml:space="preserve">física, </w:t>
      </w:r>
      <w:r>
        <w:rPr>
          <w:rStyle w:val="Emphasis"/>
          <w:b w:val="false"/>
          <w:i w:val="false"/>
          <w:iCs w:val="false"/>
          <w:color w:val="212529"/>
          <w:spacing w:val="0"/>
          <w:sz w:val="24"/>
          <w:szCs w:val="24"/>
        </w:rPr>
        <w:t xml:space="preserve">desde meados da década de </w:t>
      </w:r>
      <w:r>
        <w:rPr>
          <w:rStyle w:val="Emphasis"/>
          <w:b w:val="false"/>
          <w:i w:val="false"/>
          <w:iCs w:val="false"/>
          <w:color w:val="212529"/>
          <w:spacing w:val="0"/>
          <w:sz w:val="24"/>
          <w:szCs w:val="24"/>
        </w:rPr>
        <w:t xml:space="preserve">1920 (mais enfaticamente a partir de </w:t>
      </w:r>
      <w:r>
        <w:rPr>
          <w:rStyle w:val="Emphasis"/>
          <w:b w:val="false"/>
          <w:i w:val="false"/>
          <w:iCs w:val="false"/>
          <w:color w:val="212529"/>
          <w:spacing w:val="0"/>
          <w:sz w:val="24"/>
          <w:szCs w:val="24"/>
        </w:rPr>
        <w:t>1990</w:t>
      </w:r>
      <w:r>
        <w:rPr>
          <w:rStyle w:val="Emphasis"/>
          <w:b w:val="false"/>
          <w:i w:val="false"/>
          <w:iCs w:val="false"/>
          <w:color w:val="212529"/>
          <w:spacing w:val="0"/>
          <w:sz w:val="24"/>
          <w:szCs w:val="24"/>
        </w:rPr>
        <w:t>)</w:t>
      </w:r>
      <w:r>
        <w:rPr>
          <w:rStyle w:val="Emphasis"/>
          <w:b w:val="false"/>
          <w:i w:val="false"/>
          <w:iCs w:val="false"/>
          <w:color w:val="212529"/>
          <w:spacing w:val="0"/>
          <w:sz w:val="24"/>
          <w:szCs w:val="24"/>
        </w:rPr>
        <w:t>,</w:t>
      </w:r>
      <w:r>
        <w:rPr>
          <w:rStyle w:val="Emphasis"/>
          <w:b w:val="false"/>
          <w:i w:val="false"/>
          <w:iCs w:val="false"/>
          <w:color w:val="212529"/>
          <w:spacing w:val="0"/>
          <w:sz w:val="24"/>
          <w:szCs w:val="24"/>
        </w:rPr>
        <w:t xml:space="preserve"> trabalham com as hipóteses de matéria e energia escuras.</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A teoria de matéria escura procura explicar como a matéria </w:t>
      </w:r>
      <w:r>
        <w:rPr>
          <w:rStyle w:val="Emphasis"/>
          <w:b w:val="false"/>
          <w:i w:val="false"/>
          <w:iCs w:val="false"/>
          <w:color w:val="212529"/>
          <w:spacing w:val="0"/>
          <w:sz w:val="24"/>
          <w:szCs w:val="24"/>
        </w:rPr>
        <w:t xml:space="preserve">convencional </w:t>
      </w:r>
      <w:r>
        <w:rPr>
          <w:rStyle w:val="Emphasis"/>
          <w:b w:val="false"/>
          <w:i w:val="false"/>
          <w:iCs w:val="false"/>
          <w:color w:val="212529"/>
          <w:spacing w:val="0"/>
          <w:sz w:val="24"/>
          <w:szCs w:val="24"/>
        </w:rPr>
        <w:t>“</w:t>
      </w:r>
      <w:r>
        <w:rPr>
          <w:rStyle w:val="Emphasis"/>
          <w:b w:val="false"/>
          <w:i w:val="false"/>
          <w:iCs w:val="false"/>
          <w:color w:val="212529"/>
          <w:spacing w:val="0"/>
          <w:sz w:val="24"/>
          <w:szCs w:val="24"/>
        </w:rPr>
        <w:t xml:space="preserve">vou apelidar de </w:t>
      </w:r>
      <w:r>
        <w:rPr>
          <w:rStyle w:val="Emphasis"/>
          <w:b w:val="false"/>
          <w:i w:val="false"/>
          <w:iCs w:val="false"/>
          <w:color w:val="212529"/>
          <w:spacing w:val="0"/>
          <w:sz w:val="24"/>
          <w:szCs w:val="24"/>
        </w:rPr>
        <w:t xml:space="preserve">clara” se aglomera em grupos distintos, formando planetas, sistemas estelares, galáxias, aglomerados, etc., </w:t>
      </w:r>
      <w:r>
        <w:rPr>
          <w:rStyle w:val="Emphasis"/>
          <w:b w:val="false"/>
          <w:i w:val="false"/>
          <w:iCs w:val="false"/>
          <w:color w:val="212529"/>
          <w:spacing w:val="0"/>
          <w:sz w:val="24"/>
          <w:szCs w:val="24"/>
        </w:rPr>
        <w:t>(</w:t>
      </w:r>
      <w:r>
        <w:rPr>
          <w:rStyle w:val="Emphasis"/>
          <w:b w:val="false"/>
          <w:i w:val="false"/>
          <w:iCs w:val="false"/>
          <w:color w:val="212529"/>
          <w:spacing w:val="0"/>
          <w:sz w:val="24"/>
          <w:szCs w:val="24"/>
        </w:rPr>
        <w:t>e todas as coisas miúdas também, acrescento</w:t>
      </w:r>
      <w:r>
        <w:rPr>
          <w:rStyle w:val="Emphasis"/>
          <w:b w:val="false"/>
          <w:i w:val="false"/>
          <w:iCs w:val="false"/>
          <w:color w:val="212529"/>
          <w:spacing w:val="0"/>
          <w:sz w:val="24"/>
          <w:szCs w:val="24"/>
        </w:rPr>
        <w:t>)</w:t>
      </w:r>
      <w:r>
        <w:rPr>
          <w:rStyle w:val="Emphasis"/>
          <w:b w:val="false"/>
          <w:i w:val="false"/>
          <w:iCs w:val="false"/>
          <w:color w:val="212529"/>
          <w:spacing w:val="0"/>
          <w:sz w:val="24"/>
          <w:szCs w:val="24"/>
        </w:rPr>
        <w:t xml:space="preserve">. Isso porque, sem algo desse tipo, o big-bang geraria apenas um punhado de partículas se espalhando entrópica e uniformemente até terminada a energia de dispersão, para depois se reunirem, novamente atraídos pela força da gravidade, </w:t>
      </w:r>
      <w:r>
        <w:rPr>
          <w:rStyle w:val="Emphasis"/>
          <w:b w:val="false"/>
          <w:i w:val="false"/>
          <w:iCs w:val="false"/>
          <w:color w:val="212529"/>
          <w:spacing w:val="0"/>
          <w:sz w:val="24"/>
          <w:szCs w:val="24"/>
        </w:rPr>
        <w:t>ou simplesmente acabar.</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Já o conceito por trás da teoria da energia escura, foi elaborada pela cosmologia para justificar </w:t>
      </w:r>
      <w:r>
        <w:rPr>
          <w:rStyle w:val="Emphasis"/>
          <w:b w:val="false"/>
          <w:i w:val="false"/>
          <w:iCs w:val="false"/>
          <w:color w:val="212529"/>
          <w:spacing w:val="0"/>
          <w:sz w:val="24"/>
          <w:szCs w:val="24"/>
        </w:rPr>
        <w:t>a</w:t>
      </w:r>
      <w:r>
        <w:rPr>
          <w:rStyle w:val="Emphasis"/>
          <w:b w:val="false"/>
          <w:i w:val="false"/>
          <w:iCs w:val="false"/>
          <w:color w:val="212529"/>
          <w:spacing w:val="0"/>
          <w:sz w:val="24"/>
          <w:szCs w:val="24"/>
        </w:rPr>
        <w:t xml:space="preserve"> “aceleração” da expansão do universo. Procuram evidenciar sua existência, baseados na expansão de supernovas do tipo “Ia”, </w:t>
      </w:r>
      <w:r>
        <w:rPr>
          <w:rStyle w:val="Emphasis"/>
          <w:b w:val="false"/>
          <w:i w:val="false"/>
          <w:iCs w:val="false"/>
          <w:color w:val="212529"/>
          <w:spacing w:val="0"/>
          <w:sz w:val="24"/>
          <w:szCs w:val="24"/>
        </w:rPr>
        <w:t xml:space="preserve">na radiação cósmica de fundo em micro-ondas, </w:t>
      </w:r>
      <w:r>
        <w:rPr>
          <w:rStyle w:val="Emphasis"/>
          <w:b w:val="false"/>
          <w:i w:val="false"/>
          <w:iCs w:val="false"/>
          <w:color w:val="212529"/>
          <w:spacing w:val="0"/>
          <w:sz w:val="24"/>
          <w:szCs w:val="24"/>
        </w:rPr>
        <w:t>n</w:t>
      </w:r>
      <w:r>
        <w:rPr>
          <w:rStyle w:val="Emphasis"/>
          <w:b w:val="false"/>
          <w:i w:val="false"/>
          <w:iCs w:val="false"/>
          <w:color w:val="212529"/>
          <w:spacing w:val="0"/>
          <w:sz w:val="24"/>
          <w:szCs w:val="24"/>
        </w:rPr>
        <w:t xml:space="preserve">a necessidade de energia </w:t>
      </w:r>
      <w:r>
        <w:rPr>
          <w:rStyle w:val="Emphasis"/>
          <w:b w:val="false"/>
          <w:i w:val="false"/>
          <w:iCs w:val="false"/>
          <w:color w:val="212529"/>
          <w:spacing w:val="0"/>
          <w:sz w:val="24"/>
          <w:szCs w:val="24"/>
        </w:rPr>
        <w:t>(</w:t>
      </w:r>
      <w:r>
        <w:rPr>
          <w:rStyle w:val="Emphasis"/>
          <w:b w:val="false"/>
          <w:i w:val="false"/>
          <w:iCs w:val="false"/>
          <w:color w:val="212529"/>
          <w:spacing w:val="0"/>
          <w:sz w:val="24"/>
          <w:szCs w:val="24"/>
        </w:rPr>
        <w:t>escura</w:t>
      </w:r>
      <w:r>
        <w:rPr>
          <w:rStyle w:val="Emphasis"/>
          <w:b w:val="false"/>
          <w:i w:val="false"/>
          <w:iCs w:val="false"/>
          <w:color w:val="212529"/>
          <w:spacing w:val="0"/>
          <w:sz w:val="24"/>
          <w:szCs w:val="24"/>
        </w:rPr>
        <w:t>)</w:t>
      </w:r>
      <w:r>
        <w:rPr>
          <w:rStyle w:val="Emphasis"/>
          <w:b w:val="false"/>
          <w:i w:val="false"/>
          <w:iCs w:val="false"/>
          <w:color w:val="212529"/>
          <w:spacing w:val="0"/>
          <w:sz w:val="24"/>
          <w:szCs w:val="24"/>
        </w:rPr>
        <w:t xml:space="preserve"> para explicar as flutuações na distribuição da matéria “clara”, para “alimentar” a curvatura da luz por ação da força da gravidade, entre outras.</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Perceba-se que todo o seu embasamento está atrelado à observação de fenômenos efeitos, cujas causas ainda não consegu</w:t>
      </w:r>
      <w:r>
        <w:rPr>
          <w:rStyle w:val="Emphasis"/>
          <w:b w:val="false"/>
          <w:i w:val="false"/>
          <w:iCs w:val="false"/>
          <w:color w:val="212529"/>
          <w:spacing w:val="0"/>
          <w:sz w:val="24"/>
          <w:szCs w:val="24"/>
        </w:rPr>
        <w:t xml:space="preserve">iram </w:t>
      </w:r>
      <w:r>
        <w:rPr>
          <w:rStyle w:val="Emphasis"/>
          <w:b w:val="false"/>
          <w:i w:val="false"/>
          <w:iCs w:val="false"/>
          <w:color w:val="212529"/>
          <w:spacing w:val="0"/>
          <w:sz w:val="24"/>
          <w:szCs w:val="24"/>
        </w:rPr>
        <w:t xml:space="preserve">os cientistas </w:t>
      </w:r>
      <w:r>
        <w:rPr>
          <w:rStyle w:val="Emphasis"/>
          <w:b w:val="false"/>
          <w:i w:val="false"/>
          <w:iCs w:val="false"/>
          <w:color w:val="212529"/>
          <w:spacing w:val="0"/>
          <w:sz w:val="24"/>
          <w:szCs w:val="24"/>
        </w:rPr>
        <w:t>ainda,</w:t>
      </w:r>
      <w:r>
        <w:rPr>
          <w:rStyle w:val="Emphasis"/>
          <w:b w:val="false"/>
          <w:i w:val="false"/>
          <w:iCs w:val="false"/>
          <w:color w:val="212529"/>
          <w:spacing w:val="0"/>
          <w:sz w:val="24"/>
          <w:szCs w:val="24"/>
        </w:rPr>
        <w:t xml:space="preserve"> de fato, detectar.</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Também, </w:t>
      </w:r>
      <w:r>
        <w:rPr>
          <w:rStyle w:val="Emphasis"/>
          <w:b w:val="false"/>
          <w:i w:val="false"/>
          <w:iCs w:val="false"/>
          <w:color w:val="212529"/>
          <w:spacing w:val="0"/>
          <w:sz w:val="24"/>
          <w:szCs w:val="24"/>
        </w:rPr>
        <w:t xml:space="preserve">há que se salientar, essa teoria busca explicar tão somente o equilíbrio cósmico, e não se estende a outras fenomenologias que também consomem energia, </w:t>
      </w:r>
      <w:r>
        <w:rPr>
          <w:rStyle w:val="Emphasis"/>
          <w:b w:val="false"/>
          <w:i w:val="false"/>
          <w:iCs w:val="false"/>
          <w:color w:val="212529"/>
          <w:spacing w:val="0"/>
          <w:sz w:val="24"/>
          <w:szCs w:val="24"/>
        </w:rPr>
        <w:t>como a vida, por exemplo</w:t>
      </w:r>
      <w:r>
        <w:rPr>
          <w:rStyle w:val="Emphasis"/>
          <w:b w:val="false"/>
          <w:i w:val="false"/>
          <w:iCs w:val="false"/>
          <w:color w:val="212529"/>
          <w:spacing w:val="0"/>
          <w:sz w:val="24"/>
          <w:szCs w:val="24"/>
        </w:rPr>
        <w:t xml:space="preserve">. </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Ainda há mais uma coisa que observ</w:t>
      </w:r>
      <w:r>
        <w:rPr>
          <w:rStyle w:val="Emphasis"/>
          <w:b w:val="false"/>
          <w:i w:val="false"/>
          <w:iCs w:val="false"/>
          <w:color w:val="212529"/>
          <w:spacing w:val="0"/>
          <w:sz w:val="24"/>
          <w:szCs w:val="24"/>
        </w:rPr>
        <w:t>o.</w:t>
      </w:r>
      <w:r>
        <w:rPr>
          <w:rStyle w:val="Emphasis"/>
          <w:b w:val="false"/>
          <w:i w:val="false"/>
          <w:iCs w:val="false"/>
          <w:color w:val="212529"/>
          <w:spacing w:val="0"/>
          <w:sz w:val="24"/>
          <w:szCs w:val="24"/>
        </w:rPr>
        <w:t xml:space="preserve"> A distribuição percentual de cada um deles é desbalanceada. No universo, calculam que há 4,9% de matéria convencional, 26,8% de Matéria escura e 68,30% de energia escura. Isso já somam os 100% de tudo. Pergunto e a energia convencional? Não entra nessa conta? </w:t>
      </w:r>
      <w:r>
        <w:rPr>
          <w:rStyle w:val="Emphasis"/>
          <w:b w:val="false"/>
          <w:i w:val="false"/>
          <w:iCs w:val="false"/>
          <w:color w:val="212529"/>
          <w:spacing w:val="0"/>
          <w:sz w:val="24"/>
          <w:szCs w:val="24"/>
        </w:rPr>
        <w:t xml:space="preserve">Podemos tê-la por conta da conceituação de que matéria e energia são os dois lados de uma mesma moeda, </w:t>
      </w:r>
      <w:r>
        <w:rPr>
          <w:rStyle w:val="Emphasis"/>
          <w:b w:val="false"/>
          <w:i w:val="false"/>
          <w:iCs w:val="false"/>
          <w:color w:val="212529"/>
          <w:spacing w:val="0"/>
          <w:sz w:val="24"/>
          <w:szCs w:val="24"/>
        </w:rPr>
        <w:t xml:space="preserve">compondo juntos os 4,9%. Então matéria convencional é igual à matéria densa mais energia gravitacional mais energia nuclear mais energia eletromagnética mais radiação de partículas. Os outros 95,1% seriam matéria e energia escuras. </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Como explicar equilíbrio universal com uma defasagem dessa monta?</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A resposta </w:t>
      </w:r>
      <w:r>
        <w:rPr>
          <w:rStyle w:val="Emphasis"/>
          <w:b w:val="false"/>
          <w:i w:val="false"/>
          <w:iCs w:val="false"/>
          <w:color w:val="212529"/>
          <w:spacing w:val="0"/>
          <w:sz w:val="24"/>
          <w:szCs w:val="24"/>
        </w:rPr>
        <w:t>poderia se</w:t>
      </w:r>
      <w:r>
        <w:rPr>
          <w:rStyle w:val="Emphasis"/>
          <w:b w:val="false"/>
          <w:i w:val="false"/>
          <w:iCs w:val="false"/>
          <w:color w:val="212529"/>
          <w:spacing w:val="0"/>
          <w:sz w:val="24"/>
          <w:szCs w:val="24"/>
        </w:rPr>
        <w:t xml:space="preserve"> justifica</w:t>
      </w:r>
      <w:r>
        <w:rPr>
          <w:rStyle w:val="Emphasis"/>
          <w:b w:val="false"/>
          <w:i w:val="false"/>
          <w:iCs w:val="false"/>
          <w:color w:val="212529"/>
          <w:spacing w:val="0"/>
          <w:sz w:val="24"/>
          <w:szCs w:val="24"/>
        </w:rPr>
        <w:t>r</w:t>
      </w:r>
      <w:r>
        <w:rPr>
          <w:rStyle w:val="Emphasis"/>
          <w:b w:val="false"/>
          <w:i w:val="false"/>
          <w:iCs w:val="false"/>
          <w:color w:val="212529"/>
          <w:spacing w:val="0"/>
          <w:sz w:val="24"/>
          <w:szCs w:val="24"/>
        </w:rPr>
        <w:t xml:space="preserve"> da mesma forma que explicamos energia potencial e energia cinética em um processo </w:t>
      </w:r>
      <w:r>
        <w:rPr>
          <w:rStyle w:val="Emphasis"/>
          <w:b w:val="false"/>
          <w:i w:val="false"/>
          <w:iCs w:val="false"/>
          <w:color w:val="212529"/>
          <w:spacing w:val="0"/>
          <w:sz w:val="24"/>
          <w:szCs w:val="24"/>
        </w:rPr>
        <w:t xml:space="preserve">em movimento cíclico, como </w:t>
      </w:r>
      <w:r>
        <w:rPr>
          <w:rStyle w:val="Emphasis"/>
          <w:b w:val="false"/>
          <w:i w:val="false"/>
          <w:iCs w:val="false"/>
          <w:color w:val="212529"/>
          <w:spacing w:val="0"/>
          <w:sz w:val="24"/>
          <w:szCs w:val="24"/>
        </w:rPr>
        <w:t xml:space="preserve">de </w:t>
      </w:r>
      <w:r>
        <w:rPr>
          <w:rStyle w:val="Emphasis"/>
          <w:b w:val="false"/>
          <w:i w:val="false"/>
          <w:iCs w:val="false"/>
          <w:color w:val="212529"/>
          <w:spacing w:val="0"/>
          <w:sz w:val="24"/>
          <w:szCs w:val="24"/>
        </w:rPr>
        <w:t>um pêndulo, por exemplo, na</w:t>
      </w:r>
      <w:r>
        <w:rPr>
          <w:rStyle w:val="Emphasis"/>
          <w:b w:val="false"/>
          <w:i w:val="false"/>
          <w:iCs w:val="false"/>
          <w:color w:val="212529"/>
          <w:spacing w:val="0"/>
          <w:sz w:val="24"/>
          <w:szCs w:val="24"/>
        </w:rPr>
        <w:t xml:space="preserve"> física clássica</w:t>
      </w:r>
      <w:r>
        <w:rPr>
          <w:rStyle w:val="Emphasis"/>
          <w:b w:val="false"/>
          <w:i w:val="false"/>
          <w:iCs w:val="false"/>
          <w:color w:val="212529"/>
          <w:spacing w:val="0"/>
          <w:sz w:val="24"/>
          <w:szCs w:val="24"/>
        </w:rPr>
        <w:t xml:space="preserve">. </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Isso significaria que o ciclo do </w:t>
      </w:r>
      <w:r>
        <w:rPr>
          <w:rStyle w:val="Emphasis"/>
          <w:b w:val="false"/>
          <w:i w:val="false"/>
          <w:iCs w:val="false"/>
          <w:color w:val="212529"/>
          <w:spacing w:val="0"/>
          <w:sz w:val="24"/>
          <w:szCs w:val="24"/>
        </w:rPr>
        <w:t>u</w:t>
      </w:r>
      <w:r>
        <w:rPr>
          <w:rStyle w:val="Emphasis"/>
          <w:b w:val="false"/>
          <w:i w:val="false"/>
          <w:iCs w:val="false"/>
          <w:color w:val="212529"/>
          <w:spacing w:val="0"/>
          <w:sz w:val="24"/>
          <w:szCs w:val="24"/>
        </w:rPr>
        <w:t xml:space="preserve">niverso está, desde o big-bang, próximo aos 2,5% de seu ciclo de movimento total. </w:t>
      </w:r>
      <w:r>
        <w:rPr>
          <w:rStyle w:val="Emphasis"/>
          <w:b w:val="false"/>
          <w:i w:val="false"/>
          <w:iCs w:val="false"/>
          <w:color w:val="212529"/>
          <w:spacing w:val="0"/>
          <w:sz w:val="24"/>
          <w:szCs w:val="24"/>
        </w:rPr>
        <w:t xml:space="preserve">Mas a Teoria de matéria e energia escura, não pressupõe a vida do universo em ciclos. </w:t>
      </w:r>
      <w:r>
        <w:rPr>
          <w:rStyle w:val="Emphasis"/>
          <w:b w:val="false"/>
          <w:i w:val="false"/>
          <w:iCs w:val="false"/>
          <w:color w:val="212529"/>
          <w:spacing w:val="0"/>
          <w:sz w:val="24"/>
          <w:szCs w:val="24"/>
        </w:rPr>
        <w:t>P</w:t>
      </w:r>
      <w:r>
        <w:rPr>
          <w:rStyle w:val="Emphasis"/>
          <w:b w:val="false"/>
          <w:i w:val="false"/>
          <w:iCs w:val="false"/>
          <w:color w:val="212529"/>
          <w:spacing w:val="0"/>
          <w:sz w:val="24"/>
          <w:szCs w:val="24"/>
        </w:rPr>
        <w:t xml:space="preserve">ressupõe expansão infinita até a </w:t>
      </w:r>
      <w:r>
        <w:rPr>
          <w:rStyle w:val="Emphasis"/>
          <w:b/>
          <w:bCs/>
          <w:i w:val="false"/>
          <w:iCs w:val="false"/>
          <w:color w:val="212529"/>
          <w:spacing w:val="0"/>
          <w:sz w:val="24"/>
          <w:szCs w:val="24"/>
        </w:rPr>
        <w:t>entropia</w:t>
      </w:r>
      <w:r>
        <w:rPr>
          <w:rStyle w:val="Emphasis"/>
          <w:rStyle w:val="FootnoteReference"/>
          <w:b/>
          <w:bCs/>
          <w:i w:val="false"/>
          <w:iCs w:val="false"/>
          <w:color w:val="212529"/>
          <w:spacing w:val="0"/>
          <w:sz w:val="24"/>
          <w:szCs w:val="24"/>
        </w:rPr>
        <w:footnoteReference w:id="5"/>
      </w:r>
      <w:r>
        <w:rPr>
          <w:rStyle w:val="Emphasis"/>
          <w:b w:val="false"/>
          <w:i w:val="false"/>
          <w:iCs w:val="false"/>
          <w:color w:val="212529"/>
          <w:spacing w:val="0"/>
          <w:sz w:val="24"/>
          <w:szCs w:val="24"/>
        </w:rPr>
        <w:t xml:space="preserve"> acabar de desorganizar todo o universo, quando </w:t>
      </w:r>
      <w:r>
        <w:rPr>
          <w:rStyle w:val="Emphasis"/>
          <w:b w:val="false"/>
          <w:i w:val="false"/>
          <w:iCs w:val="false"/>
          <w:color w:val="212529"/>
          <w:spacing w:val="0"/>
          <w:sz w:val="24"/>
          <w:szCs w:val="24"/>
        </w:rPr>
        <w:t>então</w:t>
      </w:r>
      <w:r>
        <w:rPr>
          <w:rStyle w:val="Emphasis"/>
          <w:b w:val="false"/>
          <w:i w:val="false"/>
          <w:iCs w:val="false"/>
          <w:color w:val="212529"/>
          <w:spacing w:val="0"/>
          <w:sz w:val="24"/>
          <w:szCs w:val="24"/>
        </w:rPr>
        <w:t xml:space="preserve"> sessaria o tempo, o espaço, </w:t>
      </w:r>
      <w:r>
        <w:rPr>
          <w:rStyle w:val="Emphasis"/>
          <w:b w:val="false"/>
          <w:i w:val="false"/>
          <w:iCs w:val="false"/>
          <w:color w:val="212529"/>
          <w:spacing w:val="0"/>
          <w:sz w:val="24"/>
          <w:szCs w:val="24"/>
        </w:rPr>
        <w:t>a matéria e a energia</w:t>
      </w:r>
      <w:r>
        <w:rPr>
          <w:rStyle w:val="Emphasis"/>
          <w:b w:val="false"/>
          <w:i w:val="false"/>
          <w:iCs w:val="false"/>
          <w:color w:val="212529"/>
          <w:spacing w:val="0"/>
          <w:sz w:val="24"/>
          <w:szCs w:val="24"/>
        </w:rPr>
        <w:t>.</w:t>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Agora. Apresento aqui uma outra forma de representar essa dualidade complementar de manutenção do equilíbrio universal, baseada em </w:t>
      </w:r>
      <w:r>
        <w:rPr>
          <w:rStyle w:val="Emphasis"/>
          <w:b/>
          <w:bCs/>
          <w:i w:val="false"/>
          <w:iCs w:val="false"/>
          <w:color w:val="212529"/>
          <w:spacing w:val="0"/>
          <w:sz w:val="24"/>
          <w:szCs w:val="24"/>
        </w:rPr>
        <w:t>Entropia</w:t>
      </w:r>
      <w:r>
        <w:rPr>
          <w:rStyle w:val="Emphasis"/>
          <w:b w:val="false"/>
          <w:i w:val="false"/>
          <w:iCs w:val="false"/>
          <w:color w:val="212529"/>
          <w:spacing w:val="0"/>
          <w:sz w:val="24"/>
          <w:szCs w:val="24"/>
        </w:rPr>
        <w:t xml:space="preserve"> da matéria de um lado e </w:t>
      </w:r>
      <w:r>
        <w:rPr>
          <w:rStyle w:val="Emphasis"/>
          <w:b/>
          <w:bCs/>
          <w:i w:val="false"/>
          <w:iCs w:val="false"/>
          <w:color w:val="212529"/>
          <w:spacing w:val="0"/>
          <w:sz w:val="24"/>
          <w:szCs w:val="24"/>
        </w:rPr>
        <w:t>Sintropia</w:t>
      </w:r>
      <w:r>
        <w:rPr>
          <w:rStyle w:val="Emphasis"/>
          <w:b w:val="false"/>
          <w:i w:val="false"/>
          <w:iCs w:val="false"/>
          <w:color w:val="212529"/>
          <w:spacing w:val="0"/>
          <w:sz w:val="24"/>
          <w:szCs w:val="24"/>
        </w:rPr>
        <w:t xml:space="preserve"> </w:t>
      </w:r>
      <w:r>
        <w:rPr>
          <w:rStyle w:val="Emphasis"/>
          <w:b w:val="false"/>
          <w:i w:val="false"/>
          <w:iCs w:val="false"/>
          <w:color w:val="212529"/>
          <w:spacing w:val="0"/>
          <w:sz w:val="24"/>
          <w:szCs w:val="24"/>
        </w:rPr>
        <w:t xml:space="preserve">da vida </w:t>
      </w:r>
      <w:r>
        <w:rPr>
          <w:rStyle w:val="Emphasis"/>
          <w:b w:val="false"/>
          <w:i w:val="false"/>
          <w:iCs w:val="false"/>
          <w:color w:val="212529"/>
          <w:spacing w:val="0"/>
          <w:sz w:val="24"/>
          <w:szCs w:val="24"/>
        </w:rPr>
        <w:t xml:space="preserve">e </w:t>
      </w:r>
      <w:r>
        <w:rPr>
          <w:rStyle w:val="Emphasis"/>
          <w:b w:val="false"/>
          <w:i w:val="false"/>
          <w:iCs w:val="false"/>
          <w:color w:val="212529"/>
          <w:spacing w:val="0"/>
          <w:sz w:val="24"/>
          <w:szCs w:val="24"/>
        </w:rPr>
        <w:t>(</w:t>
      </w:r>
      <w:r>
        <w:rPr>
          <w:rStyle w:val="Emphasis"/>
          <w:b w:val="false"/>
          <w:i w:val="false"/>
          <w:iCs w:val="false"/>
          <w:color w:val="212529"/>
          <w:spacing w:val="0"/>
          <w:sz w:val="24"/>
          <w:szCs w:val="24"/>
        </w:rPr>
        <w:t xml:space="preserve">ou </w:t>
      </w:r>
      <w:r>
        <w:rPr>
          <w:rStyle w:val="Emphasis"/>
          <w:b/>
          <w:bCs/>
          <w:i w:val="false"/>
          <w:iCs w:val="false"/>
          <w:color w:val="212529"/>
          <w:spacing w:val="0"/>
          <w:sz w:val="24"/>
          <w:szCs w:val="24"/>
        </w:rPr>
        <w:t>Negentropia</w:t>
      </w:r>
      <w:r>
        <w:rPr>
          <w:rStyle w:val="Emphasis"/>
          <w:b w:val="false"/>
          <w:i w:val="false"/>
          <w:iCs w:val="false"/>
          <w:color w:val="212529"/>
          <w:spacing w:val="0"/>
          <w:sz w:val="24"/>
          <w:szCs w:val="24"/>
        </w:rPr>
        <w:t xml:space="preserve"> da </w:t>
      </w:r>
      <w:r>
        <w:rPr>
          <w:rStyle w:val="Emphasis"/>
          <w:b w:val="false"/>
          <w:i w:val="false"/>
          <w:iCs w:val="false"/>
          <w:color w:val="212529"/>
          <w:spacing w:val="0"/>
          <w:sz w:val="24"/>
          <w:szCs w:val="24"/>
        </w:rPr>
        <w:t>física</w:t>
      </w:r>
      <w:r>
        <w:rPr>
          <w:rStyle w:val="Emphasis"/>
          <w:b w:val="false"/>
          <w:i w:val="false"/>
          <w:iCs w:val="false"/>
          <w:color w:val="212529"/>
          <w:spacing w:val="0"/>
          <w:sz w:val="24"/>
          <w:szCs w:val="24"/>
        </w:rPr>
        <w:t>)</w:t>
      </w:r>
      <w:r>
        <w:rPr>
          <w:rStyle w:val="Emphasis"/>
          <w:b w:val="false"/>
          <w:i w:val="false"/>
          <w:iCs w:val="false"/>
          <w:color w:val="212529"/>
          <w:spacing w:val="0"/>
          <w:sz w:val="24"/>
          <w:szCs w:val="24"/>
        </w:rPr>
        <w:t xml:space="preserve">, </w:t>
      </w:r>
      <w:r>
        <w:rPr>
          <w:rStyle w:val="Emphasis"/>
          <w:b w:val="false"/>
          <w:i w:val="false"/>
          <w:iCs w:val="false"/>
          <w:color w:val="212529"/>
          <w:spacing w:val="0"/>
          <w:sz w:val="24"/>
          <w:szCs w:val="24"/>
        </w:rPr>
        <w:t>do outro</w:t>
      </w:r>
      <w:r>
        <w:rPr>
          <w:rStyle w:val="Emphasis"/>
          <w:b w:val="false"/>
          <w:i w:val="false"/>
          <w:iCs w:val="false"/>
          <w:color w:val="212529"/>
          <w:spacing w:val="0"/>
          <w:sz w:val="24"/>
          <w:szCs w:val="24"/>
        </w:rPr>
        <w:t>.</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A tabela 1, apresenta uma relação de acontecimentos marcantes na existência do universo em uma “linha do tempo”, por assim dizer, de acordo com as teorias mais aceitas.</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Dividimos o quadro em duas partes segundo as tendências entrópicas ou sintrópicas na natureza do</w:t>
      </w:r>
      <w:r>
        <w:rPr>
          <w:rStyle w:val="Emphasis"/>
          <w:b w:val="false"/>
          <w:i w:val="false"/>
          <w:iCs w:val="false"/>
          <w:color w:val="212529"/>
          <w:spacing w:val="0"/>
          <w:sz w:val="24"/>
          <w:szCs w:val="24"/>
        </w:rPr>
        <w:t>s</w:t>
      </w:r>
      <w:r>
        <w:rPr>
          <w:rStyle w:val="Emphasis"/>
          <w:b w:val="false"/>
          <w:i w:val="false"/>
          <w:iCs w:val="false"/>
          <w:color w:val="212529"/>
          <w:spacing w:val="0"/>
          <w:sz w:val="24"/>
          <w:szCs w:val="24"/>
        </w:rPr>
        <w:t xml:space="preserve"> acontecimento</w:t>
      </w:r>
      <w:r>
        <w:rPr>
          <w:rStyle w:val="Emphasis"/>
          <w:b w:val="false"/>
          <w:i w:val="false"/>
          <w:iCs w:val="false"/>
          <w:color w:val="212529"/>
          <w:spacing w:val="0"/>
          <w:sz w:val="24"/>
          <w:szCs w:val="24"/>
        </w:rPr>
        <w:t>s</w:t>
      </w:r>
      <w:r>
        <w:rPr>
          <w:rStyle w:val="Emphasis"/>
          <w:b w:val="false"/>
          <w:i w:val="false"/>
          <w:iCs w:val="false"/>
          <w:color w:val="212529"/>
          <w:spacing w:val="0"/>
          <w:sz w:val="24"/>
          <w:szCs w:val="24"/>
        </w:rPr>
        <w:t>.</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Assim temos os acontecimentos astrofísicos, com sua natureza entrópica por princípio e os acontecimentos biofísicos com sua natureza sintrópica ou negentrópica, como queiram.</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Note-se que antes do evento do big-bang, colo</w:t>
      </w:r>
      <w:r>
        <w:rPr>
          <w:rStyle w:val="Emphasis"/>
          <w:b w:val="false"/>
          <w:i w:val="false"/>
          <w:iCs w:val="false"/>
          <w:color w:val="212529"/>
          <w:spacing w:val="0"/>
          <w:sz w:val="24"/>
          <w:szCs w:val="24"/>
        </w:rPr>
        <w:t xml:space="preserve">camos </w:t>
      </w:r>
      <w:r>
        <w:rPr>
          <w:rStyle w:val="Emphasis"/>
          <w:b w:val="false"/>
          <w:i w:val="false"/>
          <w:iCs w:val="false"/>
          <w:color w:val="212529"/>
          <w:spacing w:val="0"/>
          <w:sz w:val="24"/>
          <w:szCs w:val="24"/>
        </w:rPr>
        <w:t>uma lista de pré-requisitos que reput</w:t>
      </w:r>
      <w:r>
        <w:rPr>
          <w:rStyle w:val="Emphasis"/>
          <w:b w:val="false"/>
          <w:i w:val="false"/>
          <w:iCs w:val="false"/>
          <w:color w:val="212529"/>
          <w:spacing w:val="0"/>
          <w:sz w:val="24"/>
          <w:szCs w:val="24"/>
        </w:rPr>
        <w:t xml:space="preserve">amos </w:t>
      </w:r>
      <w:r>
        <w:rPr>
          <w:rStyle w:val="Emphasis"/>
          <w:b w:val="false"/>
          <w:i w:val="false"/>
          <w:iCs w:val="false"/>
          <w:color w:val="212529"/>
          <w:spacing w:val="0"/>
          <w:sz w:val="24"/>
          <w:szCs w:val="24"/>
        </w:rPr>
        <w:t xml:space="preserve">indispensáveis para </w:t>
      </w:r>
      <w:r>
        <w:rPr>
          <w:rStyle w:val="Emphasis"/>
          <w:b w:val="false"/>
          <w:i w:val="false"/>
          <w:iCs w:val="false"/>
          <w:color w:val="212529"/>
          <w:spacing w:val="0"/>
          <w:sz w:val="24"/>
          <w:szCs w:val="24"/>
        </w:rPr>
        <w:t xml:space="preserve">que </w:t>
      </w:r>
      <w:r>
        <w:rPr>
          <w:rStyle w:val="Emphasis"/>
          <w:b w:val="false"/>
          <w:i w:val="false"/>
          <w:iCs w:val="false"/>
          <w:color w:val="212529"/>
          <w:spacing w:val="0"/>
          <w:sz w:val="24"/>
          <w:szCs w:val="24"/>
        </w:rPr>
        <w:t>aconte</w:t>
      </w:r>
      <w:r>
        <w:rPr>
          <w:rStyle w:val="Emphasis"/>
          <w:b w:val="false"/>
          <w:i w:val="false"/>
          <w:iCs w:val="false"/>
          <w:color w:val="212529"/>
          <w:spacing w:val="0"/>
          <w:sz w:val="24"/>
          <w:szCs w:val="24"/>
        </w:rPr>
        <w:t>çam</w:t>
      </w:r>
      <w:r>
        <w:rPr>
          <w:rStyle w:val="Emphasis"/>
          <w:b w:val="false"/>
          <w:i w:val="false"/>
          <w:iCs w:val="false"/>
          <w:color w:val="212529"/>
          <w:spacing w:val="0"/>
          <w:sz w:val="24"/>
          <w:szCs w:val="24"/>
        </w:rPr>
        <w:t xml:space="preserve"> os efeitos do big-bang em si e os demais acontecimentos posteriores. No mínimo esses pré-requisitos devem ter sido criados juntos ao big-bang. </w:t>
      </w:r>
      <w:r>
        <w:rPr>
          <w:rStyle w:val="Emphasis"/>
          <w:b w:val="false"/>
          <w:i w:val="false"/>
          <w:iCs w:val="false"/>
          <w:color w:val="212529"/>
          <w:spacing w:val="0"/>
          <w:sz w:val="24"/>
          <w:szCs w:val="24"/>
        </w:rPr>
        <w:t>Tudo que se sucedeu após o big-bang, aconteceu obedecendo essas leis e forças interativas.</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Logo após o “disparo” do big-bang, o fenômeno de expansão coloca em marcha o </w:t>
      </w:r>
      <w:r>
        <w:rPr>
          <w:rStyle w:val="Emphasis"/>
          <w:b w:val="false"/>
          <w:i w:val="false"/>
          <w:iCs w:val="false"/>
          <w:color w:val="212529"/>
          <w:spacing w:val="0"/>
          <w:sz w:val="24"/>
          <w:szCs w:val="24"/>
        </w:rPr>
        <w:t xml:space="preserve">ribombar do </w:t>
      </w:r>
      <w:r>
        <w:rPr>
          <w:rStyle w:val="Emphasis"/>
          <w:b w:val="false"/>
          <w:i w:val="false"/>
          <w:iCs w:val="false"/>
          <w:color w:val="212529"/>
          <w:spacing w:val="0"/>
          <w:sz w:val="24"/>
          <w:szCs w:val="24"/>
        </w:rPr>
        <w:t xml:space="preserve">processo de entropia, em sua primeira fase de consumo e transformação de energia em movimento. </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Curiosamente, começamos observar a atuação interativa de forças, de tal forma sincronizados </w:t>
      </w:r>
      <w:r>
        <w:rPr>
          <w:rStyle w:val="Emphasis"/>
          <w:b w:val="false"/>
          <w:i w:val="false"/>
          <w:iCs w:val="false"/>
          <w:color w:val="212529"/>
          <w:spacing w:val="0"/>
          <w:sz w:val="24"/>
          <w:szCs w:val="24"/>
        </w:rPr>
        <w:t xml:space="preserve">e </w:t>
      </w:r>
      <w:r>
        <w:rPr>
          <w:rStyle w:val="Emphasis"/>
          <w:b w:val="false"/>
          <w:i w:val="false"/>
          <w:iCs w:val="false"/>
          <w:color w:val="212529"/>
          <w:spacing w:val="0"/>
          <w:sz w:val="24"/>
          <w:szCs w:val="24"/>
        </w:rPr>
        <w:t xml:space="preserve">em comportamento sinusoidal, </w:t>
      </w:r>
      <w:r>
        <w:rPr>
          <w:rStyle w:val="Emphasis"/>
          <w:b w:val="false"/>
          <w:i w:val="false"/>
          <w:iCs w:val="false"/>
          <w:color w:val="212529"/>
          <w:spacing w:val="0"/>
          <w:sz w:val="24"/>
          <w:szCs w:val="24"/>
        </w:rPr>
        <w:t>que caracterizam a natureza de similaridade fractal nos efeitos de formação de todos os astros. (citaria a similaridade fractal entre a morfologia de elétrons circulando núcleo dos átomos e a morfologia dos sistemas estelares, com seus planetas circundando suas estrelas)</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Por outro lado, onde há vida, a sintropia prevalece, mas as bases fractais, comparáveis à matéria inerte, apresentam mesmo comportamento similar. Podemos, por exemplo, correlacionar a união entre um espermatozoide e um óvulo ao fenômeno do big-bang. A explosão da vida, que a partir de poucas células, em pouco tempo irrompe um corpo com 37 trilhões de células e 7 quatrilhões de átomos, atendendo porém à organização sintrópica, para dar forma e habitação para uma alma e para 38 trilhões de bactérias, 380 trilhões de vírus de 320 mil tipos diferentes, 500 mil tipos de fungos, ácaros, entre outros seres vivos que aproveitam sua oportunidade de vida.</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O</w:t>
      </w:r>
      <w:r>
        <w:rPr>
          <w:rStyle w:val="Emphasis"/>
          <w:b w:val="false"/>
          <w:i w:val="false"/>
          <w:iCs w:val="false"/>
          <w:color w:val="212529"/>
          <w:spacing w:val="0"/>
          <w:sz w:val="24"/>
          <w:szCs w:val="24"/>
        </w:rPr>
        <w:t xml:space="preserve">s </w:t>
      </w:r>
      <w:r>
        <w:rPr>
          <w:rStyle w:val="Emphasis"/>
          <w:b/>
          <w:bCs/>
          <w:i w:val="false"/>
          <w:iCs w:val="false"/>
          <w:color w:val="212529"/>
          <w:spacing w:val="0"/>
          <w:sz w:val="24"/>
          <w:szCs w:val="24"/>
        </w:rPr>
        <w:t>seres vivos</w:t>
      </w:r>
      <w:r>
        <w:rPr>
          <w:rStyle w:val="Emphasis"/>
          <w:rStyle w:val="FootnoteReference"/>
          <w:b/>
          <w:bCs/>
          <w:i w:val="false"/>
          <w:iCs w:val="false"/>
          <w:color w:val="212529"/>
          <w:spacing w:val="0"/>
          <w:sz w:val="24"/>
          <w:szCs w:val="24"/>
        </w:rPr>
        <w:footnoteReference w:id="6"/>
      </w:r>
      <w:r>
        <w:rPr>
          <w:rStyle w:val="Emphasis"/>
          <w:b w:val="false"/>
          <w:i w:val="false"/>
          <w:iCs w:val="false"/>
          <w:color w:val="212529"/>
          <w:spacing w:val="0"/>
          <w:sz w:val="24"/>
          <w:szCs w:val="24"/>
        </w:rPr>
        <w:t xml:space="preserve">, </w:t>
      </w:r>
      <w:r>
        <w:rPr>
          <w:rStyle w:val="Emphasis"/>
          <w:b w:val="false"/>
          <w:i w:val="false"/>
          <w:iCs w:val="false"/>
          <w:color w:val="212529"/>
          <w:spacing w:val="0"/>
          <w:sz w:val="24"/>
          <w:szCs w:val="24"/>
        </w:rPr>
        <w:t xml:space="preserve">que </w:t>
      </w:r>
      <w:r>
        <w:rPr>
          <w:rStyle w:val="Emphasis"/>
          <w:b w:val="false"/>
          <w:i w:val="false"/>
          <w:iCs w:val="false"/>
          <w:color w:val="212529"/>
          <w:spacing w:val="0"/>
          <w:sz w:val="24"/>
          <w:szCs w:val="24"/>
        </w:rPr>
        <w:t xml:space="preserve">em cada ciclo de vida, durante o desenvolvimento embrionário, revivem todas as fases do desenvolvimento evolutivo. </w:t>
      </w:r>
      <w:r>
        <w:rPr>
          <w:rStyle w:val="Emphasis"/>
          <w:b w:val="false"/>
          <w:i w:val="false"/>
          <w:iCs w:val="false"/>
          <w:color w:val="212529"/>
          <w:spacing w:val="0"/>
          <w:sz w:val="24"/>
          <w:szCs w:val="24"/>
        </w:rPr>
        <w:t>Fenômeno</w:t>
      </w:r>
      <w:r>
        <w:rPr>
          <w:rStyle w:val="Emphasis"/>
          <w:b w:val="false"/>
          <w:i w:val="false"/>
          <w:iCs w:val="false"/>
          <w:color w:val="212529"/>
          <w:spacing w:val="0"/>
          <w:sz w:val="24"/>
          <w:szCs w:val="24"/>
        </w:rPr>
        <w:t xml:space="preserve"> </w:t>
      </w:r>
      <w:r>
        <w:rPr>
          <w:rStyle w:val="Emphasis"/>
          <w:b w:val="false"/>
          <w:i w:val="false"/>
          <w:iCs w:val="false"/>
          <w:color w:val="212529"/>
          <w:spacing w:val="0"/>
          <w:sz w:val="24"/>
          <w:szCs w:val="24"/>
        </w:rPr>
        <w:t xml:space="preserve">hoje estudados pela filogenia. </w:t>
      </w:r>
      <w:r>
        <w:rPr>
          <w:rStyle w:val="Emphasis"/>
          <w:b w:val="false"/>
          <w:i w:val="false"/>
          <w:iCs w:val="false"/>
          <w:color w:val="212529"/>
          <w:spacing w:val="0"/>
          <w:sz w:val="24"/>
          <w:szCs w:val="24"/>
        </w:rPr>
        <w:t xml:space="preserve">Como a propor: Vamos rever o que você já aprendeu até agora. </w:t>
      </w:r>
      <w:r>
        <w:rPr>
          <w:rStyle w:val="Emphasis"/>
          <w:b w:val="false"/>
          <w:i w:val="false"/>
          <w:iCs w:val="false"/>
          <w:color w:val="212529"/>
          <w:spacing w:val="0"/>
          <w:sz w:val="24"/>
          <w:szCs w:val="24"/>
        </w:rPr>
        <w:t>R</w:t>
      </w:r>
      <w:r>
        <w:rPr>
          <w:rStyle w:val="Emphasis"/>
          <w:b w:val="false"/>
          <w:i w:val="false"/>
          <w:iCs w:val="false"/>
          <w:color w:val="212529"/>
          <w:spacing w:val="0"/>
          <w:sz w:val="24"/>
          <w:szCs w:val="24"/>
        </w:rPr>
        <w:t>evivemos sempre um resumo do que já foi construído através de algum processo automático que poderia ser pertinente a um algoritmo recorrente similar aos utilizados nos procedimentos fractais.</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Essas forças atuam gerando interações com suas particularidades individuais que promovem assim, a um só tempo a coesão </w:t>
      </w:r>
      <w:r>
        <w:rPr>
          <w:rStyle w:val="Emphasis"/>
          <w:b w:val="false"/>
          <w:i w:val="false"/>
          <w:iCs w:val="false"/>
          <w:color w:val="212529"/>
          <w:spacing w:val="0"/>
          <w:sz w:val="24"/>
          <w:szCs w:val="24"/>
        </w:rPr>
        <w:t>com</w:t>
      </w:r>
      <w:r>
        <w:rPr>
          <w:rStyle w:val="Emphasis"/>
          <w:b w:val="false"/>
          <w:i w:val="false"/>
          <w:iCs w:val="false"/>
          <w:color w:val="212529"/>
          <w:spacing w:val="0"/>
          <w:sz w:val="24"/>
          <w:szCs w:val="24"/>
        </w:rPr>
        <w:t xml:space="preserve"> características fractais, mas também a diversidade relativa que caracteriza o dinamismo e equilíbrios da máquina universal.</w:t>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object w:dxaOrig="9769" w:dyaOrig="12033">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position:absolute;margin-left:42.5pt;margin-top:2.9pt;width:423pt;height:648pt;mso-position-horizontal-relative:text;mso-position-vertical-relative:text" filled="f" o:ole="">
            <v:imagedata r:id="rId15" o:title=""/>
            <w10:wrap type="square" side="largest"/>
          </v:shape>
          <o:OLEObject Type="Embed" ProgID="Excel.Sheet.12" ShapeID="ole_rId14" DrawAspect="Content" ObjectID="_37374388" r:id="rId14"/>
        </w:object>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 </w:t>
      </w:r>
      <w:r>
        <w:rPr>
          <w:rStyle w:val="Emphasis"/>
          <w:b w:val="false"/>
          <w:i w:val="false"/>
          <w:iCs w:val="false"/>
          <w:color w:val="212529"/>
          <w:spacing w:val="0"/>
          <w:sz w:val="24"/>
          <w:szCs w:val="24"/>
        </w:rPr>
        <w:t>Tabela 1: Fatos universais baseados em entropia e sintropia.</w:t>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N</w:t>
      </w:r>
      <w:r>
        <w:rPr>
          <w:rStyle w:val="Emphasis"/>
          <w:b w:val="false"/>
          <w:i w:val="false"/>
          <w:iCs w:val="false"/>
          <w:color w:val="212529"/>
          <w:spacing w:val="0"/>
          <w:sz w:val="24"/>
          <w:szCs w:val="24"/>
        </w:rPr>
        <w:t>a</w:t>
      </w:r>
      <w:r>
        <w:rPr>
          <w:rStyle w:val="Emphasis"/>
          <w:b w:val="false"/>
          <w:i w:val="false"/>
          <w:iCs w:val="false"/>
          <w:color w:val="212529"/>
          <w:spacing w:val="0"/>
          <w:sz w:val="24"/>
          <w:szCs w:val="24"/>
        </w:rPr>
        <w:t xml:space="preserve"> tabela apresentamos aquilo que por simplicidade extrem</w:t>
      </w:r>
      <w:r>
        <w:rPr>
          <w:rStyle w:val="Emphasis"/>
          <w:b w:val="false"/>
          <w:i w:val="false"/>
          <w:iCs w:val="false"/>
          <w:color w:val="212529"/>
          <w:spacing w:val="0"/>
          <w:sz w:val="24"/>
          <w:szCs w:val="24"/>
        </w:rPr>
        <w:t>a</w:t>
      </w:r>
      <w:r>
        <w:rPr>
          <w:rStyle w:val="Emphasis"/>
          <w:b w:val="false"/>
          <w:i w:val="false"/>
          <w:iCs w:val="false"/>
          <w:color w:val="212529"/>
          <w:spacing w:val="0"/>
          <w:sz w:val="24"/>
          <w:szCs w:val="24"/>
        </w:rPr>
        <w:t xml:space="preserve"> arrolamos, mais com caráter ilustrativo do que significativamente suficientes para englobar tudo, é claro.</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As forças promotoras de interação que identificamos são aquelas apontadas pela física clássica, mas sempre há a possibilidade de existirem outras ainda não identificadas pela ciência moderna.</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Há que ponderar, por exemplo, a interação gravitacional, única identificada até agora sem polaridade, e que por isso mesmo, sofre ataques discutíveis de “crise de identidade” pela comunidade científica que discute sua existência ou que determine se</w:t>
      </w:r>
      <w:r>
        <w:rPr>
          <w:rStyle w:val="Emphasis"/>
          <w:b w:val="false"/>
          <w:i w:val="false"/>
          <w:iCs w:val="false"/>
          <w:color w:val="212529"/>
          <w:spacing w:val="0"/>
          <w:sz w:val="24"/>
          <w:szCs w:val="24"/>
        </w:rPr>
        <w:t>r</w:t>
      </w:r>
      <w:r>
        <w:rPr>
          <w:rStyle w:val="Emphasis"/>
          <w:b w:val="false"/>
          <w:i w:val="false"/>
          <w:iCs w:val="false"/>
          <w:color w:val="212529"/>
          <w:spacing w:val="0"/>
          <w:sz w:val="24"/>
          <w:szCs w:val="24"/>
        </w:rPr>
        <w:t xml:space="preserve"> causa ou efeito de outras entidades. A física relativista de Einstein, versos a física clássica versus a física quântica. Quem vencerá </w:t>
      </w:r>
      <w:r>
        <w:rPr>
          <w:rStyle w:val="Emphasis"/>
          <w:b w:val="false"/>
          <w:i w:val="false"/>
          <w:iCs w:val="false"/>
          <w:color w:val="212529"/>
          <w:spacing w:val="0"/>
          <w:sz w:val="24"/>
          <w:szCs w:val="24"/>
        </w:rPr>
        <w:t>esse</w:t>
      </w:r>
      <w:r>
        <w:rPr>
          <w:rStyle w:val="Emphasis"/>
          <w:b w:val="false"/>
          <w:i w:val="false"/>
          <w:iCs w:val="false"/>
          <w:color w:val="212529"/>
          <w:spacing w:val="0"/>
          <w:sz w:val="24"/>
          <w:szCs w:val="24"/>
        </w:rPr>
        <w:t xml:space="preserve"> debate?</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Modelar o seguimento entrópico de nossa tabela é matematicamente plausível, e hoje com o poder computacional de que dispomos, acredito seja mesmo factível, uma vez que os elementos atuantes atendem a leis físicas relativamente bem definidas e todas já matemática e computacionalmente simuladas. Ainda que algumas delas ainda no campo das hipóteses teóricas.</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Por outro lado, a porção sintrópica da tabela apresenta características menos exploradas, consideradas e matematicamente mais complexas. Principalmente quando pretende lidar com forças interativas vinculadas à variabilidade intelecto emocionais.</w:t>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pPr>
      <w:r>
        <w:rPr>
          <w:rStyle w:val="Emphasis"/>
          <w:b/>
          <w:bCs/>
          <w:i w:val="false"/>
          <w:iCs w:val="false"/>
          <w:color w:val="212529"/>
          <w:spacing w:val="0"/>
          <w:sz w:val="24"/>
          <w:szCs w:val="24"/>
        </w:rPr>
        <w:t>Então, essa teoria pretende a existência de um ciclo recursivo em equilíbrio entre uma porção material de natureza entrópica e uma porção biológica/espiritual sintrópica por natureza que se complementam em órbita entre si</w:t>
      </w:r>
      <w:r>
        <w:rPr>
          <w:rStyle w:val="Emphasis"/>
          <w:b w:val="false"/>
          <w:i w:val="false"/>
          <w:iCs w:val="false"/>
          <w:color w:val="212529"/>
          <w:spacing w:val="0"/>
          <w:sz w:val="24"/>
          <w:szCs w:val="24"/>
        </w:rPr>
        <w:t>.</w:t>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Se</w:t>
      </w:r>
      <w:r>
        <w:rPr>
          <w:rStyle w:val="Emphasis"/>
          <w:b w:val="false"/>
          <w:i w:val="false"/>
          <w:iCs w:val="false"/>
          <w:color w:val="212529"/>
          <w:spacing w:val="0"/>
          <w:sz w:val="24"/>
          <w:szCs w:val="24"/>
        </w:rPr>
        <w:t xml:space="preserve">m nos prendermos, no momento, a complicadores </w:t>
      </w:r>
      <w:r>
        <w:rPr>
          <w:rStyle w:val="Emphasis"/>
          <w:b w:val="false"/>
          <w:i w:val="false"/>
          <w:iCs w:val="false"/>
          <w:color w:val="212529"/>
          <w:spacing w:val="0"/>
          <w:sz w:val="24"/>
          <w:szCs w:val="24"/>
        </w:rPr>
        <w:t>e controversos</w:t>
      </w:r>
      <w:r>
        <w:rPr>
          <w:rStyle w:val="Emphasis"/>
          <w:b w:val="false"/>
          <w:i w:val="false"/>
          <w:iCs w:val="false"/>
          <w:color w:val="212529"/>
          <w:spacing w:val="0"/>
          <w:sz w:val="24"/>
          <w:szCs w:val="24"/>
        </w:rPr>
        <w:t xml:space="preserve"> conceitos de eternidade e infinidade, partamos de nossa amplitude de percepção limitada a nossos sentidos e inteligência, qual seja uma derivada de um todo ainda inalcançável pela nossa capacidade </w:t>
      </w:r>
      <w:r>
        <w:rPr>
          <w:rStyle w:val="Emphasis"/>
          <w:b w:val="false"/>
          <w:i w:val="false"/>
          <w:iCs w:val="false"/>
          <w:color w:val="212529"/>
          <w:spacing w:val="0"/>
          <w:sz w:val="24"/>
          <w:szCs w:val="24"/>
        </w:rPr>
        <w:t xml:space="preserve">atual. </w:t>
      </w:r>
      <w:r>
        <w:rPr>
          <w:rStyle w:val="Emphasis"/>
          <w:b w:val="false"/>
          <w:i w:val="false"/>
          <w:iCs w:val="false"/>
          <w:color w:val="212529"/>
          <w:spacing w:val="0"/>
          <w:sz w:val="24"/>
          <w:szCs w:val="24"/>
        </w:rPr>
        <w:t xml:space="preserve">Pela análise do meio da curva, </w:t>
      </w:r>
      <w:r>
        <w:rPr>
          <w:rStyle w:val="Emphasis"/>
          <w:b w:val="false"/>
          <w:i w:val="false"/>
          <w:iCs w:val="false"/>
          <w:color w:val="212529"/>
          <w:spacing w:val="0"/>
          <w:sz w:val="24"/>
          <w:szCs w:val="24"/>
        </w:rPr>
        <w:t>supostamente infinita no continuum,</w:t>
      </w:r>
      <w:r>
        <w:rPr>
          <w:rStyle w:val="Emphasis"/>
          <w:b w:val="false"/>
          <w:i w:val="false"/>
          <w:iCs w:val="false"/>
          <w:color w:val="212529"/>
          <w:spacing w:val="0"/>
          <w:sz w:val="24"/>
          <w:szCs w:val="24"/>
        </w:rPr>
        <w:t xml:space="preserve"> poderemos inferir as infinidades de cada lado da curva de nossa percepção, expandindo-a, conforme aumentarmos nosso conhecimento e abrangência.</w:t>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 xml:space="preserve">Ora pois. Existem duas possibilidades para filosoficamente explicar a criação do universo. </w:t>
      </w:r>
      <w:r>
        <w:rPr>
          <w:rStyle w:val="Emphasis"/>
          <w:b w:val="false"/>
          <w:i w:val="false"/>
          <w:iCs w:val="false"/>
          <w:color w:val="212529"/>
          <w:spacing w:val="0"/>
          <w:sz w:val="24"/>
          <w:szCs w:val="24"/>
        </w:rPr>
        <w:t>Ou ele foi criado por acaso, ou foi criado por ação d</w:t>
      </w:r>
      <w:r>
        <w:rPr>
          <w:rStyle w:val="Emphasis"/>
          <w:b w:val="false"/>
          <w:i w:val="false"/>
          <w:iCs w:val="false"/>
          <w:color w:val="212529"/>
          <w:spacing w:val="0"/>
          <w:sz w:val="24"/>
          <w:szCs w:val="24"/>
        </w:rPr>
        <w:t>e I</w:t>
      </w:r>
      <w:r>
        <w:rPr>
          <w:rStyle w:val="Emphasis"/>
          <w:b w:val="false"/>
          <w:i w:val="false"/>
          <w:iCs w:val="false"/>
          <w:color w:val="212529"/>
          <w:spacing w:val="0"/>
          <w:sz w:val="24"/>
          <w:szCs w:val="24"/>
        </w:rPr>
        <w:t xml:space="preserve">nteligência </w:t>
      </w:r>
      <w:r>
        <w:rPr>
          <w:rStyle w:val="Emphasis"/>
          <w:b w:val="false"/>
          <w:i w:val="false"/>
          <w:iCs w:val="false"/>
          <w:color w:val="212529"/>
          <w:spacing w:val="0"/>
          <w:sz w:val="24"/>
          <w:szCs w:val="24"/>
        </w:rPr>
        <w:t>Una</w:t>
      </w:r>
      <w:r>
        <w:rPr>
          <w:rStyle w:val="Emphasis"/>
          <w:b w:val="false"/>
          <w:i w:val="false"/>
          <w:iCs w:val="false"/>
          <w:color w:val="212529"/>
          <w:spacing w:val="0"/>
          <w:sz w:val="24"/>
          <w:szCs w:val="24"/>
        </w:rPr>
        <w:t>.</w:t>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Antes de nos aprofundarmos nessa questão, vejamos:</w:t>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pPr>
      <w:r>
        <w:rPr>
          <w:rStyle w:val="Emphasis"/>
          <w:b w:val="false"/>
          <w:i w:val="false"/>
          <w:iCs w:val="false"/>
          <w:color w:val="auto"/>
          <w:spacing w:val="0"/>
          <w:sz w:val="24"/>
          <w:szCs w:val="24"/>
        </w:rPr>
        <w:t>Como, onde e quando o universo começou?</w:t>
      </w:r>
    </w:p>
    <w:p>
      <w:pPr>
        <w:pStyle w:val="Normal"/>
        <w:widowControl/>
        <w:spacing w:before="0" w:after="0"/>
        <w:ind w:firstLine="737" w:left="0" w:right="0"/>
        <w:contextualSpacing/>
        <w:jc w:val="both"/>
        <w:rPr/>
      </w:pPr>
      <w:r>
        <w:rPr>
          <w:rStyle w:val="Emphasis"/>
          <w:b w:val="false"/>
          <w:i w:val="false"/>
          <w:iCs w:val="false"/>
          <w:color w:val="auto"/>
          <w:spacing w:val="0"/>
          <w:sz w:val="24"/>
          <w:szCs w:val="24"/>
        </w:rPr>
        <w:t>A teoria mais aceita e mais coerente com o comportamento esfericamente expansivo do</w:t>
      </w:r>
      <w:r>
        <w:rPr>
          <w:rStyle w:val="Emphasis"/>
          <w:b w:val="false"/>
          <w:i w:val="false"/>
          <w:iCs w:val="false"/>
          <w:color w:val="auto"/>
          <w:spacing w:val="0"/>
          <w:sz w:val="24"/>
          <w:szCs w:val="24"/>
        </w:rPr>
        <w:t xml:space="preserve">s astros </w:t>
      </w:r>
      <w:r>
        <w:rPr>
          <w:rStyle w:val="Emphasis"/>
          <w:b w:val="false"/>
          <w:i w:val="false"/>
          <w:iCs w:val="false"/>
          <w:color w:val="auto"/>
          <w:spacing w:val="0"/>
          <w:sz w:val="24"/>
          <w:szCs w:val="24"/>
        </w:rPr>
        <w:t>e galáxias</w:t>
      </w:r>
      <w:r>
        <w:rPr>
          <w:rStyle w:val="Emphasis"/>
          <w:b w:val="false"/>
          <w:i w:val="false"/>
          <w:iCs w:val="false"/>
          <w:color w:val="auto"/>
          <w:spacing w:val="0"/>
          <w:sz w:val="24"/>
          <w:szCs w:val="24"/>
        </w:rPr>
        <w:t xml:space="preserve"> no</w:t>
      </w:r>
      <w:r>
        <w:rPr>
          <w:rStyle w:val="Emphasis"/>
          <w:b w:val="false"/>
          <w:i w:val="false"/>
          <w:iCs w:val="false"/>
          <w:color w:val="auto"/>
          <w:spacing w:val="0"/>
          <w:sz w:val="24"/>
          <w:szCs w:val="24"/>
        </w:rPr>
        <w:t xml:space="preserve"> universo é a teoria do “big-bang”. A partir da constatação e acompanhamento desse movimento expansivo, fomos capazes de calcular um ponto no espaço e um momento no tempo (cerca de 13,8 Bilhões de anos atrás) onde todo esse movimento suposta e muito provavelmente começou. </w:t>
      </w:r>
    </w:p>
    <w:p>
      <w:pPr>
        <w:pStyle w:val="Normal"/>
        <w:widowControl/>
        <w:spacing w:before="0" w:after="0"/>
        <w:ind w:firstLine="737" w:left="0" w:right="0"/>
        <w:contextualSpacing/>
        <w:jc w:val="both"/>
        <w:rPr/>
      </w:pPr>
      <w:r>
        <w:rPr>
          <w:rStyle w:val="Emphasis"/>
          <w:b w:val="false"/>
          <w:i w:val="false"/>
          <w:iCs w:val="false"/>
          <w:color w:val="auto"/>
          <w:spacing w:val="0"/>
          <w:sz w:val="24"/>
          <w:szCs w:val="24"/>
        </w:rPr>
        <w:t>Isso posto e discutido a miúde, logo apareceram muitas novas perguntas.</w:t>
      </w:r>
    </w:p>
    <w:p>
      <w:pPr>
        <w:pStyle w:val="Normal"/>
        <w:widowControl/>
        <w:spacing w:before="0" w:after="0"/>
        <w:ind w:firstLine="737" w:left="0" w:right="0"/>
        <w:contextualSpacing/>
        <w:jc w:val="both"/>
        <w:rPr/>
      </w:pPr>
      <w:r>
        <w:rPr>
          <w:rStyle w:val="Emphasis"/>
          <w:b w:val="false"/>
          <w:i w:val="false"/>
          <w:iCs w:val="false"/>
          <w:color w:val="auto"/>
          <w:spacing w:val="0"/>
          <w:sz w:val="24"/>
          <w:szCs w:val="24"/>
        </w:rPr>
        <w:t>Como isso aconteceu? Por que isso aconteceu? Como e porque toda essa matéria poderia estar toda concentrada em um só lugar?</w:t>
      </w:r>
    </w:p>
    <w:p>
      <w:pPr>
        <w:pStyle w:val="Normal"/>
        <w:widowControl/>
        <w:spacing w:before="0" w:after="0"/>
        <w:ind w:firstLine="737" w:left="0" w:right="0"/>
        <w:contextualSpacing/>
        <w:jc w:val="both"/>
        <w:rPr/>
      </w:pPr>
      <w:r>
        <w:rPr>
          <w:rStyle w:val="Emphasis"/>
          <w:b w:val="false"/>
          <w:i w:val="false"/>
          <w:iCs w:val="false"/>
          <w:color w:val="auto"/>
          <w:spacing w:val="0"/>
          <w:sz w:val="24"/>
          <w:szCs w:val="24"/>
        </w:rPr>
        <w:t>Com lunetas e telescópios voltados para até onde possa a vista alcançar, trocando o</w:t>
      </w:r>
      <w:r>
        <w:rPr>
          <w:rStyle w:val="Emphasis"/>
          <w:b w:val="false"/>
          <w:i w:val="false"/>
          <w:iCs w:val="false"/>
          <w:color w:val="auto"/>
          <w:spacing w:val="0"/>
          <w:sz w:val="24"/>
          <w:szCs w:val="24"/>
        </w:rPr>
        <w:t>s</w:t>
      </w:r>
      <w:r>
        <w:rPr>
          <w:rStyle w:val="Emphasis"/>
          <w:b w:val="false"/>
          <w:i w:val="false"/>
          <w:iCs w:val="false"/>
          <w:color w:val="auto"/>
          <w:spacing w:val="0"/>
          <w:sz w:val="24"/>
          <w:szCs w:val="24"/>
        </w:rPr>
        <w:t xml:space="preserve"> dia</w:t>
      </w:r>
      <w:r>
        <w:rPr>
          <w:rStyle w:val="Emphasis"/>
          <w:b w:val="false"/>
          <w:i w:val="false"/>
          <w:iCs w:val="false"/>
          <w:color w:val="auto"/>
          <w:spacing w:val="0"/>
          <w:sz w:val="24"/>
          <w:szCs w:val="24"/>
        </w:rPr>
        <w:t>s</w:t>
      </w:r>
      <w:r>
        <w:rPr>
          <w:rStyle w:val="Emphasis"/>
          <w:b w:val="false"/>
          <w:i w:val="false"/>
          <w:iCs w:val="false"/>
          <w:color w:val="auto"/>
          <w:spacing w:val="0"/>
          <w:sz w:val="24"/>
          <w:szCs w:val="24"/>
        </w:rPr>
        <w:t xml:space="preserve"> pelas noites, eminentes astrônomos logo se dedicaram a procurar respostas a estas e outras muitas questões.</w:t>
      </w:r>
    </w:p>
    <w:p>
      <w:pPr>
        <w:pStyle w:val="Normal"/>
        <w:widowControl/>
        <w:spacing w:before="0" w:after="0"/>
        <w:ind w:firstLine="737" w:left="0" w:right="0"/>
        <w:contextualSpacing/>
        <w:jc w:val="both"/>
        <w:rPr/>
      </w:pPr>
      <w:r>
        <w:rPr>
          <w:rStyle w:val="Emphasis"/>
          <w:b w:val="false"/>
          <w:i w:val="false"/>
          <w:iCs w:val="false"/>
          <w:color w:val="auto"/>
          <w:spacing w:val="0"/>
          <w:sz w:val="24"/>
          <w:szCs w:val="24"/>
        </w:rPr>
        <w:t xml:space="preserve">De fato, muito pouco conseguimos ver do que está acontecendo agora no universo. Olhar para o céu estrelado é lançar vistas ao passado. Quanto mais longe </w:t>
      </w:r>
      <w:r>
        <w:rPr>
          <w:rStyle w:val="Emphasis"/>
          <w:b w:val="false"/>
          <w:i w:val="false"/>
          <w:iCs w:val="false"/>
          <w:color w:val="auto"/>
          <w:spacing w:val="0"/>
          <w:sz w:val="24"/>
          <w:szCs w:val="24"/>
        </w:rPr>
        <w:t xml:space="preserve">a estrela mais antiga sua imagem. Muitas das estrelas ou galáxias que hoje vemos já nem existem mais. Assim conseguimos </w:t>
      </w:r>
      <w:r>
        <w:rPr>
          <w:rStyle w:val="Emphasis"/>
          <w:b w:val="false"/>
          <w:i w:val="false"/>
          <w:iCs w:val="false"/>
          <w:color w:val="auto"/>
          <w:spacing w:val="0"/>
          <w:sz w:val="24"/>
          <w:szCs w:val="24"/>
        </w:rPr>
        <w:t xml:space="preserve">montar uma </w:t>
      </w:r>
      <w:r>
        <w:rPr>
          <w:rStyle w:val="Emphasis"/>
          <w:b w:val="false"/>
          <w:i w:val="false"/>
          <w:iCs w:val="false"/>
          <w:color w:val="auto"/>
          <w:spacing w:val="0"/>
          <w:sz w:val="24"/>
          <w:szCs w:val="24"/>
        </w:rPr>
        <w:t xml:space="preserve">linha do tempo, acessando o passado desde os longínquos “instantes” do despertar do universo </w:t>
      </w:r>
      <w:r>
        <w:rPr>
          <w:rStyle w:val="Emphasis"/>
          <w:b w:val="false"/>
          <w:i w:val="false"/>
          <w:iCs w:val="false"/>
          <w:color w:val="auto"/>
          <w:spacing w:val="0"/>
          <w:sz w:val="24"/>
          <w:szCs w:val="24"/>
        </w:rPr>
        <w:t>que reverberam no espaço atendendo os limites da velocidade da luz.</w:t>
      </w:r>
      <w:r>
        <w:rPr>
          <w:rStyle w:val="Emphasis"/>
          <w:b w:val="false"/>
          <w:i w:val="false"/>
          <w:iCs w:val="false"/>
          <w:color w:val="auto"/>
          <w:spacing w:val="0"/>
          <w:sz w:val="24"/>
          <w:szCs w:val="24"/>
        </w:rPr>
        <w:t xml:space="preserve"> Entendemos assim como nascem, se formam e morrem as estrelas, as galáxias e tant</w:t>
      </w:r>
      <w:r>
        <w:rPr>
          <w:rStyle w:val="Emphasis"/>
          <w:b w:val="false"/>
          <w:i w:val="false"/>
          <w:iCs w:val="false"/>
          <w:color w:val="auto"/>
          <w:spacing w:val="0"/>
          <w:sz w:val="24"/>
          <w:szCs w:val="24"/>
        </w:rPr>
        <w:t>a</w:t>
      </w:r>
      <w:r>
        <w:rPr>
          <w:rStyle w:val="Emphasis"/>
          <w:b w:val="false"/>
          <w:i w:val="false"/>
          <w:iCs w:val="false"/>
          <w:color w:val="auto"/>
          <w:spacing w:val="0"/>
          <w:sz w:val="24"/>
          <w:szCs w:val="24"/>
        </w:rPr>
        <w:t>s outras singularidades co</w:t>
      </w:r>
      <w:r>
        <w:rPr>
          <w:rStyle w:val="Emphasis"/>
          <w:b w:val="false"/>
          <w:i w:val="false"/>
          <w:iCs w:val="false"/>
          <w:color w:val="auto"/>
          <w:spacing w:val="0"/>
          <w:sz w:val="24"/>
          <w:szCs w:val="24"/>
        </w:rPr>
        <w:t>m</w:t>
      </w:r>
      <w:r>
        <w:rPr>
          <w:rStyle w:val="Emphasis"/>
          <w:b w:val="false"/>
          <w:i w:val="false"/>
          <w:iCs w:val="false"/>
          <w:color w:val="auto"/>
          <w:spacing w:val="0"/>
          <w:sz w:val="24"/>
          <w:szCs w:val="24"/>
        </w:rPr>
        <w:t>o os buracos negros.</w:t>
      </w:r>
    </w:p>
    <w:p>
      <w:pPr>
        <w:pStyle w:val="Normal"/>
        <w:widowControl/>
        <w:spacing w:before="0" w:after="0"/>
        <w:ind w:firstLine="737" w:left="0" w:right="0"/>
        <w:contextualSpacing/>
        <w:jc w:val="both"/>
        <w:rPr/>
      </w:pPr>
      <w:r>
        <w:rPr>
          <w:rStyle w:val="Emphasis"/>
          <w:b w:val="false"/>
          <w:i w:val="false"/>
          <w:iCs w:val="false"/>
          <w:color w:val="auto"/>
          <w:spacing w:val="0"/>
          <w:sz w:val="24"/>
          <w:szCs w:val="24"/>
        </w:rPr>
        <w:t xml:space="preserve">Através </w:t>
      </w:r>
      <w:r>
        <w:rPr>
          <w:rStyle w:val="Emphasis"/>
          <w:b w:val="false"/>
          <w:i w:val="false"/>
          <w:iCs w:val="false"/>
          <w:color w:val="auto"/>
          <w:spacing w:val="0"/>
          <w:sz w:val="24"/>
          <w:szCs w:val="24"/>
        </w:rPr>
        <w:t>dessa “</w:t>
      </w:r>
      <w:r>
        <w:rPr>
          <w:rStyle w:val="Emphasis"/>
          <w:b w:val="false"/>
          <w:i w:val="false"/>
          <w:iCs w:val="false"/>
          <w:color w:val="auto"/>
          <w:spacing w:val="0"/>
          <w:sz w:val="24"/>
          <w:szCs w:val="24"/>
        </w:rPr>
        <w:t>máquina” de ver o passado estuda</w:t>
      </w:r>
      <w:r>
        <w:rPr>
          <w:rStyle w:val="Emphasis"/>
          <w:b w:val="false"/>
          <w:i w:val="false"/>
          <w:iCs w:val="false"/>
          <w:color w:val="auto"/>
          <w:spacing w:val="0"/>
          <w:sz w:val="24"/>
          <w:szCs w:val="24"/>
        </w:rPr>
        <w:t>mos</w:t>
      </w:r>
      <w:r>
        <w:rPr>
          <w:rStyle w:val="Emphasis"/>
          <w:b w:val="false"/>
          <w:i w:val="false"/>
          <w:iCs w:val="false"/>
          <w:color w:val="auto"/>
          <w:spacing w:val="0"/>
          <w:sz w:val="24"/>
          <w:szCs w:val="24"/>
        </w:rPr>
        <w:t xml:space="preserve"> uma linha do tempo repleta de exemplos de tudo o que já aconteceu. Por ela temos respondido uma infinidade de </w:t>
      </w:r>
      <w:r>
        <w:rPr>
          <w:rStyle w:val="Emphasis"/>
          <w:b w:val="false"/>
          <w:i w:val="false"/>
          <w:iCs w:val="false"/>
          <w:color w:val="auto"/>
          <w:spacing w:val="0"/>
          <w:sz w:val="24"/>
          <w:szCs w:val="24"/>
        </w:rPr>
        <w:t>perguntas</w:t>
      </w:r>
      <w:r>
        <w:rPr>
          <w:rStyle w:val="Emphasis"/>
          <w:b w:val="false"/>
          <w:i w:val="false"/>
          <w:iCs w:val="false"/>
          <w:color w:val="auto"/>
          <w:spacing w:val="0"/>
          <w:sz w:val="24"/>
          <w:szCs w:val="24"/>
        </w:rPr>
        <w:t>, que trazidas à luz, levantam novas e novas questões.</w:t>
      </w:r>
    </w:p>
    <w:p>
      <w:pPr>
        <w:pStyle w:val="Normal"/>
        <w:widowControl/>
        <w:spacing w:before="0" w:after="0"/>
        <w:ind w:firstLine="737" w:left="0" w:right="0"/>
        <w:contextualSpacing/>
        <w:jc w:val="both"/>
        <w:rPr/>
      </w:pPr>
      <w:r>
        <w:rPr>
          <w:rStyle w:val="Emphasis"/>
          <w:b w:val="false"/>
          <w:i w:val="false"/>
          <w:iCs w:val="false"/>
          <w:color w:val="auto"/>
          <w:spacing w:val="0"/>
          <w:sz w:val="24"/>
          <w:szCs w:val="24"/>
        </w:rPr>
        <w:t>Por essas “pistas” coletadas, inferimos nossas hipóteses de formação do universo ao alcance de nossos instrumentos tecnológicos.</w:t>
      </w:r>
    </w:p>
    <w:p>
      <w:pPr>
        <w:pStyle w:val="Normal"/>
        <w:widowControl/>
        <w:spacing w:before="0" w:after="0"/>
        <w:ind w:firstLine="737" w:left="0" w:right="0"/>
        <w:contextualSpacing/>
        <w:jc w:val="both"/>
        <w:rPr/>
      </w:pPr>
      <w:r>
        <w:rPr>
          <w:rStyle w:val="Emphasis"/>
          <w:b w:val="false"/>
          <w:i w:val="false"/>
          <w:iCs w:val="false"/>
          <w:color w:val="auto"/>
          <w:spacing w:val="0"/>
          <w:sz w:val="24"/>
          <w:szCs w:val="24"/>
        </w:rPr>
        <w:t xml:space="preserve">Muito provavelmente, </w:t>
      </w:r>
      <w:r>
        <w:rPr>
          <w:rStyle w:val="Emphasis"/>
          <w:b w:val="false"/>
          <w:i w:val="false"/>
          <w:iCs w:val="false"/>
          <w:color w:val="auto"/>
          <w:spacing w:val="0"/>
          <w:sz w:val="24"/>
          <w:szCs w:val="24"/>
        </w:rPr>
        <w:t>(teorizamos)</w:t>
      </w:r>
      <w:r>
        <w:rPr>
          <w:rStyle w:val="Emphasis"/>
          <w:b w:val="false"/>
          <w:i w:val="false"/>
          <w:iCs w:val="false"/>
          <w:color w:val="auto"/>
          <w:spacing w:val="0"/>
          <w:sz w:val="24"/>
          <w:szCs w:val="24"/>
        </w:rPr>
        <w:t xml:space="preserve"> lá no começo d</w:t>
      </w:r>
      <w:r>
        <w:rPr>
          <w:rStyle w:val="Emphasis"/>
          <w:b w:val="false"/>
          <w:i w:val="false"/>
          <w:iCs w:val="false"/>
          <w:color w:val="auto"/>
          <w:spacing w:val="0"/>
          <w:sz w:val="24"/>
          <w:szCs w:val="24"/>
        </w:rPr>
        <w:t>essa</w:t>
      </w:r>
      <w:r>
        <w:rPr>
          <w:rStyle w:val="Emphasis"/>
          <w:b w:val="false"/>
          <w:i w:val="false"/>
          <w:iCs w:val="false"/>
          <w:color w:val="auto"/>
          <w:spacing w:val="0"/>
          <w:sz w:val="24"/>
          <w:szCs w:val="24"/>
        </w:rPr>
        <w:t xml:space="preserve"> linha do tempo do universo, uma concentração de massa aglutinada </w:t>
      </w:r>
      <w:r>
        <w:rPr>
          <w:rStyle w:val="Emphasis"/>
          <w:b w:val="false"/>
          <w:i w:val="false"/>
          <w:iCs w:val="false"/>
          <w:color w:val="auto"/>
          <w:spacing w:val="0"/>
          <w:sz w:val="24"/>
          <w:szCs w:val="24"/>
        </w:rPr>
        <w:t>em uma “partícula”</w:t>
      </w:r>
      <w:r>
        <w:rPr>
          <w:rStyle w:val="Emphasis"/>
          <w:b w:val="false"/>
          <w:i w:val="false"/>
          <w:iCs w:val="false"/>
          <w:color w:val="auto"/>
          <w:spacing w:val="0"/>
          <w:sz w:val="24"/>
          <w:szCs w:val="24"/>
        </w:rPr>
        <w:t xml:space="preserve"> por ação da força da gravidade </w:t>
      </w:r>
      <w:r>
        <w:rPr>
          <w:rStyle w:val="Emphasis"/>
          <w:b w:val="false"/>
          <w:i w:val="false"/>
          <w:iCs w:val="false"/>
          <w:color w:val="auto"/>
          <w:spacing w:val="0"/>
          <w:sz w:val="24"/>
          <w:szCs w:val="24"/>
        </w:rPr>
        <w:t>ou,</w:t>
      </w:r>
      <w:r>
        <w:rPr>
          <w:rStyle w:val="Emphasis"/>
          <w:b w:val="false"/>
          <w:i w:val="false"/>
          <w:iCs w:val="false"/>
          <w:color w:val="auto"/>
          <w:spacing w:val="0"/>
          <w:sz w:val="24"/>
          <w:szCs w:val="24"/>
        </w:rPr>
        <w:t xml:space="preserve"> provavelmente, no centro de um gigantesco buraco negro, tamanha quantidade de massa e energia não se suportaram </w:t>
      </w:r>
      <w:r>
        <w:rPr>
          <w:rStyle w:val="Emphasis"/>
          <w:b w:val="false"/>
          <w:i w:val="false"/>
          <w:iCs w:val="false"/>
          <w:color w:val="auto"/>
          <w:spacing w:val="0"/>
          <w:sz w:val="24"/>
          <w:szCs w:val="24"/>
        </w:rPr>
        <w:t xml:space="preserve">com </w:t>
      </w:r>
      <w:r>
        <w:rPr>
          <w:rStyle w:val="Emphasis"/>
          <w:b w:val="false"/>
          <w:i w:val="false"/>
          <w:iCs w:val="false"/>
          <w:color w:val="auto"/>
          <w:spacing w:val="0"/>
          <w:sz w:val="24"/>
          <w:szCs w:val="24"/>
        </w:rPr>
        <w:t>tão densa energia acumulada</w:t>
      </w:r>
      <w:r>
        <w:rPr>
          <w:rStyle w:val="Emphasis"/>
          <w:b w:val="false"/>
          <w:i w:val="false"/>
          <w:iCs w:val="false"/>
          <w:color w:val="auto"/>
          <w:spacing w:val="0"/>
          <w:sz w:val="24"/>
          <w:szCs w:val="24"/>
        </w:rPr>
        <w:t xml:space="preserve"> irrompendo uma magnífica explosão a que chamamos de “big-bang”, </w:t>
      </w:r>
      <w:r>
        <w:rPr>
          <w:rStyle w:val="Emphasis"/>
          <w:b w:val="false"/>
          <w:i w:val="false"/>
          <w:iCs w:val="false"/>
          <w:color w:val="auto"/>
          <w:spacing w:val="0"/>
          <w:sz w:val="24"/>
          <w:szCs w:val="24"/>
        </w:rPr>
        <w:t>dando origem a essa expansão das galáxias que perdura até hoje.</w:t>
      </w:r>
    </w:p>
    <w:p>
      <w:pPr>
        <w:pStyle w:val="Normal"/>
        <w:widowControl/>
        <w:spacing w:before="0" w:after="0"/>
        <w:ind w:firstLine="737" w:left="0" w:right="0"/>
        <w:contextualSpacing/>
        <w:jc w:val="both"/>
        <w:rPr/>
      </w:pPr>
      <w:r>
        <w:rPr>
          <w:rStyle w:val="Emphasis"/>
          <w:b w:val="false"/>
          <w:i w:val="false"/>
          <w:iCs w:val="false"/>
          <w:color w:val="auto"/>
          <w:spacing w:val="0"/>
          <w:sz w:val="24"/>
          <w:szCs w:val="24"/>
        </w:rPr>
        <w:t>Essa teoria formulada lá pelos anos de 1920, vem sendo certificada desde então, sob constante reavaliação, contra correlações de novas observações e descobertas.</w:t>
      </w:r>
    </w:p>
    <w:p>
      <w:pPr>
        <w:pStyle w:val="Normal"/>
        <w:widowControl/>
        <w:spacing w:before="0" w:after="0"/>
        <w:ind w:firstLine="737" w:left="0" w:right="0"/>
        <w:contextualSpacing/>
        <w:jc w:val="both"/>
        <w:rPr/>
      </w:pPr>
      <w:r>
        <w:rPr>
          <w:rStyle w:val="Emphasis"/>
          <w:b w:val="false"/>
          <w:i w:val="false"/>
          <w:iCs w:val="false"/>
          <w:color w:val="auto"/>
          <w:spacing w:val="0"/>
          <w:sz w:val="24"/>
          <w:szCs w:val="24"/>
        </w:rPr>
        <w:t xml:space="preserve">Isso tudo é o que de mais sólido nossa ciência foi capaz de formular </w:t>
      </w:r>
      <w:r>
        <w:rPr>
          <w:rStyle w:val="Emphasis"/>
          <w:b w:val="false"/>
          <w:i w:val="false"/>
          <w:iCs w:val="false"/>
          <w:color w:val="auto"/>
          <w:spacing w:val="0"/>
          <w:sz w:val="24"/>
          <w:szCs w:val="24"/>
        </w:rPr>
        <w:t>por hipótese</w:t>
      </w:r>
      <w:r>
        <w:rPr>
          <w:rStyle w:val="Emphasis"/>
          <w:b w:val="false"/>
          <w:i w:val="false"/>
          <w:iCs w:val="false"/>
          <w:color w:val="auto"/>
          <w:spacing w:val="0"/>
          <w:sz w:val="24"/>
          <w:szCs w:val="24"/>
        </w:rPr>
        <w:t>.</w:t>
      </w:r>
    </w:p>
    <w:p>
      <w:pPr>
        <w:pStyle w:val="Normal"/>
        <w:widowControl/>
        <w:spacing w:before="0" w:after="0"/>
        <w:ind w:firstLine="737" w:left="0" w:right="0"/>
        <w:contextualSpacing/>
        <w:jc w:val="both"/>
        <w:rPr/>
      </w:pPr>
      <w:r>
        <w:rPr>
          <w:rStyle w:val="Emphasis"/>
          <w:b w:val="false"/>
          <w:i w:val="false"/>
          <w:iCs w:val="false"/>
          <w:color w:val="auto"/>
          <w:spacing w:val="0"/>
          <w:sz w:val="24"/>
          <w:szCs w:val="24"/>
        </w:rPr>
        <w:t xml:space="preserve">O que havia antes? O que ou quem fez isso? Qual a causa e finalidade disso tudo? </w:t>
      </w:r>
      <w:r>
        <w:rPr>
          <w:rStyle w:val="Emphasis"/>
          <w:b w:val="false"/>
          <w:i w:val="false"/>
          <w:iCs w:val="false"/>
          <w:color w:val="auto"/>
          <w:spacing w:val="0"/>
          <w:sz w:val="24"/>
          <w:szCs w:val="24"/>
        </w:rPr>
        <w:t xml:space="preserve">São questões que </w:t>
      </w:r>
      <w:r>
        <w:rPr>
          <w:rStyle w:val="Emphasis"/>
          <w:b w:val="false"/>
          <w:i w:val="false"/>
          <w:iCs w:val="false"/>
          <w:color w:val="auto"/>
          <w:spacing w:val="0"/>
          <w:sz w:val="24"/>
          <w:szCs w:val="24"/>
        </w:rPr>
        <w:t>l</w:t>
      </w:r>
      <w:r>
        <w:rPr>
          <w:rStyle w:val="Emphasis"/>
          <w:b w:val="false"/>
          <w:i w:val="false"/>
          <w:iCs w:val="false"/>
          <w:color w:val="auto"/>
          <w:spacing w:val="0"/>
          <w:sz w:val="24"/>
          <w:szCs w:val="24"/>
        </w:rPr>
        <w:t>evam a conjecturas que pairam entre nosso imaginário de possibilidades filosóficas.</w:t>
      </w:r>
    </w:p>
    <w:p>
      <w:pPr>
        <w:pStyle w:val="Normal"/>
        <w:widowControl/>
        <w:spacing w:before="0" w:after="0"/>
        <w:ind w:firstLine="737" w:left="0" w:right="0"/>
        <w:contextualSpacing/>
        <w:jc w:val="both"/>
        <w:rPr/>
      </w:pPr>
      <w:r>
        <w:rPr>
          <w:rStyle w:val="Emphasis"/>
          <w:b w:val="false"/>
          <w:i w:val="false"/>
          <w:iCs w:val="false"/>
          <w:color w:val="auto"/>
          <w:spacing w:val="0"/>
          <w:sz w:val="24"/>
          <w:szCs w:val="24"/>
        </w:rPr>
        <w:t xml:space="preserve">As religiões apoiam uma causa “simplista”, sem muito espaço para questionamentos, exigindo o concurso da fé de submissão à figura de um Criador, que assume formas sobre humanas, a maioria divergentes de uma religião para outra, a que dão nomes e perfis adequados à manutenção estrutural de suas instituições, </w:t>
      </w:r>
      <w:r>
        <w:rPr>
          <w:rStyle w:val="Emphasis"/>
          <w:b w:val="false"/>
          <w:i w:val="false"/>
          <w:iCs w:val="false"/>
          <w:color w:val="auto"/>
          <w:spacing w:val="0"/>
          <w:sz w:val="24"/>
          <w:szCs w:val="24"/>
        </w:rPr>
        <w:t>não raro, fundamentadas na satisfação de interesses materiais</w:t>
      </w:r>
      <w:r>
        <w:rPr>
          <w:rStyle w:val="Emphasis"/>
          <w:b w:val="false"/>
          <w:i w:val="false"/>
          <w:iCs w:val="false"/>
          <w:color w:val="auto"/>
          <w:spacing w:val="0"/>
          <w:sz w:val="24"/>
          <w:szCs w:val="24"/>
        </w:rPr>
        <w:t xml:space="preserve">. </w:t>
      </w:r>
      <w:r>
        <w:rPr>
          <w:rStyle w:val="Emphasis"/>
          <w:b w:val="false"/>
          <w:i w:val="false"/>
          <w:iCs w:val="false"/>
          <w:color w:val="auto"/>
          <w:spacing w:val="0"/>
          <w:sz w:val="24"/>
          <w:szCs w:val="24"/>
        </w:rPr>
        <w:t xml:space="preserve">Formulando dogmas, muitas vezes “ponderados” no fanatismo inconsequente. </w:t>
      </w:r>
      <w:r>
        <w:rPr>
          <w:rStyle w:val="Emphasis"/>
          <w:b w:val="false"/>
          <w:i w:val="false"/>
          <w:iCs w:val="false"/>
          <w:color w:val="auto"/>
          <w:spacing w:val="0"/>
          <w:sz w:val="24"/>
          <w:szCs w:val="24"/>
        </w:rPr>
        <w:t xml:space="preserve">Essa </w:t>
      </w:r>
      <w:r>
        <w:rPr>
          <w:rStyle w:val="Emphasis"/>
          <w:b w:val="false"/>
          <w:i w:val="false"/>
          <w:iCs w:val="false"/>
          <w:color w:val="auto"/>
          <w:spacing w:val="0"/>
          <w:sz w:val="24"/>
          <w:szCs w:val="24"/>
        </w:rPr>
        <w:t>postura</w:t>
      </w:r>
      <w:r>
        <w:rPr>
          <w:rStyle w:val="Emphasis"/>
          <w:b w:val="false"/>
          <w:i w:val="false"/>
          <w:iCs w:val="false"/>
          <w:color w:val="auto"/>
          <w:spacing w:val="0"/>
          <w:sz w:val="24"/>
          <w:szCs w:val="24"/>
        </w:rPr>
        <w:t xml:space="preserve"> </w:t>
      </w:r>
      <w:r>
        <w:rPr>
          <w:rStyle w:val="Emphasis"/>
          <w:b w:val="false"/>
          <w:i w:val="false"/>
          <w:iCs w:val="false"/>
          <w:color w:val="auto"/>
          <w:spacing w:val="0"/>
          <w:sz w:val="24"/>
          <w:szCs w:val="24"/>
        </w:rPr>
        <w:t>comportamental</w:t>
      </w:r>
      <w:r>
        <w:rPr>
          <w:rStyle w:val="Emphasis"/>
          <w:b w:val="false"/>
          <w:i w:val="false"/>
          <w:iCs w:val="false"/>
          <w:color w:val="auto"/>
          <w:spacing w:val="0"/>
          <w:sz w:val="24"/>
          <w:szCs w:val="24"/>
        </w:rPr>
        <w:t xml:space="preserve">, causa uma </w:t>
      </w:r>
      <w:r>
        <w:rPr>
          <w:rStyle w:val="Emphasis"/>
          <w:b w:val="false"/>
          <w:i w:val="false"/>
          <w:iCs w:val="false"/>
          <w:color w:val="auto"/>
          <w:spacing w:val="0"/>
          <w:sz w:val="24"/>
          <w:szCs w:val="24"/>
        </w:rPr>
        <w:t>s</w:t>
      </w:r>
      <w:r>
        <w:rPr>
          <w:rStyle w:val="Emphasis"/>
          <w:b w:val="false"/>
          <w:i w:val="false"/>
          <w:iCs w:val="false"/>
          <w:color w:val="auto"/>
          <w:spacing w:val="0"/>
          <w:sz w:val="24"/>
          <w:szCs w:val="24"/>
        </w:rPr>
        <w:t>ensação de voluptuariedade, “</w:t>
      </w:r>
      <w:r>
        <w:rPr>
          <w:rStyle w:val="Emphasis"/>
          <w:b w:val="false"/>
          <w:i w:val="false"/>
          <w:iCs w:val="false"/>
          <w:color w:val="auto"/>
          <w:spacing w:val="0"/>
          <w:sz w:val="24"/>
          <w:szCs w:val="24"/>
        </w:rPr>
        <w:t xml:space="preserve">não solidez” e insensatez, aliada a divergência de ideias entre as próprias religiões que não agrada o pensamento científico. </w:t>
      </w:r>
    </w:p>
    <w:p>
      <w:pPr>
        <w:pStyle w:val="Normal"/>
        <w:widowControl/>
        <w:spacing w:before="0" w:after="0"/>
        <w:ind w:firstLine="737" w:left="0" w:right="0"/>
        <w:contextualSpacing/>
        <w:jc w:val="both"/>
        <w:rPr/>
      </w:pPr>
      <w:r>
        <w:rPr>
          <w:rStyle w:val="Emphasis"/>
          <w:b w:val="false"/>
          <w:i w:val="false"/>
          <w:iCs w:val="false"/>
          <w:color w:val="auto"/>
          <w:spacing w:val="0"/>
          <w:sz w:val="24"/>
          <w:szCs w:val="24"/>
        </w:rPr>
        <w:t xml:space="preserve">Por outro lado, </w:t>
      </w:r>
      <w:r>
        <w:rPr>
          <w:rStyle w:val="Emphasis"/>
          <w:b w:val="false"/>
          <w:i w:val="false"/>
          <w:iCs w:val="false"/>
          <w:color w:val="auto"/>
          <w:spacing w:val="0"/>
          <w:sz w:val="24"/>
          <w:szCs w:val="24"/>
        </w:rPr>
        <w:t>o movimento científico</w:t>
      </w:r>
      <w:r>
        <w:rPr>
          <w:rStyle w:val="Emphasis"/>
          <w:b w:val="false"/>
          <w:i w:val="false"/>
          <w:iCs w:val="false"/>
          <w:color w:val="auto"/>
          <w:spacing w:val="0"/>
          <w:sz w:val="24"/>
          <w:szCs w:val="24"/>
        </w:rPr>
        <w:t xml:space="preserve"> se aprofunda rumo ao micro e rumo ao macrocosmos, em um transpor de horizontes que descortinam novos horizontes mais além, levantando </w:t>
      </w:r>
      <w:r>
        <w:rPr>
          <w:rStyle w:val="Emphasis"/>
          <w:b w:val="false"/>
          <w:i w:val="false"/>
          <w:iCs w:val="false"/>
          <w:color w:val="auto"/>
          <w:spacing w:val="0"/>
          <w:sz w:val="24"/>
          <w:szCs w:val="24"/>
        </w:rPr>
        <w:t xml:space="preserve">a </w:t>
      </w:r>
      <w:r>
        <w:rPr>
          <w:rStyle w:val="Emphasis"/>
          <w:b w:val="false"/>
          <w:i w:val="false"/>
          <w:iCs w:val="false"/>
          <w:color w:val="auto"/>
          <w:spacing w:val="0"/>
          <w:sz w:val="24"/>
          <w:szCs w:val="24"/>
        </w:rPr>
        <w:t xml:space="preserve">cada vez mais questões, cada vez mais complexas </w:t>
      </w:r>
      <w:r>
        <w:rPr>
          <w:rStyle w:val="Emphasis"/>
          <w:b w:val="false"/>
          <w:i w:val="false"/>
          <w:iCs w:val="false"/>
          <w:color w:val="auto"/>
          <w:spacing w:val="0"/>
          <w:sz w:val="24"/>
          <w:szCs w:val="24"/>
        </w:rPr>
        <w:t xml:space="preserve">e difíceis, </w:t>
      </w:r>
      <w:r>
        <w:rPr>
          <w:rStyle w:val="Emphasis"/>
          <w:b w:val="false"/>
          <w:i w:val="false"/>
          <w:iCs w:val="false"/>
          <w:color w:val="auto"/>
          <w:spacing w:val="0"/>
          <w:sz w:val="24"/>
          <w:szCs w:val="24"/>
        </w:rPr>
        <w:t xml:space="preserve">insaciavelmente “preso” </w:t>
      </w:r>
      <w:r>
        <w:rPr>
          <w:rStyle w:val="Emphasis"/>
          <w:b w:val="false"/>
          <w:i w:val="false"/>
          <w:iCs w:val="false"/>
          <w:color w:val="auto"/>
          <w:spacing w:val="0"/>
          <w:sz w:val="24"/>
          <w:szCs w:val="24"/>
        </w:rPr>
        <w:t>a</w:t>
      </w:r>
      <w:r>
        <w:rPr>
          <w:rStyle w:val="Emphasis"/>
          <w:b w:val="false"/>
          <w:i w:val="false"/>
          <w:iCs w:val="false"/>
          <w:color w:val="auto"/>
          <w:spacing w:val="0"/>
          <w:sz w:val="24"/>
          <w:szCs w:val="24"/>
        </w:rPr>
        <w:t xml:space="preserve"> essa compulsão de</w:t>
      </w:r>
      <w:r>
        <w:rPr>
          <w:rStyle w:val="Emphasis"/>
          <w:b w:val="false"/>
          <w:i w:val="false"/>
          <w:iCs w:val="false"/>
          <w:color w:val="auto"/>
          <w:spacing w:val="0"/>
          <w:sz w:val="24"/>
          <w:szCs w:val="24"/>
        </w:rPr>
        <w:t xml:space="preserve"> </w:t>
      </w:r>
      <w:r>
        <w:rPr>
          <w:rStyle w:val="Emphasis"/>
          <w:b w:val="false"/>
          <w:i w:val="false"/>
          <w:iCs w:val="false"/>
          <w:color w:val="auto"/>
          <w:spacing w:val="0"/>
          <w:sz w:val="24"/>
          <w:szCs w:val="24"/>
        </w:rPr>
        <w:t>ligar</w:t>
      </w:r>
      <w:r>
        <w:rPr>
          <w:rStyle w:val="Emphasis"/>
          <w:b w:val="false"/>
          <w:i w:val="false"/>
          <w:iCs w:val="false"/>
          <w:color w:val="auto"/>
          <w:spacing w:val="0"/>
          <w:sz w:val="24"/>
          <w:szCs w:val="24"/>
        </w:rPr>
        <w:t xml:space="preserve"> causas a efeitos que se mostram causas de outros efeitos infindáveis. Formulando hipóteses, muitas vezes não menos místicas ou míticas que as religiosas, “ponderadas” no materialismo fanático e tendencioso. Enquanto não encontra </w:t>
      </w:r>
      <w:r>
        <w:rPr>
          <w:rStyle w:val="Emphasis"/>
          <w:b w:val="false"/>
          <w:i w:val="false"/>
          <w:iCs w:val="false"/>
          <w:color w:val="auto"/>
          <w:spacing w:val="0"/>
          <w:sz w:val="24"/>
          <w:szCs w:val="24"/>
        </w:rPr>
        <w:t>um</w:t>
      </w:r>
      <w:r>
        <w:rPr>
          <w:rStyle w:val="Emphasis"/>
          <w:b w:val="false"/>
          <w:i w:val="false"/>
          <w:iCs w:val="false"/>
          <w:color w:val="auto"/>
          <w:spacing w:val="0"/>
          <w:sz w:val="24"/>
          <w:szCs w:val="24"/>
        </w:rPr>
        <w:t xml:space="preserve">a resposta definitiva </w:t>
      </w:r>
      <w:r>
        <w:rPr>
          <w:rStyle w:val="Emphasis"/>
          <w:b w:val="false"/>
          <w:i w:val="false"/>
          <w:iCs w:val="false"/>
          <w:color w:val="auto"/>
          <w:spacing w:val="0"/>
          <w:sz w:val="24"/>
          <w:szCs w:val="24"/>
        </w:rPr>
        <w:t>para tudo</w:t>
      </w:r>
      <w:r>
        <w:rPr>
          <w:rStyle w:val="Emphasis"/>
          <w:b w:val="false"/>
          <w:i w:val="false"/>
          <w:iCs w:val="false"/>
          <w:color w:val="auto"/>
          <w:spacing w:val="0"/>
          <w:sz w:val="24"/>
          <w:szCs w:val="24"/>
        </w:rPr>
        <w:t xml:space="preserve">, </w:t>
      </w:r>
      <w:r>
        <w:rPr>
          <w:rStyle w:val="Emphasis"/>
          <w:b w:val="false"/>
          <w:i w:val="false"/>
          <w:iCs w:val="false"/>
          <w:color w:val="auto"/>
          <w:spacing w:val="0"/>
          <w:sz w:val="24"/>
          <w:szCs w:val="24"/>
        </w:rPr>
        <w:t xml:space="preserve">não raro, </w:t>
      </w:r>
      <w:r>
        <w:rPr>
          <w:rStyle w:val="Emphasis"/>
          <w:b w:val="false"/>
          <w:i w:val="false"/>
          <w:iCs w:val="false"/>
          <w:color w:val="auto"/>
          <w:spacing w:val="0"/>
          <w:sz w:val="24"/>
          <w:szCs w:val="24"/>
        </w:rPr>
        <w:t xml:space="preserve">prefere </w:t>
      </w:r>
      <w:r>
        <w:rPr>
          <w:rStyle w:val="Emphasis"/>
          <w:b w:val="false"/>
          <w:i w:val="false"/>
          <w:iCs w:val="false"/>
          <w:color w:val="auto"/>
          <w:spacing w:val="0"/>
          <w:sz w:val="24"/>
          <w:szCs w:val="24"/>
        </w:rPr>
        <w:t>pautar pelo</w:t>
      </w:r>
      <w:r>
        <w:rPr>
          <w:rStyle w:val="Emphasis"/>
          <w:b w:val="false"/>
          <w:i w:val="false"/>
          <w:iCs w:val="false"/>
          <w:color w:val="auto"/>
          <w:spacing w:val="0"/>
          <w:sz w:val="24"/>
          <w:szCs w:val="24"/>
        </w:rPr>
        <w:t xml:space="preserve"> acaso na casuística daquilo que ainda não descortinou. </w:t>
      </w:r>
      <w:r>
        <w:rPr>
          <w:rStyle w:val="Emphasis"/>
          <w:b w:val="false"/>
          <w:i w:val="false"/>
          <w:iCs w:val="false"/>
          <w:color w:val="auto"/>
          <w:spacing w:val="0"/>
          <w:sz w:val="24"/>
          <w:szCs w:val="24"/>
        </w:rPr>
        <w:t xml:space="preserve">Da mesma forma, define sua agenda de pesquisa determinada fundamentalmente por interesses econômicos mais que por necessidades </w:t>
      </w:r>
      <w:r>
        <w:rPr>
          <w:rStyle w:val="Emphasis"/>
          <w:b w:val="false"/>
          <w:i w:val="false"/>
          <w:iCs w:val="false"/>
          <w:color w:val="auto"/>
          <w:spacing w:val="0"/>
          <w:sz w:val="24"/>
          <w:szCs w:val="24"/>
        </w:rPr>
        <w:t xml:space="preserve">científicas </w:t>
      </w:r>
      <w:r>
        <w:rPr>
          <w:rStyle w:val="Emphasis"/>
          <w:b w:val="false"/>
          <w:i w:val="false"/>
          <w:iCs w:val="false"/>
          <w:color w:val="auto"/>
          <w:spacing w:val="0"/>
          <w:sz w:val="24"/>
          <w:szCs w:val="24"/>
        </w:rPr>
        <w:t>importantes para o bem-estar e desenvolvimento humano em todas as áreas de atuação.</w:t>
      </w:r>
    </w:p>
    <w:p>
      <w:pPr>
        <w:pStyle w:val="Normal"/>
        <w:widowControl/>
        <w:spacing w:before="0" w:after="0"/>
        <w:ind w:firstLine="737" w:left="0" w:right="0"/>
        <w:contextualSpacing/>
        <w:jc w:val="both"/>
        <w:rPr/>
      </w:pPr>
      <w:r>
        <w:rPr>
          <w:rStyle w:val="Emphasis"/>
          <w:b w:val="false"/>
          <w:i w:val="false"/>
          <w:iCs w:val="false"/>
          <w:color w:val="auto"/>
          <w:spacing w:val="0"/>
          <w:sz w:val="24"/>
          <w:szCs w:val="24"/>
        </w:rPr>
        <w:t xml:space="preserve">No fundo, todas as instituições humanas são formadas por Homens </w:t>
      </w:r>
      <w:r>
        <w:rPr>
          <w:rStyle w:val="Emphasis"/>
          <w:b w:val="false"/>
          <w:i w:val="false"/>
          <w:iCs w:val="false"/>
          <w:color w:val="auto"/>
          <w:spacing w:val="0"/>
          <w:sz w:val="24"/>
          <w:szCs w:val="24"/>
        </w:rPr>
        <w:t>semelhantes</w:t>
      </w:r>
      <w:r>
        <w:rPr>
          <w:rStyle w:val="Emphasis"/>
          <w:b w:val="false"/>
          <w:i w:val="false"/>
          <w:iCs w:val="false"/>
          <w:color w:val="auto"/>
          <w:spacing w:val="0"/>
          <w:sz w:val="24"/>
          <w:szCs w:val="24"/>
        </w:rPr>
        <w:t xml:space="preserve"> uns aos outros em seus interesses materiais, explorando, cada um o nicho que mais lhe apraz.</w:t>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Isso posto, Voltemos a questão de Acaso versus Inteligência Criadora.</w:t>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pPr>
      <w:r>
        <w:rPr>
          <w:rStyle w:val="Emphasis"/>
          <w:b w:val="false"/>
          <w:i w:val="false"/>
          <w:iCs w:val="false"/>
          <w:color w:val="212529"/>
          <w:spacing w:val="0"/>
          <w:sz w:val="24"/>
          <w:szCs w:val="24"/>
        </w:rPr>
        <w:t>Princípios de embasamento:</w:t>
      </w:r>
    </w:p>
    <w:p>
      <w:pPr>
        <w:pStyle w:val="Normal"/>
        <w:widowControl/>
        <w:spacing w:before="0" w:after="0"/>
        <w:ind w:firstLine="737" w:left="0" w:right="0"/>
        <w:contextualSpacing/>
        <w:jc w:val="both"/>
        <w:rPr/>
      </w:pPr>
      <w:r>
        <w:rPr>
          <w:rStyle w:val="Emphasis"/>
          <w:b/>
          <w:bCs/>
          <w:i w:val="false"/>
          <w:iCs w:val="false"/>
          <w:color w:val="212529"/>
          <w:spacing w:val="0"/>
          <w:sz w:val="24"/>
          <w:szCs w:val="24"/>
        </w:rPr>
        <w:t>Existe a Inteligência?</w:t>
      </w:r>
    </w:p>
    <w:p>
      <w:pPr>
        <w:pStyle w:val="BodyText"/>
        <w:spacing w:before="0" w:after="0"/>
        <w:contextualSpacing/>
        <w:rPr/>
      </w:pPr>
      <w:r>
        <w:rPr>
          <w:rStyle w:val="Emphasis"/>
          <w:b w:val="false"/>
          <w:i w:val="false"/>
          <w:iCs w:val="false"/>
          <w:color w:val="212529"/>
          <w:spacing w:val="0"/>
          <w:sz w:val="24"/>
          <w:szCs w:val="24"/>
        </w:rPr>
        <w:t>A inteligência refere-se à capacidade de compreender, assimilar, aprender e aplicar conhecimentos de maneira eficaz. Existem várias definições e teorias sobre inteligência, mas uma das mais conhecidas é a proposta pelo psicólogo Howard Gardner</w:t>
      </w:r>
      <w:r>
        <w:rPr>
          <w:rStyle w:val="Emphasis"/>
          <w:b w:val="false"/>
          <w:i w:val="false"/>
          <w:iCs w:val="false"/>
          <w:color w:val="212529"/>
          <w:spacing w:val="0"/>
          <w:sz w:val="24"/>
          <w:szCs w:val="24"/>
        </w:rPr>
        <w:t>(1)</w:t>
      </w:r>
      <w:r>
        <w:rPr>
          <w:rStyle w:val="Emphasis"/>
          <w:b w:val="false"/>
          <w:i w:val="false"/>
          <w:iCs w:val="false"/>
          <w:color w:val="212529"/>
          <w:spacing w:val="0"/>
          <w:sz w:val="24"/>
          <w:szCs w:val="24"/>
        </w:rPr>
        <w:t>, que sugere a existência de múltiplas inteligências. Segundo Gardner, as principais formas de inteligência incluem:</w:t>
      </w:r>
    </w:p>
    <w:p>
      <w:pPr>
        <w:pStyle w:val="BodyText"/>
        <w:numPr>
          <w:ilvl w:val="0"/>
          <w:numId w:val="3"/>
        </w:numPr>
        <w:tabs>
          <w:tab w:val="left" w:pos="0" w:leader="none"/>
        </w:tabs>
        <w:spacing w:before="0" w:after="0"/>
        <w:ind w:hanging="283" w:left="709" w:right="0"/>
        <w:contextualSpacing/>
        <w:jc w:val="both"/>
        <w:rPr/>
      </w:pPr>
      <w:r>
        <w:rPr>
          <w:rStyle w:val="Strong"/>
          <w:i w:val="false"/>
          <w:iCs w:val="false"/>
          <w:sz w:val="24"/>
          <w:szCs w:val="24"/>
        </w:rPr>
        <w:t xml:space="preserve">Inteligência Linguística: </w:t>
      </w:r>
      <w:r>
        <w:rPr>
          <w:i w:val="false"/>
          <w:iCs w:val="false"/>
          <w:sz w:val="24"/>
          <w:szCs w:val="24"/>
        </w:rPr>
        <w:t>Habilidade com palavras, linguagem escrita e falada.</w:t>
      </w:r>
    </w:p>
    <w:p>
      <w:pPr>
        <w:pStyle w:val="BodyText"/>
        <w:numPr>
          <w:ilvl w:val="0"/>
          <w:numId w:val="3"/>
        </w:numPr>
        <w:tabs>
          <w:tab w:val="left" w:pos="0" w:leader="none"/>
        </w:tabs>
        <w:spacing w:before="0" w:after="0"/>
        <w:ind w:hanging="283" w:left="709" w:right="0"/>
        <w:contextualSpacing/>
        <w:jc w:val="both"/>
        <w:rPr/>
      </w:pPr>
      <w:r>
        <w:rPr>
          <w:rStyle w:val="Strong"/>
          <w:i w:val="false"/>
          <w:iCs w:val="false"/>
          <w:sz w:val="24"/>
          <w:szCs w:val="24"/>
        </w:rPr>
        <w:t xml:space="preserve">Inteligência Lógico-matemática: </w:t>
      </w:r>
      <w:r>
        <w:rPr>
          <w:i w:val="false"/>
          <w:iCs w:val="false"/>
          <w:sz w:val="24"/>
          <w:szCs w:val="24"/>
        </w:rPr>
        <w:t>Capacidade de resolver problemas lógicos e matemáticos.</w:t>
      </w:r>
    </w:p>
    <w:p>
      <w:pPr>
        <w:pStyle w:val="BodyText"/>
        <w:numPr>
          <w:ilvl w:val="0"/>
          <w:numId w:val="3"/>
        </w:numPr>
        <w:tabs>
          <w:tab w:val="left" w:pos="0" w:leader="none"/>
        </w:tabs>
        <w:spacing w:before="0" w:after="0"/>
        <w:ind w:hanging="283" w:left="709" w:right="0"/>
        <w:contextualSpacing/>
        <w:jc w:val="both"/>
        <w:rPr/>
      </w:pPr>
      <w:r>
        <w:rPr>
          <w:rStyle w:val="Strong"/>
          <w:i w:val="false"/>
          <w:iCs w:val="false"/>
          <w:sz w:val="24"/>
          <w:szCs w:val="24"/>
        </w:rPr>
        <w:t xml:space="preserve">Inteligência Espacial: </w:t>
      </w:r>
      <w:r>
        <w:rPr>
          <w:i w:val="false"/>
          <w:iCs w:val="false"/>
          <w:sz w:val="24"/>
          <w:szCs w:val="24"/>
        </w:rPr>
        <w:t>Habilidade em perceber o mundo visual e espacial.</w:t>
      </w:r>
    </w:p>
    <w:p>
      <w:pPr>
        <w:pStyle w:val="BodyText"/>
        <w:numPr>
          <w:ilvl w:val="0"/>
          <w:numId w:val="3"/>
        </w:numPr>
        <w:tabs>
          <w:tab w:val="left" w:pos="0" w:leader="none"/>
        </w:tabs>
        <w:spacing w:before="0" w:after="0"/>
        <w:ind w:hanging="283" w:left="709" w:right="0"/>
        <w:contextualSpacing/>
        <w:jc w:val="both"/>
        <w:rPr/>
      </w:pPr>
      <w:r>
        <w:rPr>
          <w:rStyle w:val="Strong"/>
          <w:i w:val="false"/>
          <w:iCs w:val="false"/>
          <w:sz w:val="24"/>
          <w:szCs w:val="24"/>
        </w:rPr>
        <w:t xml:space="preserve">Inteligência Musical: </w:t>
      </w:r>
      <w:r>
        <w:rPr>
          <w:i w:val="false"/>
          <w:iCs w:val="false"/>
          <w:sz w:val="24"/>
          <w:szCs w:val="24"/>
        </w:rPr>
        <w:t>Sensibilidade e habilidade com música e ritmo.</w:t>
      </w:r>
    </w:p>
    <w:p>
      <w:pPr>
        <w:pStyle w:val="BodyText"/>
        <w:numPr>
          <w:ilvl w:val="0"/>
          <w:numId w:val="3"/>
        </w:numPr>
        <w:tabs>
          <w:tab w:val="left" w:pos="0" w:leader="none"/>
        </w:tabs>
        <w:spacing w:before="0" w:after="0"/>
        <w:ind w:hanging="283" w:left="709" w:right="0"/>
        <w:contextualSpacing/>
        <w:jc w:val="both"/>
        <w:rPr/>
      </w:pPr>
      <w:r>
        <w:rPr>
          <w:rStyle w:val="Strong"/>
          <w:i w:val="false"/>
          <w:iCs w:val="false"/>
          <w:sz w:val="24"/>
          <w:szCs w:val="24"/>
        </w:rPr>
        <w:t xml:space="preserve">Inteligência Corporal-Cinestésica: </w:t>
      </w:r>
      <w:r>
        <w:rPr>
          <w:i w:val="false"/>
          <w:iCs w:val="false"/>
          <w:sz w:val="24"/>
          <w:szCs w:val="24"/>
        </w:rPr>
        <w:t>Habilidade em usar o corpo de maneira coordenada e expressiva.</w:t>
      </w:r>
    </w:p>
    <w:p>
      <w:pPr>
        <w:pStyle w:val="BodyText"/>
        <w:numPr>
          <w:ilvl w:val="0"/>
          <w:numId w:val="3"/>
        </w:numPr>
        <w:tabs>
          <w:tab w:val="left" w:pos="0" w:leader="none"/>
        </w:tabs>
        <w:spacing w:before="0" w:after="0"/>
        <w:ind w:hanging="283" w:left="709" w:right="0"/>
        <w:contextualSpacing/>
        <w:jc w:val="both"/>
        <w:rPr/>
      </w:pPr>
      <w:r>
        <w:rPr>
          <w:rStyle w:val="Strong"/>
          <w:i w:val="false"/>
          <w:iCs w:val="false"/>
          <w:sz w:val="24"/>
          <w:szCs w:val="24"/>
        </w:rPr>
        <w:t xml:space="preserve">Inteligência Intrapessoal: </w:t>
      </w:r>
      <w:r>
        <w:rPr>
          <w:i w:val="false"/>
          <w:iCs w:val="false"/>
          <w:sz w:val="24"/>
          <w:szCs w:val="24"/>
        </w:rPr>
        <w:t>Conhecimento e compreensão de si mesmo.</w:t>
      </w:r>
    </w:p>
    <w:p>
      <w:pPr>
        <w:pStyle w:val="BodyText"/>
        <w:numPr>
          <w:ilvl w:val="0"/>
          <w:numId w:val="3"/>
        </w:numPr>
        <w:tabs>
          <w:tab w:val="left" w:pos="0" w:leader="none"/>
        </w:tabs>
        <w:spacing w:before="0" w:after="0"/>
        <w:ind w:hanging="283" w:left="709" w:right="0"/>
        <w:contextualSpacing/>
        <w:jc w:val="both"/>
        <w:rPr/>
      </w:pPr>
      <w:r>
        <w:rPr>
          <w:rStyle w:val="Strong"/>
          <w:i w:val="false"/>
          <w:iCs w:val="false"/>
          <w:sz w:val="24"/>
          <w:szCs w:val="24"/>
        </w:rPr>
        <w:t xml:space="preserve">Inteligência Interpessoal: </w:t>
      </w:r>
      <w:r>
        <w:rPr>
          <w:i w:val="false"/>
          <w:iCs w:val="false"/>
          <w:sz w:val="24"/>
          <w:szCs w:val="24"/>
        </w:rPr>
        <w:t>Habilidade em lidar eficazmente com outras pessoas.</w:t>
      </w:r>
    </w:p>
    <w:p>
      <w:pPr>
        <w:pStyle w:val="BodyText"/>
        <w:numPr>
          <w:ilvl w:val="0"/>
          <w:numId w:val="3"/>
        </w:numPr>
        <w:tabs>
          <w:tab w:val="left" w:pos="0" w:leader="none"/>
        </w:tabs>
        <w:spacing w:before="0" w:after="0"/>
        <w:ind w:hanging="283" w:left="709" w:right="0"/>
        <w:contextualSpacing/>
        <w:jc w:val="both"/>
        <w:rPr/>
      </w:pPr>
      <w:r>
        <w:rPr>
          <w:rStyle w:val="Strong"/>
          <w:i w:val="false"/>
          <w:iCs w:val="false"/>
          <w:sz w:val="24"/>
          <w:szCs w:val="24"/>
        </w:rPr>
        <w:t xml:space="preserve">Inteligência Naturalista: </w:t>
      </w:r>
      <w:r>
        <w:rPr>
          <w:i w:val="false"/>
          <w:iCs w:val="false"/>
          <w:sz w:val="24"/>
          <w:szCs w:val="24"/>
        </w:rPr>
        <w:t>Conexão e compreensão do mundo natural.</w:t>
      </w:r>
    </w:p>
    <w:p>
      <w:pPr>
        <w:pStyle w:val="BodyText"/>
        <w:numPr>
          <w:ilvl w:val="0"/>
          <w:numId w:val="0"/>
        </w:numPr>
        <w:spacing w:before="0" w:after="0"/>
        <w:ind w:hanging="0" w:left="0" w:right="0"/>
        <w:contextualSpacing/>
        <w:jc w:val="both"/>
        <w:rPr>
          <w:rFonts w:ascii="Liberation Serif" w:hAnsi="Liberation Serif"/>
          <w:i w:val="false"/>
          <w:i w:val="false"/>
          <w:iCs w:val="false"/>
          <w:sz w:val="24"/>
          <w:szCs w:val="24"/>
        </w:rPr>
      </w:pPr>
      <w:r>
        <w:rPr>
          <w:i w:val="false"/>
          <w:iCs w:val="false"/>
          <w:sz w:val="24"/>
          <w:szCs w:val="24"/>
        </w:rPr>
        <w:t>Acrescentamos outras:</w:t>
      </w:r>
    </w:p>
    <w:p>
      <w:pPr>
        <w:pStyle w:val="BodyText"/>
        <w:numPr>
          <w:ilvl w:val="0"/>
          <w:numId w:val="3"/>
        </w:numPr>
        <w:tabs>
          <w:tab w:val="left" w:pos="0" w:leader="none"/>
        </w:tabs>
        <w:spacing w:before="0" w:after="0"/>
        <w:ind w:hanging="283" w:left="709" w:right="0"/>
        <w:contextualSpacing/>
        <w:jc w:val="both"/>
        <w:rPr/>
      </w:pPr>
      <w:r>
        <w:rPr>
          <w:b/>
          <w:bCs/>
          <w:i w:val="false"/>
          <w:iCs w:val="false"/>
          <w:sz w:val="24"/>
          <w:szCs w:val="24"/>
        </w:rPr>
        <w:t xml:space="preserve">Inteligência Emocional: </w:t>
      </w:r>
      <w:r>
        <w:rPr>
          <w:i w:val="false"/>
          <w:iCs w:val="false"/>
          <w:sz w:val="24"/>
          <w:szCs w:val="24"/>
        </w:rPr>
        <w:t>Outras teorias, como a teoria das inteligências emocionais proposta por Daniel Goleman, destacam a importância das habilidades emocionais na definição de inteligência. Essa teoria inclui habilidades como autoconhecimento emocional, controle emocional, motivação, empatia e habilidades sociais.</w:t>
      </w:r>
    </w:p>
    <w:p>
      <w:pPr>
        <w:pStyle w:val="BodyText"/>
        <w:numPr>
          <w:ilvl w:val="0"/>
          <w:numId w:val="3"/>
        </w:numPr>
        <w:tabs>
          <w:tab w:val="left" w:pos="0" w:leader="none"/>
        </w:tabs>
        <w:spacing w:before="0" w:after="0"/>
        <w:ind w:hanging="283" w:left="709" w:right="0"/>
        <w:contextualSpacing/>
        <w:jc w:val="both"/>
        <w:rPr/>
      </w:pPr>
      <w:r>
        <w:rPr>
          <w:i w:val="false"/>
          <w:iCs w:val="false"/>
          <w:sz w:val="24"/>
          <w:szCs w:val="24"/>
        </w:rPr>
        <w:t xml:space="preserve"> </w:t>
      </w:r>
      <w:r>
        <w:rPr>
          <w:b/>
          <w:bCs/>
          <w:i w:val="false"/>
          <w:iCs w:val="false"/>
          <w:sz w:val="24"/>
          <w:szCs w:val="24"/>
        </w:rPr>
        <w:t>I</w:t>
      </w:r>
      <w:r>
        <w:rPr>
          <w:b/>
          <w:bCs/>
          <w:i w:val="false"/>
          <w:iCs w:val="false"/>
          <w:sz w:val="24"/>
          <w:szCs w:val="24"/>
        </w:rPr>
        <w:t>nteligência artificial (IA)</w:t>
      </w:r>
      <w:r>
        <w:rPr>
          <w:i w:val="false"/>
          <w:iCs w:val="false"/>
          <w:sz w:val="24"/>
          <w:szCs w:val="24"/>
        </w:rPr>
        <w:t xml:space="preserve">: também é um campo relacionado, que se concentra no desenvolvimento de sistemas capazes de realizar tarefas que normalmente exigiriam inteligência humana, como </w:t>
      </w:r>
      <w:r>
        <w:rPr>
          <w:b/>
          <w:bCs/>
          <w:i w:val="false"/>
          <w:iCs w:val="false"/>
          <w:sz w:val="24"/>
          <w:szCs w:val="24"/>
        </w:rPr>
        <w:t>reconhecimento de padrões</w:t>
      </w:r>
      <w:r>
        <w:rPr>
          <w:b/>
          <w:bCs/>
          <w:i w:val="false"/>
          <w:iCs w:val="false"/>
          <w:sz w:val="24"/>
          <w:szCs w:val="24"/>
        </w:rPr>
        <w:t>(2)</w:t>
      </w:r>
      <w:r>
        <w:rPr>
          <w:i w:val="false"/>
          <w:iCs w:val="false"/>
          <w:sz w:val="24"/>
          <w:szCs w:val="24"/>
        </w:rPr>
        <w:t xml:space="preserve">, processamento de linguagem natural, aprendizado de máquina, entre outros. </w:t>
      </w:r>
      <w:r>
        <w:rPr>
          <w:i w:val="false"/>
          <w:iCs w:val="false"/>
          <w:sz w:val="24"/>
          <w:szCs w:val="24"/>
        </w:rPr>
        <w:t>Criados a partir de algoritmos computacionais que imitam a inteligência humana.</w:t>
      </w:r>
    </w:p>
    <w:p>
      <w:pPr>
        <w:pStyle w:val="BodyText"/>
        <w:numPr>
          <w:ilvl w:val="0"/>
          <w:numId w:val="3"/>
        </w:numPr>
        <w:tabs>
          <w:tab w:val="left" w:pos="0" w:leader="none"/>
        </w:tabs>
        <w:spacing w:before="0" w:after="0"/>
        <w:ind w:hanging="283" w:left="709" w:right="0"/>
        <w:contextualSpacing/>
        <w:jc w:val="both"/>
        <w:rPr/>
      </w:pPr>
      <w:r>
        <w:rPr>
          <w:rStyle w:val="Emphasis"/>
          <w:b w:val="false"/>
          <w:i w:val="false"/>
          <w:iCs w:val="false"/>
          <w:color w:val="212529"/>
          <w:spacing w:val="0"/>
          <w:sz w:val="24"/>
          <w:szCs w:val="24"/>
        </w:rPr>
        <w:t xml:space="preserve"> </w:t>
      </w:r>
      <w:r>
        <w:rPr>
          <w:rStyle w:val="Emphasis"/>
          <w:b/>
          <w:bCs/>
          <w:i w:val="false"/>
          <w:iCs w:val="false"/>
          <w:color w:val="212529"/>
          <w:spacing w:val="0"/>
          <w:sz w:val="24"/>
          <w:szCs w:val="24"/>
        </w:rPr>
        <w:t>Inteligência Criadora</w:t>
      </w:r>
      <w:r>
        <w:rPr>
          <w:rStyle w:val="Emphasis"/>
          <w:b w:val="false"/>
          <w:i w:val="false"/>
          <w:iCs w:val="false"/>
          <w:color w:val="212529"/>
          <w:spacing w:val="0"/>
          <w:sz w:val="24"/>
          <w:szCs w:val="24"/>
        </w:rPr>
        <w:t xml:space="preserve">: Frequentemente atribuída ao Divino (Deus em conceito filosófico) refere a possível existência de uma inteligência capaz de criar algo fundamentalmente novo, sem que seja por efeito de transformação baseada no aproveitamento de conhecimentos externos, </w:t>
      </w:r>
      <w:r>
        <w:rPr>
          <w:rStyle w:val="Emphasis"/>
          <w:b w:val="false"/>
          <w:i w:val="false"/>
          <w:iCs w:val="false"/>
          <w:color w:val="212529"/>
          <w:spacing w:val="0"/>
          <w:sz w:val="24"/>
          <w:szCs w:val="24"/>
        </w:rPr>
        <w:t xml:space="preserve">anteriores </w:t>
      </w:r>
      <w:r>
        <w:rPr>
          <w:rStyle w:val="Emphasis"/>
          <w:b w:val="false"/>
          <w:i w:val="false"/>
          <w:iCs w:val="false"/>
          <w:color w:val="212529"/>
          <w:spacing w:val="0"/>
          <w:sz w:val="24"/>
          <w:szCs w:val="24"/>
        </w:rPr>
        <w:t xml:space="preserve">ou de outrem. Portanto só poderia ser atribuída como atributo único de Deus. </w:t>
      </w:r>
      <w:r>
        <w:rPr>
          <w:rStyle w:val="Emphasis"/>
          <w:b w:val="false"/>
          <w:i w:val="false"/>
          <w:iCs w:val="false"/>
          <w:color w:val="212529"/>
          <w:spacing w:val="0"/>
          <w:sz w:val="24"/>
          <w:szCs w:val="24"/>
        </w:rPr>
        <w:t xml:space="preserve">Religiosamente, talvez seja mais apropriado o uso do termo “Creadora”. </w:t>
      </w:r>
      <w:r>
        <w:rPr>
          <w:rStyle w:val="Emphasis"/>
          <w:b w:val="false"/>
          <w:i w:val="false"/>
          <w:iCs w:val="false"/>
          <w:color w:val="212529"/>
          <w:spacing w:val="0"/>
          <w:sz w:val="24"/>
          <w:szCs w:val="24"/>
        </w:rPr>
        <w:t>Termo c</w:t>
      </w:r>
      <w:r>
        <w:rPr>
          <w:rStyle w:val="Emphasis"/>
          <w:b w:val="false"/>
          <w:i w:val="false"/>
          <w:iCs w:val="false"/>
          <w:color w:val="212529"/>
          <w:spacing w:val="0"/>
          <w:sz w:val="24"/>
          <w:szCs w:val="24"/>
        </w:rPr>
        <w:t>om o qual se tem referido para significar a criação Divina de todas as coisas.</w:t>
      </w:r>
    </w:p>
    <w:p>
      <w:pPr>
        <w:pStyle w:val="BodyText"/>
        <w:numPr>
          <w:ilvl w:val="0"/>
          <w:numId w:val="0"/>
        </w:numPr>
        <w:spacing w:before="0" w:after="0"/>
        <w:ind w:hanging="0"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numPr>
          <w:ilvl w:val="0"/>
          <w:numId w:val="0"/>
        </w:numPr>
        <w:spacing w:before="0" w:after="0"/>
        <w:ind w:hanging="0" w:left="0" w:right="0"/>
        <w:contextualSpacing/>
        <w:rPr/>
      </w:pPr>
      <w:r>
        <w:rPr>
          <w:rStyle w:val="Emphasis"/>
          <w:b/>
          <w:bCs/>
          <w:i w:val="false"/>
          <w:iCs w:val="false"/>
          <w:sz w:val="24"/>
          <w:szCs w:val="24"/>
        </w:rPr>
        <w:t xml:space="preserve">Inteligência, Razão </w:t>
      </w:r>
      <w:r>
        <w:rPr>
          <w:rStyle w:val="Emphasis"/>
          <w:b/>
          <w:bCs/>
          <w:i w:val="false"/>
          <w:iCs w:val="false"/>
          <w:sz w:val="24"/>
          <w:szCs w:val="24"/>
        </w:rPr>
        <w:t>e Raciocínio</w:t>
      </w:r>
      <w:r>
        <w:rPr>
          <w:rStyle w:val="Emphasis"/>
          <w:b/>
          <w:bCs/>
          <w:i w:val="false"/>
          <w:iCs w:val="false"/>
          <w:sz w:val="24"/>
          <w:szCs w:val="24"/>
        </w:rPr>
        <w:t>:</w:t>
      </w:r>
    </w:p>
    <w:p>
      <w:pPr>
        <w:pStyle w:val="BodyText"/>
        <w:spacing w:before="0" w:after="0"/>
        <w:ind w:firstLine="737" w:left="0" w:right="0"/>
        <w:contextualSpacing/>
        <w:jc w:val="both"/>
        <w:rPr/>
      </w:pPr>
      <w:r>
        <w:rPr>
          <w:rStyle w:val="Emphasis"/>
          <w:i w:val="false"/>
          <w:iCs w:val="false"/>
          <w:sz w:val="24"/>
          <w:szCs w:val="24"/>
        </w:rPr>
        <w:t xml:space="preserve">A inteligência, a razão </w:t>
      </w:r>
      <w:r>
        <w:rPr>
          <w:rStyle w:val="Emphasis"/>
          <w:i w:val="false"/>
          <w:iCs w:val="false"/>
          <w:sz w:val="24"/>
          <w:szCs w:val="24"/>
        </w:rPr>
        <w:t xml:space="preserve">e o raciocínio </w:t>
      </w:r>
      <w:r>
        <w:rPr>
          <w:rStyle w:val="Emphasis"/>
          <w:i w:val="false"/>
          <w:iCs w:val="false"/>
          <w:sz w:val="24"/>
          <w:szCs w:val="24"/>
        </w:rPr>
        <w:t xml:space="preserve">são conceitos distintos, embora estejam relacionados ao funcionamento cognitivo humano. </w:t>
      </w:r>
      <w:r>
        <w:rPr>
          <w:rStyle w:val="Emphasis"/>
          <w:i w:val="false"/>
          <w:iCs w:val="false"/>
          <w:sz w:val="24"/>
          <w:szCs w:val="24"/>
        </w:rPr>
        <w:t>Discutamos</w:t>
      </w:r>
      <w:r>
        <w:rPr>
          <w:rStyle w:val="Emphasis"/>
          <w:i w:val="false"/>
          <w:iCs w:val="false"/>
          <w:sz w:val="24"/>
          <w:szCs w:val="24"/>
        </w:rPr>
        <w:t xml:space="preserve"> as diferenças entre eles:</w:t>
      </w:r>
    </w:p>
    <w:p>
      <w:pPr>
        <w:pStyle w:val="BodyText"/>
        <w:numPr>
          <w:ilvl w:val="0"/>
          <w:numId w:val="4"/>
        </w:numPr>
        <w:tabs>
          <w:tab w:val="left" w:pos="0" w:leader="none"/>
        </w:tabs>
        <w:spacing w:before="0" w:after="0"/>
        <w:ind w:hanging="283" w:left="709" w:right="0"/>
        <w:contextualSpacing/>
        <w:rPr/>
      </w:pPr>
      <w:r>
        <w:rPr>
          <w:rStyle w:val="Strong"/>
          <w:i w:val="false"/>
          <w:iCs w:val="false"/>
          <w:sz w:val="24"/>
          <w:szCs w:val="24"/>
        </w:rPr>
        <w:t>Inteligência:</w:t>
      </w:r>
    </w:p>
    <w:p>
      <w:pPr>
        <w:pStyle w:val="BodyText"/>
        <w:numPr>
          <w:ilvl w:val="1"/>
          <w:numId w:val="4"/>
        </w:numPr>
        <w:tabs>
          <w:tab w:val="left" w:pos="0" w:leader="none"/>
        </w:tabs>
        <w:spacing w:before="0" w:after="0"/>
        <w:ind w:hanging="283" w:left="1418" w:right="0"/>
        <w:contextualSpacing/>
        <w:jc w:val="both"/>
        <w:rPr>
          <w:rFonts w:ascii="Liberation Serif" w:hAnsi="Liberation Serif"/>
          <w:i w:val="false"/>
          <w:i w:val="false"/>
          <w:iCs w:val="false"/>
          <w:sz w:val="24"/>
          <w:szCs w:val="24"/>
        </w:rPr>
      </w:pPr>
      <w:r>
        <w:rPr>
          <w:i w:val="false"/>
          <w:iCs w:val="false"/>
          <w:sz w:val="24"/>
          <w:szCs w:val="24"/>
        </w:rPr>
        <w:t>A inteligência refere-se à capacidade geral de uma pessoa para aprender, compreender, raciocinar, resolver problemas e adaptar-se ao ambiente.</w:t>
      </w:r>
    </w:p>
    <w:p>
      <w:pPr>
        <w:pStyle w:val="BodyText"/>
        <w:numPr>
          <w:ilvl w:val="1"/>
          <w:numId w:val="4"/>
        </w:numPr>
        <w:tabs>
          <w:tab w:val="left" w:pos="0" w:leader="none"/>
        </w:tabs>
        <w:spacing w:before="0" w:after="0"/>
        <w:ind w:hanging="283" w:left="1418" w:right="0"/>
        <w:contextualSpacing/>
        <w:jc w:val="both"/>
        <w:rPr>
          <w:rFonts w:ascii="Liberation Serif" w:hAnsi="Liberation Serif"/>
          <w:i w:val="false"/>
          <w:i w:val="false"/>
          <w:iCs w:val="false"/>
          <w:sz w:val="24"/>
          <w:szCs w:val="24"/>
        </w:rPr>
      </w:pPr>
      <w:r>
        <w:rPr>
          <w:i w:val="false"/>
          <w:iCs w:val="false"/>
          <w:sz w:val="24"/>
          <w:szCs w:val="24"/>
        </w:rPr>
        <w:t>Envolve a aplicação prática do conhecimento, a capacidade de aprender com a experiência e de se adaptar a novas situações.</w:t>
      </w:r>
    </w:p>
    <w:p>
      <w:pPr>
        <w:pStyle w:val="BodyText"/>
        <w:numPr>
          <w:ilvl w:val="1"/>
          <w:numId w:val="4"/>
        </w:numPr>
        <w:tabs>
          <w:tab w:val="left" w:pos="0" w:leader="none"/>
        </w:tabs>
        <w:spacing w:before="0" w:after="0"/>
        <w:ind w:hanging="283" w:left="1418" w:right="0"/>
        <w:contextualSpacing/>
        <w:jc w:val="both"/>
        <w:rPr>
          <w:rFonts w:ascii="Liberation Serif" w:hAnsi="Liberation Serif"/>
          <w:i w:val="false"/>
          <w:i w:val="false"/>
          <w:iCs w:val="false"/>
          <w:sz w:val="24"/>
          <w:szCs w:val="24"/>
        </w:rPr>
      </w:pPr>
      <w:r>
        <w:rPr>
          <w:i w:val="false"/>
          <w:iCs w:val="false"/>
          <w:sz w:val="24"/>
          <w:szCs w:val="24"/>
        </w:rPr>
        <w:t>A inteligência é muitas vezes medida por testes de QI (Quociente de Inteligência), que avaliam habilidades cognitivas como raciocínio lógico, resolução de problemas e compreensão verbal.</w:t>
      </w:r>
    </w:p>
    <w:p>
      <w:pPr>
        <w:pStyle w:val="BodyText"/>
        <w:numPr>
          <w:ilvl w:val="0"/>
          <w:numId w:val="4"/>
        </w:numPr>
        <w:tabs>
          <w:tab w:val="left" w:pos="0" w:leader="none"/>
        </w:tabs>
        <w:spacing w:before="0" w:after="0"/>
        <w:ind w:hanging="283" w:left="709" w:right="0"/>
        <w:contextualSpacing/>
        <w:rPr/>
      </w:pPr>
      <w:r>
        <w:rPr>
          <w:rStyle w:val="Strong"/>
          <w:i w:val="false"/>
          <w:iCs w:val="false"/>
          <w:sz w:val="24"/>
          <w:szCs w:val="24"/>
        </w:rPr>
        <w:t>Razão:</w:t>
      </w:r>
    </w:p>
    <w:p>
      <w:pPr>
        <w:pStyle w:val="BodyText"/>
        <w:numPr>
          <w:ilvl w:val="1"/>
          <w:numId w:val="4"/>
        </w:numPr>
        <w:tabs>
          <w:tab w:val="left" w:pos="0" w:leader="none"/>
        </w:tabs>
        <w:spacing w:before="0" w:after="0"/>
        <w:ind w:hanging="283" w:left="1418" w:right="0"/>
        <w:contextualSpacing/>
        <w:jc w:val="both"/>
        <w:rPr>
          <w:rFonts w:ascii="Liberation Serif" w:hAnsi="Liberation Serif"/>
          <w:i w:val="false"/>
          <w:i w:val="false"/>
          <w:iCs w:val="false"/>
          <w:sz w:val="24"/>
          <w:szCs w:val="24"/>
        </w:rPr>
      </w:pPr>
      <w:r>
        <w:rPr>
          <w:i w:val="false"/>
          <w:iCs w:val="false"/>
          <w:sz w:val="24"/>
          <w:szCs w:val="24"/>
        </w:rPr>
        <w:t>A razão, por outro lado, está mais relacionada ao pensamento lógico e à capacidade de tomar decisões fundamentadas.</w:t>
      </w:r>
    </w:p>
    <w:p>
      <w:pPr>
        <w:pStyle w:val="BodyText"/>
        <w:numPr>
          <w:ilvl w:val="1"/>
          <w:numId w:val="4"/>
        </w:numPr>
        <w:tabs>
          <w:tab w:val="left" w:pos="0" w:leader="none"/>
        </w:tabs>
        <w:spacing w:before="0" w:after="0"/>
        <w:ind w:hanging="283" w:left="1418" w:right="0"/>
        <w:contextualSpacing/>
        <w:jc w:val="both"/>
        <w:rPr>
          <w:rFonts w:ascii="Liberation Serif" w:hAnsi="Liberation Serif"/>
          <w:i w:val="false"/>
          <w:i w:val="false"/>
          <w:iCs w:val="false"/>
          <w:sz w:val="24"/>
          <w:szCs w:val="24"/>
        </w:rPr>
      </w:pPr>
      <w:r>
        <w:rPr>
          <w:i w:val="false"/>
          <w:iCs w:val="false"/>
          <w:sz w:val="24"/>
          <w:szCs w:val="24"/>
        </w:rPr>
        <w:t>Envolve a habilidade de analisar informações, ponderar opções e chegar a uma conclusão baseada em argumentos racionais.</w:t>
      </w:r>
    </w:p>
    <w:p>
      <w:pPr>
        <w:pStyle w:val="BodyText"/>
        <w:numPr>
          <w:ilvl w:val="1"/>
          <w:numId w:val="4"/>
        </w:numPr>
        <w:tabs>
          <w:tab w:val="left" w:pos="0" w:leader="none"/>
        </w:tabs>
        <w:spacing w:before="0" w:after="0"/>
        <w:ind w:hanging="283" w:left="1418" w:right="0"/>
        <w:contextualSpacing/>
        <w:jc w:val="both"/>
        <w:rPr>
          <w:rFonts w:ascii="Liberation Serif" w:hAnsi="Liberation Serif"/>
          <w:i w:val="false"/>
          <w:i w:val="false"/>
          <w:iCs w:val="false"/>
          <w:sz w:val="24"/>
          <w:szCs w:val="24"/>
        </w:rPr>
      </w:pPr>
      <w:r>
        <w:rPr>
          <w:i w:val="false"/>
          <w:iCs w:val="false"/>
          <w:sz w:val="24"/>
          <w:szCs w:val="24"/>
        </w:rPr>
        <w:t>A razão é muitas vezes associada à capacidade de pensar de maneira crítica e tomar decisões informadas.</w:t>
      </w:r>
    </w:p>
    <w:p>
      <w:pPr>
        <w:pStyle w:val="BodyText"/>
        <w:numPr>
          <w:ilvl w:val="0"/>
          <w:numId w:val="4"/>
        </w:numPr>
        <w:tabs>
          <w:tab w:val="left" w:pos="0" w:leader="none"/>
        </w:tabs>
        <w:spacing w:before="0" w:after="0"/>
        <w:ind w:hanging="283" w:left="709" w:right="0"/>
        <w:contextualSpacing/>
        <w:jc w:val="both"/>
        <w:rPr>
          <w:rFonts w:ascii="Liberation Serif" w:hAnsi="Liberation Serif"/>
          <w:i w:val="false"/>
          <w:i w:val="false"/>
          <w:iCs w:val="false"/>
          <w:sz w:val="24"/>
          <w:szCs w:val="24"/>
        </w:rPr>
      </w:pPr>
      <w:r>
        <w:rPr>
          <w:b/>
          <w:bCs/>
          <w:i w:val="false"/>
          <w:iCs w:val="false"/>
          <w:sz w:val="24"/>
          <w:szCs w:val="24"/>
        </w:rPr>
        <w:t>Raciocínio</w:t>
      </w:r>
      <w:r>
        <w:rPr>
          <w:i w:val="false"/>
          <w:iCs w:val="false"/>
          <w:sz w:val="24"/>
          <w:szCs w:val="24"/>
        </w:rPr>
        <w:t>:</w:t>
      </w:r>
    </w:p>
    <w:p>
      <w:pPr>
        <w:pStyle w:val="BodyText"/>
        <w:numPr>
          <w:ilvl w:val="1"/>
          <w:numId w:val="4"/>
        </w:numPr>
        <w:tabs>
          <w:tab w:val="left" w:pos="0" w:leader="none"/>
        </w:tabs>
        <w:spacing w:before="0" w:after="0"/>
        <w:ind w:hanging="283" w:left="1418" w:right="0"/>
        <w:contextualSpacing/>
        <w:jc w:val="both"/>
        <w:rPr>
          <w:rFonts w:ascii="Liberation Serif" w:hAnsi="Liberation Serif"/>
          <w:i w:val="false"/>
          <w:i w:val="false"/>
          <w:iCs w:val="false"/>
          <w:sz w:val="24"/>
          <w:szCs w:val="24"/>
        </w:rPr>
      </w:pPr>
      <w:r>
        <w:rPr>
          <w:i w:val="false"/>
          <w:iCs w:val="false"/>
          <w:sz w:val="24"/>
          <w:szCs w:val="24"/>
        </w:rPr>
        <w:t xml:space="preserve">Raciocínio refere-se mais especificamente à capacidade de pensar de forma lógica e fazer inferências a partir de informações disponíveis. Envolve a habilidade de analisar situações, tirar conclusões e aplicar o conhecimento de maneira lógica para resolver problemas. </w:t>
      </w:r>
    </w:p>
    <w:p>
      <w:pPr>
        <w:pStyle w:val="BodyText"/>
        <w:spacing w:before="0" w:after="0"/>
        <w:ind w:hanging="0" w:left="0" w:right="0"/>
        <w:contextualSpacing/>
        <w:rPr>
          <w:rFonts w:ascii="Liberation Serif" w:hAnsi="Liberation Serif"/>
          <w:i w:val="false"/>
          <w:i w:val="false"/>
          <w:iCs w:val="false"/>
          <w:sz w:val="24"/>
          <w:szCs w:val="24"/>
        </w:rPr>
      </w:pPr>
      <w:r>
        <w:rPr>
          <w:i w:val="false"/>
          <w:iCs w:val="false"/>
          <w:sz w:val="24"/>
          <w:szCs w:val="24"/>
        </w:rPr>
      </w:r>
    </w:p>
    <w:p>
      <w:pPr>
        <w:pStyle w:val="BodyText"/>
        <w:spacing w:lineRule="auto" w:line="276" w:before="0" w:after="0"/>
        <w:ind w:firstLine="680" w:left="0" w:right="0"/>
        <w:contextualSpacing/>
        <w:jc w:val="both"/>
        <w:rPr>
          <w:rFonts w:ascii="Liberation Serif" w:hAnsi="Liberation Serif"/>
          <w:i w:val="false"/>
          <w:i w:val="false"/>
          <w:iCs w:val="false"/>
          <w:sz w:val="24"/>
          <w:szCs w:val="24"/>
        </w:rPr>
      </w:pPr>
      <w:r>
        <w:rPr>
          <w:i w:val="false"/>
          <w:iCs w:val="false"/>
          <w:sz w:val="24"/>
          <w:szCs w:val="24"/>
        </w:rPr>
        <w:t>E</w:t>
      </w:r>
      <w:r>
        <w:rPr>
          <w:i w:val="false"/>
          <w:iCs w:val="false"/>
          <w:sz w:val="24"/>
          <w:szCs w:val="24"/>
        </w:rPr>
        <w:t xml:space="preserve">nquanto a inteligência abrange uma gama mais ampla de habilidades cognitivas, a razão é mais específica, referindo-se à capacidade de pensar logicamente e tomar decisões fundamentadas. </w:t>
      </w:r>
    </w:p>
    <w:p>
      <w:pPr>
        <w:pStyle w:val="BodyText"/>
        <w:spacing w:lineRule="auto" w:line="276" w:before="0" w:after="0"/>
        <w:ind w:firstLine="680" w:left="0" w:right="0"/>
        <w:contextualSpacing/>
        <w:jc w:val="both"/>
        <w:rPr>
          <w:rFonts w:ascii="Liberation Serif" w:hAnsi="Liberation Serif"/>
          <w:i w:val="false"/>
          <w:i w:val="false"/>
          <w:iCs w:val="false"/>
          <w:sz w:val="24"/>
          <w:szCs w:val="24"/>
        </w:rPr>
      </w:pPr>
      <w:r>
        <w:rPr>
          <w:i w:val="false"/>
          <w:iCs w:val="false"/>
          <w:sz w:val="24"/>
          <w:szCs w:val="24"/>
        </w:rPr>
        <w:t>O</w:t>
      </w:r>
      <w:r>
        <w:rPr>
          <w:i w:val="false"/>
          <w:iCs w:val="false"/>
          <w:sz w:val="24"/>
          <w:szCs w:val="24"/>
        </w:rPr>
        <w:t xml:space="preserve"> raciocínio é uma habilidade específica dentro do espectro da inteligência, relacionada à capacidade de pensar logicamente e tomar decisões informadas. </w:t>
      </w:r>
    </w:p>
    <w:p>
      <w:pPr>
        <w:pStyle w:val="BodyText"/>
        <w:spacing w:lineRule="auto" w:line="276" w:before="0" w:after="0"/>
        <w:ind w:firstLine="680" w:left="0" w:right="0"/>
        <w:contextualSpacing/>
        <w:jc w:val="both"/>
        <w:rPr>
          <w:rFonts w:ascii="Liberation Serif" w:hAnsi="Liberation Serif"/>
          <w:i w:val="false"/>
          <w:i w:val="false"/>
          <w:iCs w:val="false"/>
          <w:sz w:val="24"/>
          <w:szCs w:val="24"/>
        </w:rPr>
      </w:pPr>
      <w:r>
        <w:rPr>
          <w:i w:val="false"/>
          <w:iCs w:val="false"/>
          <w:sz w:val="24"/>
          <w:szCs w:val="24"/>
        </w:rPr>
        <w:t xml:space="preserve">Todos esses </w:t>
      </w:r>
      <w:r>
        <w:rPr>
          <w:i w:val="false"/>
          <w:iCs w:val="false"/>
          <w:sz w:val="24"/>
          <w:szCs w:val="24"/>
        </w:rPr>
        <w:t xml:space="preserve">conceitos são fundamentais para o funcionamento cognitivo humano e estão inter-relacionados, mas cada um destaca diferentes aspectos das capacidades mentais. </w:t>
      </w:r>
    </w:p>
    <w:p>
      <w:pPr>
        <w:pStyle w:val="BodyText"/>
        <w:spacing w:lineRule="auto" w:line="276" w:before="0" w:after="0"/>
        <w:ind w:firstLine="680" w:left="0" w:right="0"/>
        <w:contextualSpacing/>
        <w:jc w:val="both"/>
        <w:rPr>
          <w:rFonts w:ascii="Liberation Serif" w:hAnsi="Liberation Serif"/>
          <w:i w:val="false"/>
          <w:i w:val="false"/>
          <w:iCs w:val="false"/>
          <w:sz w:val="24"/>
          <w:szCs w:val="24"/>
        </w:rPr>
      </w:pPr>
      <w:r>
        <w:rPr>
          <w:i w:val="false"/>
          <w:iCs w:val="false"/>
          <w:sz w:val="24"/>
          <w:szCs w:val="24"/>
        </w:rPr>
        <w:t xml:space="preserve">Só para ratificar, concordemos. O conceito de existência de inteligência é plenamente aceito e incontroverso por todos. </w:t>
      </w:r>
      <w:r>
        <w:rPr>
          <w:b/>
          <w:bCs/>
          <w:i w:val="false"/>
          <w:iCs w:val="false"/>
          <w:sz w:val="24"/>
          <w:szCs w:val="24"/>
        </w:rPr>
        <w:t>Sim, a Inteligência existe</w:t>
      </w:r>
      <w:r>
        <w:rPr>
          <w:i w:val="false"/>
          <w:iCs w:val="false"/>
          <w:sz w:val="24"/>
          <w:szCs w:val="24"/>
        </w:rPr>
        <w:t>.</w:t>
      </w:r>
    </w:p>
    <w:p>
      <w:pPr>
        <w:pStyle w:val="BodyText"/>
        <w:spacing w:lineRule="auto" w:line="276" w:before="0" w:after="0"/>
        <w:ind w:firstLine="737" w:left="0" w:right="0"/>
        <w:contextualSpacing/>
        <w:rPr/>
      </w:pPr>
      <w:r>
        <w:rPr>
          <w:rStyle w:val="Emphasis"/>
          <w:b/>
          <w:bCs/>
          <w:i w:val="false"/>
          <w:iCs w:val="false"/>
          <w:sz w:val="24"/>
          <w:szCs w:val="24"/>
        </w:rPr>
        <w:t>Existe o acaso?</w:t>
      </w:r>
    </w:p>
    <w:p>
      <w:pPr>
        <w:pStyle w:val="BodyText"/>
        <w:spacing w:lineRule="auto" w:line="276"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t xml:space="preserve">Pensemos, </w:t>
      </w:r>
      <w:r>
        <w:rPr>
          <w:i w:val="false"/>
          <w:iCs w:val="false"/>
          <w:sz w:val="24"/>
          <w:szCs w:val="24"/>
        </w:rPr>
        <w:t xml:space="preserve">por exemplo, </w:t>
      </w:r>
      <w:r>
        <w:rPr>
          <w:i w:val="false"/>
          <w:iCs w:val="false"/>
          <w:sz w:val="24"/>
          <w:szCs w:val="24"/>
        </w:rPr>
        <w:t xml:space="preserve">quando lançamos um dado </w:t>
      </w:r>
      <w:r>
        <w:rPr>
          <w:i w:val="false"/>
          <w:iCs w:val="false"/>
          <w:sz w:val="24"/>
          <w:szCs w:val="24"/>
        </w:rPr>
        <w:t>de jogos de tabuleiro</w:t>
      </w:r>
      <w:r>
        <w:rPr>
          <w:i w:val="false"/>
          <w:iCs w:val="false"/>
          <w:sz w:val="24"/>
          <w:szCs w:val="24"/>
        </w:rPr>
        <w:t xml:space="preserve"> ao ar. Enquanto está girando </w:t>
      </w:r>
      <w:r>
        <w:rPr>
          <w:i w:val="false"/>
          <w:iCs w:val="false"/>
          <w:sz w:val="24"/>
          <w:szCs w:val="24"/>
        </w:rPr>
        <w:t>no ar</w:t>
      </w:r>
      <w:r>
        <w:rPr>
          <w:i w:val="false"/>
          <w:iCs w:val="false"/>
          <w:sz w:val="24"/>
          <w:szCs w:val="24"/>
        </w:rPr>
        <w:t xml:space="preserve">, grosseiramente vamos argumentar que poderá parar em qualquer uma de seis posições com igual probabilidade, e assim o é em uma mesa de jogos. </w:t>
      </w:r>
      <w:r>
        <w:rPr>
          <w:i w:val="false"/>
          <w:iCs w:val="false"/>
          <w:sz w:val="24"/>
          <w:szCs w:val="24"/>
        </w:rPr>
        <w:t xml:space="preserve">Em circunstâncias normais, se jogarmos o dado um milhão de vezes, veremos que a distribuição de soluções normais atenderão a uma </w:t>
      </w:r>
      <w:r>
        <w:rPr>
          <w:i w:val="false"/>
          <w:iCs w:val="false"/>
          <w:sz w:val="24"/>
          <w:szCs w:val="24"/>
        </w:rPr>
        <w:t xml:space="preserve">linearidade na </w:t>
      </w:r>
      <w:r>
        <w:rPr>
          <w:i w:val="false"/>
          <w:iCs w:val="false"/>
          <w:sz w:val="24"/>
          <w:szCs w:val="24"/>
        </w:rPr>
        <w:t xml:space="preserve">quantidade </w:t>
      </w:r>
      <w:r>
        <w:rPr>
          <w:i w:val="false"/>
          <w:iCs w:val="false"/>
          <w:sz w:val="24"/>
          <w:szCs w:val="24"/>
        </w:rPr>
        <w:t xml:space="preserve">homogênea </w:t>
      </w:r>
      <w:r>
        <w:rPr>
          <w:i w:val="false"/>
          <w:iCs w:val="false"/>
          <w:sz w:val="24"/>
          <w:szCs w:val="24"/>
        </w:rPr>
        <w:t xml:space="preserve">de “vitórias” para cada uma das seis posições possíveis. Entretanto, se o dado for “viciado”, na conotação vulgar, notaremos que essa distribuição deixará de </w:t>
      </w:r>
      <w:r>
        <w:rPr>
          <w:i w:val="false"/>
          <w:iCs w:val="false"/>
          <w:sz w:val="24"/>
          <w:szCs w:val="24"/>
        </w:rPr>
        <w:t xml:space="preserve">ser </w:t>
      </w:r>
      <w:r>
        <w:rPr>
          <w:i w:val="false"/>
          <w:iCs w:val="false"/>
          <w:sz w:val="24"/>
          <w:szCs w:val="24"/>
        </w:rPr>
        <w:t xml:space="preserve">linear e se tornará tendenciosa a privilegiar uma determinada face do dado. </w:t>
      </w:r>
      <w:r>
        <w:rPr>
          <w:b/>
          <w:bCs/>
          <w:i w:val="false"/>
          <w:iCs w:val="false"/>
          <w:sz w:val="24"/>
          <w:szCs w:val="24"/>
        </w:rPr>
        <w:t>A “aleatoriedade” desse processo acontece porque não dominamos e não controlamos todas as variáveis envolvidas no processo de atirar o dado.</w:t>
      </w:r>
    </w:p>
    <w:p>
      <w:pPr>
        <w:pStyle w:val="BodyText"/>
        <w:spacing w:lineRule="auto" w:line="276"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t>Ainda. Essas variáveis não controladas são suficientemente importantes em suas abrangências e amplitudes de ação de tal forma que garantem interferir no processo de lançamento de forma a caracterizar a linearidade da aleatoriedade. É mesmo difícil identificar, caracterizar e relacionar todas elas.</w:t>
      </w:r>
    </w:p>
    <w:p>
      <w:pPr>
        <w:pStyle w:val="BodyText"/>
        <w:spacing w:lineRule="auto" w:line="276"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t xml:space="preserve">Imaginemos que tenhamos construído um robô lançador de dados que seja capaz de lançar o dado com absoluta precisão, acurácia e repetibilidade, o que significa que o sistema mecatrônico dele conseguirá </w:t>
      </w:r>
      <w:r>
        <w:rPr>
          <w:i w:val="false"/>
          <w:iCs w:val="false"/>
          <w:sz w:val="24"/>
          <w:szCs w:val="24"/>
        </w:rPr>
        <w:t>minimizar e</w:t>
      </w:r>
      <w:r>
        <w:rPr>
          <w:i w:val="false"/>
          <w:iCs w:val="false"/>
          <w:sz w:val="24"/>
          <w:szCs w:val="24"/>
        </w:rPr>
        <w:t xml:space="preserve"> controlar todas as variáveis existentes no processo de lançamento. Com um algoritmo adequado, será possível determinar e escolher qual face do dado será vencedora. </w:t>
      </w:r>
    </w:p>
    <w:p>
      <w:pPr>
        <w:pStyle w:val="BodyText"/>
        <w:spacing w:lineRule="auto" w:line="276"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t>Não sei se alguém já o construiu, mas isso já é possível com a tecnologia atual. Uma vez vi em uma feira japonesa um robô que equilibrava um p</w:t>
      </w:r>
      <w:r>
        <w:rPr>
          <w:i w:val="false"/>
          <w:iCs w:val="false"/>
          <w:sz w:val="24"/>
          <w:szCs w:val="24"/>
        </w:rPr>
        <w:t>i</w:t>
      </w:r>
      <w:r>
        <w:rPr>
          <w:i w:val="false"/>
          <w:iCs w:val="false"/>
          <w:sz w:val="24"/>
          <w:szCs w:val="24"/>
        </w:rPr>
        <w:t xml:space="preserve">ão girando e andando sobre uma </w:t>
      </w:r>
      <w:r>
        <w:rPr>
          <w:i w:val="false"/>
          <w:iCs w:val="false"/>
          <w:sz w:val="24"/>
          <w:szCs w:val="24"/>
        </w:rPr>
        <w:t>fina tira</w:t>
      </w:r>
      <w:r>
        <w:rPr>
          <w:i w:val="false"/>
          <w:iCs w:val="false"/>
          <w:sz w:val="24"/>
          <w:szCs w:val="24"/>
        </w:rPr>
        <w:t xml:space="preserve"> de nylon </w:t>
      </w:r>
      <w:r>
        <w:rPr>
          <w:i w:val="false"/>
          <w:iCs w:val="false"/>
          <w:sz w:val="24"/>
          <w:szCs w:val="24"/>
        </w:rPr>
        <w:t xml:space="preserve">presa entre dois atuadores como </w:t>
      </w:r>
      <w:r>
        <w:rPr>
          <w:i w:val="false"/>
          <w:iCs w:val="false"/>
          <w:sz w:val="24"/>
          <w:szCs w:val="24"/>
        </w:rPr>
        <w:t xml:space="preserve">se estivesse andando em </w:t>
      </w:r>
      <w:r>
        <w:rPr>
          <w:i w:val="false"/>
          <w:iCs w:val="false"/>
          <w:sz w:val="24"/>
          <w:szCs w:val="24"/>
        </w:rPr>
        <w:t>uma corda bamba</w:t>
      </w:r>
      <w:r>
        <w:rPr>
          <w:i w:val="false"/>
          <w:iCs w:val="false"/>
          <w:sz w:val="24"/>
          <w:szCs w:val="24"/>
        </w:rPr>
        <w:t>…</w:t>
      </w:r>
    </w:p>
    <w:p>
      <w:pPr>
        <w:pStyle w:val="BodyText"/>
        <w:spacing w:lineRule="auto" w:line="276"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t>Falaremos mais sobre isso no próximo tópico onde discutiremos sobre o tempo.</w:t>
      </w:r>
    </w:p>
    <w:p>
      <w:pPr>
        <w:pStyle w:val="BodyText"/>
        <w:spacing w:lineRule="auto" w:line="276" w:before="0" w:after="0"/>
        <w:ind w:firstLine="737" w:left="0" w:right="0"/>
        <w:contextualSpacing/>
        <w:jc w:val="both"/>
        <w:rPr>
          <w:rFonts w:ascii="Liberation Serif" w:hAnsi="Liberation Serif"/>
          <w:i w:val="false"/>
          <w:i w:val="false"/>
          <w:iCs w:val="false"/>
          <w:sz w:val="24"/>
          <w:szCs w:val="24"/>
        </w:rPr>
      </w:pPr>
      <w:r>
        <w:rPr>
          <w:i w:val="false"/>
          <w:iCs w:val="false"/>
          <w:sz w:val="24"/>
          <w:szCs w:val="24"/>
        </w:rPr>
        <w:t xml:space="preserve">Percebemos assim que a causa da aleatoriedade está unicamente ligada ao não controle absoluto de todas as variáveis envolvidas e não a um suposto acaso. </w:t>
      </w:r>
    </w:p>
    <w:p>
      <w:pPr>
        <w:pStyle w:val="BodyText"/>
        <w:spacing w:lineRule="auto" w:line="276" w:before="0" w:after="0"/>
        <w:ind w:firstLine="737" w:left="0" w:right="0"/>
        <w:contextualSpacing/>
        <w:jc w:val="both"/>
        <w:rPr/>
      </w:pPr>
      <w:r>
        <w:rPr>
          <w:rStyle w:val="Emphasis"/>
          <w:b/>
          <w:bCs/>
          <w:i w:val="false"/>
          <w:iCs w:val="false"/>
          <w:color w:val="212529"/>
          <w:spacing w:val="0"/>
          <w:sz w:val="24"/>
          <w:szCs w:val="24"/>
        </w:rPr>
        <w:t xml:space="preserve">Dai podemos inferir, que toda vez que lançamos um dado no ar, a face vencedora já estará definida, mas será de acordo com os valores reais de todas as variáveis envolvidas, </w:t>
      </w:r>
      <w:r>
        <w:rPr>
          <w:rStyle w:val="Emphasis"/>
          <w:b/>
          <w:bCs/>
          <w:i w:val="false"/>
          <w:iCs w:val="false"/>
          <w:color w:val="212529"/>
          <w:spacing w:val="0"/>
          <w:sz w:val="24"/>
          <w:szCs w:val="24"/>
        </w:rPr>
        <w:t>mesmo que nem todas elas tenham já atuado no processo.</w:t>
      </w:r>
    </w:p>
    <w:p>
      <w:pPr>
        <w:pStyle w:val="BodyText"/>
        <w:spacing w:lineRule="auto" w:line="276" w:before="0" w:after="0"/>
        <w:ind w:firstLine="737" w:left="0" w:right="0"/>
        <w:contextualSpacing/>
        <w:jc w:val="both"/>
        <w:rPr/>
      </w:pPr>
      <w:r>
        <w:rPr>
          <w:rStyle w:val="Emphasis"/>
          <w:i w:val="false"/>
          <w:iCs w:val="false"/>
          <w:sz w:val="24"/>
          <w:szCs w:val="24"/>
        </w:rPr>
        <w:t xml:space="preserve">Com esse argumento coloco em dúvida plausível a existência do acaso. Pelo menos </w:t>
      </w:r>
      <w:r>
        <w:rPr>
          <w:rStyle w:val="Emphasis"/>
          <w:i w:val="false"/>
          <w:iCs w:val="false"/>
          <w:sz w:val="24"/>
          <w:szCs w:val="24"/>
        </w:rPr>
        <w:t xml:space="preserve">o coloco </w:t>
      </w:r>
      <w:r>
        <w:rPr>
          <w:rStyle w:val="Emphasis"/>
          <w:i w:val="false"/>
          <w:iCs w:val="false"/>
          <w:sz w:val="24"/>
          <w:szCs w:val="24"/>
        </w:rPr>
        <w:t xml:space="preserve">em xeque. </w:t>
      </w:r>
    </w:p>
    <w:p>
      <w:pPr>
        <w:pStyle w:val="Normal"/>
        <w:spacing w:before="0" w:after="0"/>
        <w:ind w:firstLine="737" w:left="0" w:right="0"/>
        <w:contextualSpacing/>
        <w:jc w:val="both"/>
        <w:rPr/>
      </w:pPr>
      <w:r>
        <w:rPr>
          <w:rStyle w:val="Emphasis"/>
          <w:i w:val="false"/>
          <w:iCs w:val="false"/>
          <w:sz w:val="24"/>
          <w:szCs w:val="24"/>
        </w:rPr>
        <w:t>“</w:t>
      </w:r>
      <w:r>
        <w:rPr>
          <w:rStyle w:val="Emphasis"/>
          <w:b/>
          <w:bCs/>
          <w:i w:val="false"/>
          <w:iCs w:val="false"/>
          <w:sz w:val="24"/>
          <w:szCs w:val="24"/>
        </w:rPr>
        <w:t>Se todo efeito tem uma causa, todo efeito inteligente deve ter uma causa inteligente.</w:t>
      </w:r>
      <w:r>
        <w:rPr>
          <w:rStyle w:val="Emphasis"/>
          <w:i w:val="false"/>
          <w:iCs w:val="false"/>
          <w:sz w:val="24"/>
          <w:szCs w:val="24"/>
        </w:rPr>
        <w:t>”</w:t>
      </w:r>
    </w:p>
    <w:p>
      <w:pPr>
        <w:pStyle w:val="Normal"/>
        <w:spacing w:before="0" w:after="0"/>
        <w:ind w:firstLine="737" w:left="0" w:right="0"/>
        <w:contextualSpacing/>
        <w:jc w:val="both"/>
        <w:rPr>
          <w:rStyle w:val="Emphasis"/>
          <w:rFonts w:ascii="Liberation Serif" w:hAnsi="Liberation Serif"/>
          <w:i w:val="false"/>
          <w:i w:val="false"/>
          <w:iCs w:val="false"/>
          <w:sz w:val="24"/>
          <w:szCs w:val="24"/>
        </w:rPr>
      </w:pPr>
      <w:r>
        <w:rPr/>
      </w:r>
    </w:p>
    <w:p>
      <w:pPr>
        <w:pStyle w:val="Normal"/>
        <w:spacing w:before="0" w:after="0"/>
        <w:ind w:firstLine="737" w:left="0" w:right="0"/>
        <w:contextualSpacing/>
        <w:jc w:val="both"/>
        <w:rPr/>
      </w:pPr>
      <w:r>
        <w:rPr>
          <w:rStyle w:val="Emphasis"/>
          <w:i w:val="false"/>
          <w:iCs w:val="false"/>
          <w:sz w:val="24"/>
          <w:szCs w:val="24"/>
        </w:rPr>
        <w:t xml:space="preserve">Esse axioma, atribuído à </w:t>
      </w:r>
      <w:r>
        <w:rPr>
          <w:rStyle w:val="Emphasis"/>
          <w:i w:val="false"/>
          <w:iCs w:val="false"/>
          <w:sz w:val="24"/>
          <w:szCs w:val="24"/>
        </w:rPr>
        <w:t xml:space="preserve">Alan </w:t>
      </w:r>
      <w:r>
        <w:rPr>
          <w:rStyle w:val="Emphasis"/>
          <w:i w:val="false"/>
          <w:iCs w:val="false"/>
          <w:sz w:val="24"/>
          <w:szCs w:val="24"/>
        </w:rPr>
        <w:t>Kardec, até onde consegui rastrear, foi utilizado pela primeira vez em uma carta em resposta a questionamento</w:t>
      </w:r>
      <w:r>
        <w:rPr>
          <w:rStyle w:val="Emphasis"/>
          <w:i w:val="false"/>
          <w:iCs w:val="false"/>
          <w:sz w:val="24"/>
          <w:szCs w:val="24"/>
        </w:rPr>
        <w:t>s</w:t>
      </w:r>
      <w:r>
        <w:rPr>
          <w:rStyle w:val="Emphasis"/>
          <w:i w:val="false"/>
          <w:iCs w:val="false"/>
          <w:sz w:val="24"/>
          <w:szCs w:val="24"/>
        </w:rPr>
        <w:t xml:space="preserve"> de Sua Alteza o Príncipe G. e publicada em a Revista Espírita de Janeiro 1859.</w:t>
      </w:r>
    </w:p>
    <w:p>
      <w:pPr>
        <w:pStyle w:val="Normal"/>
        <w:spacing w:before="0" w:after="0"/>
        <w:ind w:firstLine="737" w:left="0" w:right="0"/>
        <w:contextualSpacing/>
        <w:jc w:val="both"/>
        <w:rPr/>
      </w:pPr>
      <w:r>
        <w:rPr>
          <w:rStyle w:val="Emphasis"/>
          <w:i w:val="false"/>
          <w:iCs w:val="false"/>
          <w:sz w:val="24"/>
          <w:szCs w:val="24"/>
        </w:rPr>
        <w:t>Até o momento, não encontrei nenhuma discussão filosófica mais profunda sobre ele.</w:t>
      </w:r>
    </w:p>
    <w:p>
      <w:pPr>
        <w:pStyle w:val="Normal"/>
        <w:spacing w:before="0" w:after="0"/>
        <w:ind w:firstLine="737" w:left="0" w:right="0"/>
        <w:contextualSpacing/>
        <w:jc w:val="both"/>
        <w:rPr/>
      </w:pPr>
      <w:r>
        <w:rPr>
          <w:rStyle w:val="Emphasis"/>
          <w:i w:val="false"/>
          <w:iCs w:val="false"/>
          <w:sz w:val="24"/>
          <w:szCs w:val="24"/>
        </w:rPr>
        <w:t xml:space="preserve">O emprego da palavra “deve” no axioma, em si o desobriga a uma proposta absolutista, não necessariamente para o categorizar como a distinção entre Teoria e Lei para a acepção filosófica. Apenas, no contexto em que a utilizou em sua carta publicada, acredito que desejava dizer que para um efeito inteligente, </w:t>
      </w:r>
      <w:r>
        <w:rPr>
          <w:rStyle w:val="Emphasis"/>
          <w:b/>
          <w:bCs/>
          <w:i w:val="false"/>
          <w:iCs w:val="false"/>
          <w:sz w:val="24"/>
          <w:szCs w:val="24"/>
        </w:rPr>
        <w:t>é muito provável</w:t>
      </w:r>
      <w:r>
        <w:rPr>
          <w:rStyle w:val="Emphasis"/>
          <w:i w:val="false"/>
          <w:iCs w:val="false"/>
          <w:sz w:val="24"/>
          <w:szCs w:val="24"/>
        </w:rPr>
        <w:t xml:space="preserve"> que </w:t>
      </w:r>
      <w:r>
        <w:rPr>
          <w:rStyle w:val="Emphasis"/>
          <w:i w:val="false"/>
          <w:iCs w:val="false"/>
          <w:sz w:val="24"/>
          <w:szCs w:val="24"/>
        </w:rPr>
        <w:t>tenha sido originada por</w:t>
      </w:r>
      <w:r>
        <w:rPr>
          <w:rStyle w:val="Emphasis"/>
          <w:i w:val="false"/>
          <w:iCs w:val="false"/>
          <w:sz w:val="24"/>
          <w:szCs w:val="24"/>
        </w:rPr>
        <w:t xml:space="preserve"> uma causa inteligente. </w:t>
      </w:r>
    </w:p>
    <w:p>
      <w:pPr>
        <w:pStyle w:val="Normal"/>
        <w:spacing w:before="0" w:after="0"/>
        <w:ind w:firstLine="737" w:left="0" w:right="0"/>
        <w:contextualSpacing/>
        <w:jc w:val="both"/>
        <w:rPr/>
      </w:pPr>
      <w:r>
        <w:rPr>
          <w:rStyle w:val="Emphasis"/>
          <w:i w:val="false"/>
          <w:iCs w:val="false"/>
          <w:sz w:val="24"/>
          <w:szCs w:val="24"/>
        </w:rPr>
        <w:t xml:space="preserve">Para analisar essa questão devemos perguntar: </w:t>
      </w:r>
    </w:p>
    <w:p>
      <w:pPr>
        <w:pStyle w:val="Normal"/>
        <w:spacing w:before="0" w:after="0"/>
        <w:ind w:firstLine="737" w:left="0" w:right="0"/>
        <w:contextualSpacing/>
        <w:jc w:val="both"/>
        <w:rPr>
          <w:rStyle w:val="Emphasis"/>
          <w:rFonts w:ascii="Liberation Serif" w:hAnsi="Liberation Serif"/>
          <w:i w:val="false"/>
          <w:i w:val="false"/>
          <w:iCs w:val="false"/>
          <w:sz w:val="24"/>
          <w:szCs w:val="24"/>
        </w:rPr>
      </w:pPr>
      <w:r>
        <w:rPr/>
      </w:r>
    </w:p>
    <w:p>
      <w:pPr>
        <w:pStyle w:val="Normal"/>
        <w:spacing w:before="0" w:after="0"/>
        <w:ind w:firstLine="737" w:left="0" w:right="0"/>
        <w:contextualSpacing/>
        <w:jc w:val="both"/>
        <w:rPr/>
      </w:pPr>
      <w:r>
        <w:rPr>
          <w:rStyle w:val="Emphasis"/>
          <w:b/>
          <w:bCs/>
          <w:i w:val="false"/>
          <w:iCs w:val="false"/>
          <w:sz w:val="24"/>
          <w:szCs w:val="24"/>
          <w:rPrChange w:id="0" w:author="Autor desconhecido" w:date="2024-06-07T14:36:32Z"/>
        </w:rPr>
        <w:t>1)- Um efeito casual (aleatório) pode ter uma causa inteligente?</w:t>
      </w:r>
    </w:p>
    <w:p>
      <w:pPr>
        <w:pStyle w:val="Normal"/>
        <w:spacing w:before="0" w:after="0"/>
        <w:ind w:firstLine="737" w:left="0" w:right="0"/>
        <w:contextualSpacing/>
        <w:jc w:val="both"/>
        <w:rPr>
          <w:rStyle w:val="Emphasis"/>
          <w:rFonts w:ascii="Liberation Serif" w:hAnsi="Liberation Serif"/>
          <w:i w:val="false"/>
          <w:i w:val="false"/>
          <w:iCs w:val="false"/>
          <w:sz w:val="24"/>
          <w:szCs w:val="24"/>
        </w:rPr>
      </w:pPr>
      <w:r>
        <w:rPr/>
      </w:r>
    </w:p>
    <w:p>
      <w:pPr>
        <w:pStyle w:val="Normal"/>
        <w:spacing w:before="0" w:after="0"/>
        <w:ind w:firstLine="737" w:left="0" w:right="0"/>
        <w:contextualSpacing/>
        <w:jc w:val="both"/>
        <w:rPr/>
      </w:pPr>
      <w:r>
        <w:rPr>
          <w:rStyle w:val="Emphasis"/>
          <w:i w:val="false"/>
          <w:iCs w:val="false"/>
          <w:sz w:val="24"/>
          <w:szCs w:val="24"/>
        </w:rPr>
        <w:t>Acabamos de aceitar a inteligência com boa argumentação e colocar em dúvida a existência do acaso, mas vamos amainar essas afirmações pesadas e supor por agora que o acaso exista e também que a inteligência não seja tão absoluta assim.</w:t>
      </w:r>
    </w:p>
    <w:p>
      <w:pPr>
        <w:pStyle w:val="Normal"/>
        <w:spacing w:before="0" w:after="0"/>
        <w:ind w:firstLine="737" w:left="0" w:right="0"/>
        <w:contextualSpacing/>
        <w:jc w:val="both"/>
        <w:rPr/>
      </w:pPr>
      <w:r>
        <w:rPr>
          <w:rStyle w:val="Emphasis"/>
          <w:i w:val="false"/>
          <w:iCs w:val="false"/>
          <w:sz w:val="24"/>
          <w:szCs w:val="24"/>
        </w:rPr>
        <w:t xml:space="preserve">A Inteligência, argumento, é um processo que varia sua “densidade” </w:t>
      </w:r>
      <w:r>
        <w:rPr>
          <w:rStyle w:val="Emphasis"/>
          <w:i w:val="false"/>
          <w:iCs w:val="false"/>
          <w:sz w:val="24"/>
          <w:szCs w:val="24"/>
        </w:rPr>
        <w:t>de ação</w:t>
      </w:r>
      <w:r>
        <w:rPr>
          <w:rStyle w:val="Emphasis"/>
          <w:i w:val="false"/>
          <w:iCs w:val="false"/>
          <w:sz w:val="24"/>
          <w:szCs w:val="24"/>
        </w:rPr>
        <w:t xml:space="preserve"> em um gradiente que varia </w:t>
      </w:r>
      <w:r>
        <w:rPr>
          <w:rStyle w:val="Emphasis"/>
          <w:i w:val="false"/>
          <w:iCs w:val="false"/>
          <w:sz w:val="24"/>
          <w:szCs w:val="24"/>
        </w:rPr>
        <w:t>o uso do conhecimento</w:t>
      </w:r>
      <w:r>
        <w:rPr>
          <w:rStyle w:val="Emphasis"/>
          <w:i w:val="false"/>
          <w:iCs w:val="false"/>
          <w:sz w:val="24"/>
          <w:szCs w:val="24"/>
        </w:rPr>
        <w:t xml:space="preserve"> desde a ignorância (representando sua ausência) até a </w:t>
      </w:r>
      <w:r>
        <w:rPr>
          <w:rStyle w:val="Emphasis"/>
          <w:i w:val="false"/>
          <w:iCs w:val="false"/>
          <w:sz w:val="24"/>
          <w:szCs w:val="24"/>
        </w:rPr>
        <w:t>Sabedoria</w:t>
      </w:r>
      <w:r>
        <w:rPr>
          <w:rStyle w:val="Emphasis"/>
          <w:i w:val="false"/>
          <w:iCs w:val="false"/>
          <w:sz w:val="24"/>
          <w:szCs w:val="24"/>
        </w:rPr>
        <w:t xml:space="preserve"> perfeita, ou Divina para aqueles que O queiram considerar.</w:t>
      </w:r>
    </w:p>
    <w:p>
      <w:pPr>
        <w:pStyle w:val="Normal"/>
        <w:spacing w:before="0" w:after="0"/>
        <w:ind w:firstLine="737" w:left="0" w:right="0"/>
        <w:contextualSpacing/>
        <w:jc w:val="both"/>
        <w:rPr/>
      </w:pPr>
      <w:r>
        <w:rPr>
          <w:rStyle w:val="Emphasis"/>
          <w:i w:val="false"/>
          <w:iCs w:val="false"/>
          <w:sz w:val="24"/>
          <w:szCs w:val="24"/>
        </w:rPr>
        <w:t xml:space="preserve">Assim, no intervalo entre esses dois extremos, precisamos considerar a inferência da ignorância que </w:t>
      </w:r>
      <w:r>
        <w:rPr>
          <w:rStyle w:val="Emphasis"/>
          <w:i w:val="false"/>
          <w:iCs w:val="false"/>
          <w:sz w:val="24"/>
          <w:szCs w:val="24"/>
        </w:rPr>
        <w:t xml:space="preserve">é </w:t>
      </w:r>
      <w:r>
        <w:rPr>
          <w:rStyle w:val="Emphasis"/>
          <w:i w:val="false"/>
          <w:iCs w:val="false"/>
          <w:sz w:val="24"/>
          <w:szCs w:val="24"/>
        </w:rPr>
        <w:t>limita</w:t>
      </w:r>
      <w:r>
        <w:rPr>
          <w:rStyle w:val="Emphasis"/>
          <w:i w:val="false"/>
          <w:iCs w:val="false"/>
          <w:sz w:val="24"/>
          <w:szCs w:val="24"/>
        </w:rPr>
        <w:t>da pela</w:t>
      </w:r>
      <w:r>
        <w:rPr>
          <w:rStyle w:val="Emphasis"/>
          <w:i w:val="false"/>
          <w:iCs w:val="false"/>
          <w:sz w:val="24"/>
          <w:szCs w:val="24"/>
        </w:rPr>
        <w:t xml:space="preserve"> abrangência do conhecimento e portanto limita o controle de todas as variáveis existentes para um determinado assunto ou propósito.</w:t>
      </w:r>
    </w:p>
    <w:p>
      <w:pPr>
        <w:pStyle w:val="Normal"/>
        <w:spacing w:before="0" w:after="0"/>
        <w:ind w:firstLine="737" w:left="0" w:right="0"/>
        <w:contextualSpacing/>
        <w:jc w:val="both"/>
        <w:rPr/>
      </w:pPr>
      <w:r>
        <w:rPr>
          <w:rStyle w:val="Emphasis"/>
          <w:i w:val="false"/>
          <w:iCs w:val="false"/>
          <w:sz w:val="24"/>
          <w:szCs w:val="24"/>
        </w:rPr>
        <w:t>É baseado nesse conceito que o lançamento de dados “por pessoas” em um jogo de tabuleiro é aceito por confiável em garantir aleatoriedade.</w:t>
      </w:r>
    </w:p>
    <w:p>
      <w:pPr>
        <w:pStyle w:val="Normal"/>
        <w:spacing w:before="0" w:after="0"/>
        <w:ind w:firstLine="737" w:left="0" w:right="0"/>
        <w:contextualSpacing/>
        <w:jc w:val="both"/>
        <w:rPr/>
      </w:pPr>
      <w:r>
        <w:rPr>
          <w:rStyle w:val="Emphasis"/>
          <w:i w:val="false"/>
          <w:iCs w:val="false"/>
          <w:sz w:val="24"/>
          <w:szCs w:val="24"/>
        </w:rPr>
        <w:t xml:space="preserve">Então, podemos dizer que uma inteligência limitada pode gerar um efeito aleatório. </w:t>
      </w:r>
      <w:r>
        <w:rPr>
          <w:rStyle w:val="Emphasis"/>
          <w:i w:val="false"/>
          <w:iCs w:val="false"/>
          <w:sz w:val="24"/>
          <w:szCs w:val="24"/>
        </w:rPr>
        <w:t>(</w:t>
      </w:r>
      <w:r>
        <w:rPr>
          <w:rStyle w:val="Emphasis"/>
          <w:i w:val="false"/>
          <w:iCs w:val="false"/>
          <w:sz w:val="24"/>
          <w:szCs w:val="24"/>
        </w:rPr>
        <w:t xml:space="preserve">Chamemos isso </w:t>
      </w:r>
      <w:r>
        <w:rPr>
          <w:rStyle w:val="Emphasis"/>
          <w:i w:val="false"/>
          <w:iCs w:val="false"/>
          <w:sz w:val="24"/>
          <w:szCs w:val="24"/>
        </w:rPr>
        <w:t>de</w:t>
      </w:r>
      <w:r>
        <w:rPr>
          <w:rStyle w:val="Emphasis"/>
          <w:i w:val="false"/>
          <w:iCs w:val="false"/>
          <w:sz w:val="24"/>
          <w:szCs w:val="24"/>
        </w:rPr>
        <w:t xml:space="preserve"> pseudoaleatório.</w:t>
      </w:r>
      <w:r>
        <w:rPr>
          <w:rStyle w:val="Emphasis"/>
          <w:i w:val="false"/>
          <w:iCs w:val="false"/>
          <w:sz w:val="24"/>
          <w:szCs w:val="24"/>
        </w:rPr>
        <w:t>)</w:t>
      </w:r>
    </w:p>
    <w:p>
      <w:pPr>
        <w:pStyle w:val="Normal"/>
        <w:spacing w:before="0" w:after="0"/>
        <w:ind w:firstLine="737" w:left="0" w:right="0"/>
        <w:contextualSpacing/>
        <w:jc w:val="both"/>
        <w:rPr/>
      </w:pPr>
      <w:r>
        <w:rPr>
          <w:rStyle w:val="Emphasis"/>
          <w:i w:val="false"/>
          <w:iCs w:val="false"/>
          <w:sz w:val="24"/>
          <w:szCs w:val="24"/>
        </w:rPr>
        <w:t xml:space="preserve">Entretanto neste caso, a bem da verdade, então, a causa da aleatoriedade não está na inteligência, mas na falta </w:t>
      </w:r>
      <w:r>
        <w:rPr>
          <w:rStyle w:val="Emphasis"/>
          <w:i w:val="false"/>
          <w:iCs w:val="false"/>
          <w:sz w:val="24"/>
          <w:szCs w:val="24"/>
        </w:rPr>
        <w:t xml:space="preserve">de conhecimento acessível por </w:t>
      </w:r>
      <w:r>
        <w:rPr>
          <w:rStyle w:val="Emphasis"/>
          <w:i w:val="false"/>
          <w:iCs w:val="false"/>
          <w:sz w:val="24"/>
          <w:szCs w:val="24"/>
        </w:rPr>
        <w:t>ela, ou na ignorância e descontrole sobre as variáveis envolvidas.</w:t>
      </w:r>
    </w:p>
    <w:p>
      <w:pPr>
        <w:pStyle w:val="Normal"/>
        <w:spacing w:before="0" w:after="0"/>
        <w:ind w:firstLine="737" w:left="0" w:right="0"/>
        <w:contextualSpacing/>
        <w:jc w:val="both"/>
        <w:rPr/>
      </w:pPr>
      <w:r>
        <w:rPr>
          <w:rStyle w:val="Emphasis"/>
          <w:i w:val="false"/>
          <w:iCs w:val="false"/>
          <w:sz w:val="24"/>
          <w:szCs w:val="24"/>
        </w:rPr>
        <w:t>Ainda. A aleatoriedade não implica que foi gerada por acaso.</w:t>
      </w:r>
    </w:p>
    <w:p>
      <w:pPr>
        <w:pStyle w:val="Normal"/>
        <w:spacing w:before="0" w:after="0"/>
        <w:ind w:firstLine="737" w:left="0" w:right="0"/>
        <w:contextualSpacing/>
        <w:jc w:val="both"/>
        <w:rPr/>
      </w:pPr>
      <w:r>
        <w:rPr>
          <w:rStyle w:val="Emphasis"/>
          <w:i w:val="false"/>
          <w:iCs w:val="false"/>
          <w:sz w:val="24"/>
          <w:szCs w:val="24"/>
        </w:rPr>
        <w:t xml:space="preserve">Assim Posto. Arrisco afirmar em termos absolutos: </w:t>
      </w:r>
      <w:r>
        <w:rPr>
          <w:rStyle w:val="Emphasis"/>
          <w:b/>
          <w:bCs/>
          <w:i w:val="false"/>
          <w:iCs w:val="false"/>
          <w:sz w:val="24"/>
          <w:szCs w:val="24"/>
        </w:rPr>
        <w:t xml:space="preserve">Um efeito casual (aleatório) </w:t>
      </w:r>
      <w:r>
        <w:rPr>
          <w:rStyle w:val="Emphasis"/>
          <w:b/>
          <w:bCs/>
          <w:i w:val="false"/>
          <w:iCs w:val="false"/>
          <w:sz w:val="24"/>
          <w:szCs w:val="24"/>
        </w:rPr>
        <w:t xml:space="preserve">NÃO pode </w:t>
      </w:r>
      <w:r>
        <w:rPr>
          <w:rStyle w:val="Emphasis"/>
          <w:b/>
          <w:bCs/>
          <w:i w:val="false"/>
          <w:iCs w:val="false"/>
          <w:sz w:val="24"/>
          <w:szCs w:val="24"/>
        </w:rPr>
        <w:t xml:space="preserve">ter uma causa </w:t>
      </w:r>
      <w:r>
        <w:rPr>
          <w:rStyle w:val="Emphasis"/>
          <w:b/>
          <w:bCs/>
          <w:i w:val="false"/>
          <w:iCs w:val="false"/>
          <w:sz w:val="24"/>
          <w:szCs w:val="24"/>
        </w:rPr>
        <w:t>integralmente</w:t>
      </w:r>
      <w:r>
        <w:rPr>
          <w:rStyle w:val="Emphasis"/>
          <w:b/>
          <w:bCs/>
          <w:i w:val="false"/>
          <w:iCs w:val="false"/>
          <w:sz w:val="24"/>
          <w:szCs w:val="24"/>
        </w:rPr>
        <w:t xml:space="preserve"> inteligente </w:t>
      </w:r>
      <w:r>
        <w:rPr>
          <w:rStyle w:val="Emphasis"/>
          <w:b/>
          <w:bCs/>
          <w:i w:val="false"/>
          <w:iCs w:val="false"/>
          <w:sz w:val="24"/>
          <w:szCs w:val="24"/>
        </w:rPr>
        <w:t>a menos que tenha sido produzido intencionalmente</w:t>
      </w:r>
      <w:r>
        <w:rPr>
          <w:rStyle w:val="Emphasis"/>
          <w:b/>
          <w:bCs/>
          <w:i w:val="false"/>
          <w:iCs w:val="false"/>
          <w:sz w:val="24"/>
          <w:szCs w:val="24"/>
        </w:rPr>
        <w:t>.</w:t>
      </w:r>
    </w:p>
    <w:p>
      <w:pPr>
        <w:pStyle w:val="Normal"/>
        <w:spacing w:before="0" w:after="0"/>
        <w:ind w:firstLine="737" w:left="0" w:right="0"/>
        <w:contextualSpacing/>
        <w:jc w:val="both"/>
        <w:rPr>
          <w:rStyle w:val="Emphasis"/>
          <w:rFonts w:ascii="Liberation Serif" w:hAnsi="Liberation Serif"/>
          <w:i w:val="false"/>
          <w:i w:val="false"/>
          <w:iCs w:val="false"/>
          <w:sz w:val="24"/>
          <w:szCs w:val="24"/>
        </w:rPr>
      </w:pPr>
      <w:r>
        <w:rPr/>
      </w:r>
    </w:p>
    <w:p>
      <w:pPr>
        <w:pStyle w:val="Normal"/>
        <w:spacing w:before="0" w:after="0"/>
        <w:ind w:firstLine="737" w:left="0" w:right="0"/>
        <w:contextualSpacing/>
        <w:jc w:val="both"/>
        <w:rPr/>
      </w:pPr>
      <w:r>
        <w:rPr>
          <w:rStyle w:val="Emphasis"/>
          <w:b/>
          <w:bCs/>
          <w:i w:val="false"/>
          <w:iCs w:val="false"/>
          <w:sz w:val="24"/>
          <w:szCs w:val="24"/>
          <w:rPrChange w:id="0" w:author="Autor desconhecido" w:date="2024-06-07T14:36:38Z"/>
        </w:rPr>
        <w:t>2)- Um efeito inteligente pode ser causado por acaso?</w:t>
      </w:r>
    </w:p>
    <w:p>
      <w:pPr>
        <w:pStyle w:val="Normal"/>
        <w:spacing w:before="0" w:after="0"/>
        <w:ind w:firstLine="737" w:left="0" w:right="0"/>
        <w:contextualSpacing/>
        <w:jc w:val="both"/>
        <w:rPr>
          <w:rStyle w:val="Emphasis"/>
          <w:rFonts w:ascii="Liberation Serif" w:hAnsi="Liberation Serif"/>
          <w:i w:val="false"/>
          <w:i w:val="false"/>
          <w:iCs w:val="false"/>
          <w:sz w:val="24"/>
          <w:szCs w:val="24"/>
        </w:rPr>
      </w:pPr>
      <w:r>
        <w:rPr/>
      </w:r>
    </w:p>
    <w:p>
      <w:pPr>
        <w:pStyle w:val="Normal"/>
        <w:spacing w:before="0" w:after="0"/>
        <w:ind w:firstLine="737" w:left="0" w:right="0"/>
        <w:contextualSpacing/>
        <w:jc w:val="both"/>
        <w:rPr/>
      </w:pPr>
      <w:r>
        <w:rPr>
          <w:rStyle w:val="Emphasis"/>
          <w:i w:val="false"/>
          <w:iCs w:val="false"/>
          <w:sz w:val="24"/>
          <w:szCs w:val="24"/>
        </w:rPr>
        <w:t xml:space="preserve">Para essa questão precisamos </w:t>
      </w:r>
      <w:r>
        <w:rPr>
          <w:rStyle w:val="Emphasis"/>
          <w:i w:val="false"/>
          <w:iCs w:val="false"/>
          <w:sz w:val="24"/>
          <w:szCs w:val="24"/>
        </w:rPr>
        <w:t>cogitar</w:t>
      </w:r>
      <w:r>
        <w:rPr>
          <w:rStyle w:val="Emphasis"/>
          <w:i w:val="false"/>
          <w:iCs w:val="false"/>
          <w:sz w:val="24"/>
          <w:szCs w:val="24"/>
        </w:rPr>
        <w:t xml:space="preserve"> a existência de um “acaso inicial”, Não necessariamente absolutamente inicial, mas que tenha, de alguma forma disparado um efeito ou uma cadeia deles, e que, em nossa questão, </w:t>
      </w:r>
      <w:r>
        <w:rPr>
          <w:rStyle w:val="Emphasis"/>
          <w:i w:val="false"/>
          <w:iCs w:val="false"/>
          <w:sz w:val="24"/>
          <w:szCs w:val="24"/>
        </w:rPr>
        <w:t xml:space="preserve">culmine em </w:t>
      </w:r>
      <w:r>
        <w:rPr>
          <w:rStyle w:val="Emphasis"/>
          <w:i w:val="false"/>
          <w:iCs w:val="false"/>
          <w:sz w:val="24"/>
          <w:szCs w:val="24"/>
        </w:rPr>
        <w:t xml:space="preserve">um efeito tido por inteligente. </w:t>
      </w:r>
    </w:p>
    <w:p>
      <w:pPr>
        <w:pStyle w:val="Normal"/>
        <w:spacing w:before="0" w:after="0"/>
        <w:ind w:firstLine="737" w:left="0" w:right="0"/>
        <w:contextualSpacing/>
        <w:jc w:val="both"/>
        <w:rPr/>
      </w:pPr>
      <w:r>
        <w:rPr>
          <w:rStyle w:val="Emphasis"/>
          <w:i w:val="false"/>
          <w:iCs w:val="false"/>
          <w:sz w:val="24"/>
          <w:szCs w:val="24"/>
        </w:rPr>
        <w:t xml:space="preserve">No caso dos adeptos da teoria do “acaso inicial” O big-bang, lançou ao espaço uma infinidade de partículas e energia sinética suficientes para, sob os auspícios da entropia, a meio caminho para a desordem final, passar por um período com uma infinidade de efeitos aleatórios, “influenciados por forças e Leis de interação estritas da física” dando origem passageira e evolutiva para átomos, estrelas, planetas, galáxias, vida, organismos, cérebros, inteligência, razão e sentimentos, integrados em harmonia </w:t>
      </w:r>
      <w:r>
        <w:rPr>
          <w:rStyle w:val="Emphasis"/>
          <w:i w:val="false"/>
          <w:iCs w:val="false"/>
          <w:sz w:val="24"/>
          <w:szCs w:val="24"/>
        </w:rPr>
        <w:t>mecanicista</w:t>
      </w:r>
      <w:r>
        <w:rPr>
          <w:rStyle w:val="Emphasis"/>
          <w:i w:val="false"/>
          <w:iCs w:val="false"/>
          <w:sz w:val="24"/>
          <w:szCs w:val="24"/>
        </w:rPr>
        <w:t>.</w:t>
      </w:r>
    </w:p>
    <w:p>
      <w:pPr>
        <w:pStyle w:val="Normal"/>
        <w:spacing w:before="0" w:after="0"/>
        <w:ind w:firstLine="737" w:left="0" w:right="0"/>
        <w:contextualSpacing/>
        <w:jc w:val="both"/>
        <w:rPr/>
      </w:pPr>
      <w:r>
        <w:rPr>
          <w:rStyle w:val="Emphasis"/>
          <w:i w:val="false"/>
          <w:iCs w:val="false"/>
          <w:sz w:val="24"/>
          <w:szCs w:val="24"/>
        </w:rPr>
        <w:t xml:space="preserve">E </w:t>
      </w:r>
      <w:r>
        <w:rPr>
          <w:rStyle w:val="Emphasis"/>
          <w:i w:val="false"/>
          <w:iCs w:val="false"/>
          <w:sz w:val="24"/>
          <w:szCs w:val="24"/>
        </w:rPr>
        <w:t>e</w:t>
      </w:r>
      <w:r>
        <w:rPr>
          <w:rStyle w:val="Emphasis"/>
          <w:i w:val="false"/>
          <w:iCs w:val="false"/>
          <w:sz w:val="24"/>
          <w:szCs w:val="24"/>
        </w:rPr>
        <w:t>ssas Leis e Forças? De onde vieram? Como foram formadas? Também por acaso? J</w:t>
      </w:r>
      <w:r>
        <w:rPr>
          <w:rStyle w:val="Emphasis"/>
          <w:i w:val="false"/>
          <w:iCs w:val="false"/>
          <w:sz w:val="24"/>
          <w:szCs w:val="24"/>
        </w:rPr>
        <w:t>á</w:t>
      </w:r>
      <w:r>
        <w:rPr>
          <w:rStyle w:val="Emphasis"/>
          <w:i w:val="false"/>
          <w:iCs w:val="false"/>
          <w:sz w:val="24"/>
          <w:szCs w:val="24"/>
        </w:rPr>
        <w:t xml:space="preserve"> existiam de todo o tempo?</w:t>
      </w:r>
    </w:p>
    <w:p>
      <w:pPr>
        <w:pStyle w:val="Normal"/>
        <w:spacing w:before="0" w:after="0"/>
        <w:ind w:firstLine="737" w:left="0" w:right="0"/>
        <w:contextualSpacing/>
        <w:jc w:val="both"/>
        <w:rPr/>
      </w:pPr>
      <w:r>
        <w:rPr>
          <w:rStyle w:val="Emphasis"/>
          <w:i w:val="false"/>
          <w:iCs w:val="false"/>
          <w:sz w:val="24"/>
          <w:szCs w:val="24"/>
        </w:rPr>
        <w:t>Para o acaso, parece que tudo pode. Até a participação do "</w:t>
      </w:r>
      <w:r>
        <w:rPr>
          <w:rStyle w:val="Emphasis"/>
          <w:i w:val="false"/>
          <w:iCs w:val="false"/>
          <w:sz w:val="24"/>
          <w:szCs w:val="24"/>
        </w:rPr>
        <w:t>n</w:t>
      </w:r>
      <w:r>
        <w:rPr>
          <w:rStyle w:val="Emphasis"/>
          <w:i w:val="false"/>
          <w:iCs w:val="false"/>
          <w:sz w:val="24"/>
          <w:szCs w:val="24"/>
        </w:rPr>
        <w:t xml:space="preserve">ada". </w:t>
      </w:r>
      <w:r>
        <w:rPr>
          <w:rStyle w:val="Emphasis"/>
          <w:i w:val="false"/>
          <w:iCs w:val="false"/>
          <w:sz w:val="24"/>
          <w:szCs w:val="24"/>
        </w:rPr>
        <w:t>Dando margens para o</w:t>
      </w:r>
      <w:r>
        <w:rPr>
          <w:rStyle w:val="Emphasis"/>
          <w:i w:val="false"/>
          <w:iCs w:val="false"/>
          <w:sz w:val="24"/>
          <w:szCs w:val="24"/>
        </w:rPr>
        <w:t>nde possa ser possível a afirmação: “</w:t>
      </w:r>
      <w:r>
        <w:rPr>
          <w:rStyle w:val="Emphasis"/>
          <w:b/>
          <w:bCs/>
          <w:i w:val="false"/>
          <w:iCs w:val="false"/>
          <w:sz w:val="24"/>
          <w:szCs w:val="24"/>
        </w:rPr>
        <w:t>D</w:t>
      </w:r>
      <w:r>
        <w:rPr>
          <w:rStyle w:val="Emphasis"/>
          <w:b/>
          <w:bCs/>
          <w:i w:val="false"/>
          <w:iCs w:val="false"/>
          <w:sz w:val="24"/>
          <w:szCs w:val="24"/>
        </w:rPr>
        <w:t xml:space="preserve">o </w:t>
      </w:r>
      <w:r>
        <w:rPr>
          <w:rStyle w:val="Emphasis"/>
          <w:b/>
          <w:bCs/>
          <w:i w:val="false"/>
          <w:iCs w:val="false"/>
          <w:sz w:val="24"/>
          <w:szCs w:val="24"/>
        </w:rPr>
        <w:t>n</w:t>
      </w:r>
      <w:r>
        <w:rPr>
          <w:rStyle w:val="Emphasis"/>
          <w:b/>
          <w:bCs/>
          <w:i w:val="false"/>
          <w:iCs w:val="false"/>
          <w:sz w:val="24"/>
          <w:szCs w:val="24"/>
        </w:rPr>
        <w:t>ada, o acaso fez tudo</w:t>
      </w:r>
      <w:r>
        <w:rPr>
          <w:rStyle w:val="Emphasis"/>
          <w:i w:val="false"/>
          <w:iCs w:val="false"/>
          <w:sz w:val="24"/>
          <w:szCs w:val="24"/>
        </w:rPr>
        <w:t>”.</w:t>
      </w:r>
    </w:p>
    <w:p>
      <w:pPr>
        <w:pStyle w:val="Normal"/>
        <w:spacing w:before="0" w:after="0"/>
        <w:ind w:firstLine="737" w:left="0" w:right="0"/>
        <w:contextualSpacing/>
        <w:jc w:val="both"/>
        <w:rPr/>
      </w:pPr>
      <w:r>
        <w:rPr>
          <w:rStyle w:val="Emphasis"/>
          <w:i w:val="false"/>
          <w:iCs w:val="false"/>
          <w:sz w:val="24"/>
          <w:szCs w:val="24"/>
        </w:rPr>
        <w:t>Nessa premissa, podemos até aceitar e respeitar essas ideias, mas não teriam mais força que a ideia da criação do Universo por um Deus feito a imagem e semelhança dos Homens.</w:t>
      </w:r>
    </w:p>
    <w:p>
      <w:pPr>
        <w:pStyle w:val="Normal"/>
        <w:spacing w:before="0" w:after="0"/>
        <w:ind w:firstLine="737" w:left="0" w:right="0"/>
        <w:contextualSpacing/>
        <w:jc w:val="both"/>
        <w:rPr/>
      </w:pPr>
      <w:r>
        <w:rPr>
          <w:rStyle w:val="Emphasis"/>
          <w:i w:val="false"/>
          <w:iCs w:val="false"/>
          <w:sz w:val="24"/>
          <w:szCs w:val="24"/>
        </w:rPr>
        <w:t>Ter sido o Homem criado à imagem e semelhança de Deus, Não implica, necessariamente que Deus é um homem.</w:t>
      </w:r>
    </w:p>
    <w:p>
      <w:pPr>
        <w:pStyle w:val="Normal"/>
        <w:spacing w:before="0" w:after="0"/>
        <w:ind w:firstLine="737" w:left="0" w:right="0"/>
        <w:contextualSpacing/>
        <w:jc w:val="both"/>
        <w:rPr>
          <w:rStyle w:val="Emphasis"/>
          <w:rFonts w:ascii="Liberation Serif" w:hAnsi="Liberation Serif"/>
          <w:i w:val="false"/>
          <w:i w:val="false"/>
          <w:iCs w:val="false"/>
          <w:sz w:val="24"/>
          <w:szCs w:val="24"/>
        </w:rPr>
      </w:pPr>
      <w:r>
        <w:rPr/>
      </w:r>
    </w:p>
    <w:p>
      <w:pPr>
        <w:pStyle w:val="Normal"/>
        <w:spacing w:before="0" w:after="0"/>
        <w:ind w:firstLine="737" w:left="0" w:right="0"/>
        <w:contextualSpacing/>
        <w:jc w:val="both"/>
        <w:rPr/>
      </w:pPr>
      <w:r>
        <w:rPr>
          <w:rStyle w:val="Emphasis"/>
          <w:i w:val="false"/>
          <w:iCs w:val="false"/>
          <w:sz w:val="24"/>
          <w:szCs w:val="24"/>
        </w:rPr>
        <w:t>Desde que o Homem se tornou senciente, sua curiosidade o instiga a buscar entender a si mesmo em primeira instância, usando a ciência e sua inteligência para estender sua investigação em dois rumos opostos: Para o microcosmos e para o macrocosmos.</w:t>
      </w:r>
    </w:p>
    <w:p>
      <w:pPr>
        <w:pStyle w:val="Normal"/>
        <w:spacing w:before="0" w:after="0"/>
        <w:ind w:firstLine="737" w:left="0" w:right="0"/>
        <w:contextualSpacing/>
        <w:jc w:val="both"/>
        <w:rPr/>
      </w:pPr>
      <w:r>
        <w:rPr>
          <w:rStyle w:val="Emphasis"/>
          <w:i w:val="false"/>
          <w:iCs w:val="false"/>
          <w:sz w:val="24"/>
          <w:szCs w:val="24"/>
        </w:rPr>
        <w:t xml:space="preserve">Assim, para um lado, começou a prestar atenção às próprias mãos, sua pele, os órgãos internos, os tecidos, as células, as moléculas, os átomos, e hoje caminha desbravando o universo de partículas cada vez mais ínfimas em uma busca pela partícula Una, última fonteira entre a matéria e o “Nada”, ou entre a Matéria e Deus, </w:t>
      </w:r>
      <w:r>
        <w:rPr>
          <w:rStyle w:val="Emphasis"/>
          <w:i w:val="false"/>
          <w:iCs w:val="false"/>
          <w:sz w:val="24"/>
          <w:szCs w:val="24"/>
        </w:rPr>
        <w:t>o que</w:t>
      </w:r>
      <w:r>
        <w:rPr>
          <w:rStyle w:val="Emphasis"/>
          <w:i w:val="false"/>
          <w:iCs w:val="false"/>
          <w:sz w:val="24"/>
          <w:szCs w:val="24"/>
        </w:rPr>
        <w:t xml:space="preserve"> encontrarem primeiro.</w:t>
      </w:r>
    </w:p>
    <w:p>
      <w:pPr>
        <w:pStyle w:val="Normal"/>
        <w:spacing w:before="0" w:after="0"/>
        <w:ind w:firstLine="737" w:left="0" w:right="0"/>
        <w:contextualSpacing/>
        <w:jc w:val="both"/>
        <w:rPr/>
      </w:pPr>
      <w:r>
        <w:rPr>
          <w:rStyle w:val="Emphasis"/>
          <w:i w:val="false"/>
          <w:iCs w:val="false"/>
          <w:sz w:val="24"/>
          <w:szCs w:val="24"/>
        </w:rPr>
        <w:t xml:space="preserve">Pelo outro lado, Começou explorar tudo que a vista alcança para além dos limites </w:t>
      </w:r>
      <w:r>
        <w:rPr>
          <w:rStyle w:val="Emphasis"/>
          <w:i w:val="false"/>
          <w:iCs w:val="false"/>
          <w:sz w:val="24"/>
          <w:szCs w:val="24"/>
        </w:rPr>
        <w:t>e alcance</w:t>
      </w:r>
      <w:r>
        <w:rPr>
          <w:rStyle w:val="Emphasis"/>
          <w:i w:val="false"/>
          <w:iCs w:val="false"/>
          <w:sz w:val="24"/>
          <w:szCs w:val="24"/>
        </w:rPr>
        <w:t xml:space="preserve"> de suas mãos e prestando atenção ao seu meio ambiente, seu ecossistema, os reinos de vida na terra, no mar, no espaço, buscando a Lua, Marte, o Sol, até ampliar as minúsculas partículas de luz e energia desde os confins do espaço e do tempo, em busca do arcanjo Uno, última fronteira entre o último Universo ou dimensão e o Nada, ou entre o arcanjo Mor e Deus, </w:t>
      </w:r>
      <w:r>
        <w:rPr>
          <w:rStyle w:val="Emphasis"/>
          <w:i w:val="false"/>
          <w:iCs w:val="false"/>
          <w:sz w:val="24"/>
          <w:szCs w:val="24"/>
        </w:rPr>
        <w:t>o que</w:t>
      </w:r>
      <w:r>
        <w:rPr>
          <w:rStyle w:val="Emphasis"/>
          <w:i w:val="false"/>
          <w:iCs w:val="false"/>
          <w:sz w:val="24"/>
          <w:szCs w:val="24"/>
        </w:rPr>
        <w:t xml:space="preserve"> encontrarem primeiro. </w:t>
      </w:r>
    </w:p>
    <w:p>
      <w:pPr>
        <w:pStyle w:val="Normal"/>
        <w:spacing w:before="0" w:after="0"/>
        <w:ind w:firstLine="737" w:left="0" w:right="0"/>
        <w:contextualSpacing/>
        <w:jc w:val="both"/>
        <w:rPr/>
      </w:pPr>
      <w:r>
        <w:rPr>
          <w:rStyle w:val="Emphasis"/>
          <w:i w:val="false"/>
          <w:iCs w:val="false"/>
          <w:sz w:val="24"/>
          <w:szCs w:val="24"/>
        </w:rPr>
        <w:t>Nesse processo encontramos a semelhança fractalmente presente em tudo, nessa cadeia interligada por semelhança que carrega, como que pincelada</w:t>
      </w:r>
      <w:r>
        <w:rPr>
          <w:rStyle w:val="Emphasis"/>
          <w:i w:val="false"/>
          <w:iCs w:val="false"/>
          <w:sz w:val="24"/>
          <w:szCs w:val="24"/>
        </w:rPr>
        <w:t>s</w:t>
      </w:r>
      <w:r>
        <w:rPr>
          <w:rStyle w:val="Emphasis"/>
          <w:i w:val="false"/>
          <w:iCs w:val="false"/>
          <w:sz w:val="24"/>
          <w:szCs w:val="24"/>
        </w:rPr>
        <w:t xml:space="preserve"> de estilo próprio de um único pintor.</w:t>
      </w:r>
    </w:p>
    <w:p>
      <w:pPr>
        <w:pStyle w:val="Normal"/>
        <w:spacing w:before="0" w:after="0"/>
        <w:ind w:firstLine="737" w:left="0" w:right="0"/>
        <w:contextualSpacing/>
        <w:jc w:val="both"/>
        <w:rPr/>
      </w:pPr>
      <w:r>
        <w:rPr>
          <w:rStyle w:val="Emphasis"/>
          <w:i w:val="false"/>
          <w:iCs w:val="false"/>
          <w:sz w:val="24"/>
          <w:szCs w:val="24"/>
        </w:rPr>
        <w:t>Para cada mistério que postulamos por perscrutar por uma causa e justificativa, reencontramos respostas não muito diferentes umas das outras que convidam a novos mistérios e novos horizontes.</w:t>
      </w:r>
    </w:p>
    <w:p>
      <w:pPr>
        <w:pStyle w:val="Normal"/>
        <w:spacing w:before="0" w:after="0"/>
        <w:ind w:firstLine="737" w:left="0" w:right="0"/>
        <w:contextualSpacing/>
        <w:jc w:val="both"/>
        <w:rPr/>
      </w:pPr>
      <w:r>
        <w:rPr>
          <w:rStyle w:val="Emphasis"/>
          <w:i w:val="false"/>
          <w:iCs w:val="false"/>
          <w:sz w:val="24"/>
          <w:szCs w:val="24"/>
        </w:rPr>
        <w:t xml:space="preserve">E, por incrível que pareça, cá estamos nós, esbarrando com as mesmas partículas atuantes nos recônditos ínfimos da imensidão de espaço entre os nêutrons e prótons no núcleo dos átomos e na determinação do comportamento </w:t>
      </w:r>
      <w:r>
        <w:rPr>
          <w:rStyle w:val="Emphasis"/>
          <w:i w:val="false"/>
          <w:iCs w:val="false"/>
          <w:sz w:val="24"/>
          <w:szCs w:val="24"/>
        </w:rPr>
        <w:t>e efeito de neutrinos, mésons, entre outras partículas, transitando entre eles, quase que livremente.</w:t>
      </w:r>
      <w:r>
        <w:rPr>
          <w:rStyle w:val="Emphasis"/>
          <w:i w:val="false"/>
          <w:iCs w:val="false"/>
          <w:sz w:val="24"/>
          <w:szCs w:val="24"/>
        </w:rPr>
        <w:t xml:space="preserve"> Nas singularidades de buracos negros e nos aglomerados de galáxias distantes, </w:t>
      </w:r>
      <w:r>
        <w:rPr>
          <w:rStyle w:val="Emphasis"/>
          <w:i w:val="false"/>
          <w:iCs w:val="false"/>
          <w:sz w:val="24"/>
          <w:szCs w:val="24"/>
        </w:rPr>
        <w:t>lá estão eles por origem</w:t>
      </w:r>
      <w:r>
        <w:rPr>
          <w:rStyle w:val="Emphasis"/>
          <w:i w:val="false"/>
          <w:iCs w:val="false"/>
          <w:sz w:val="24"/>
          <w:szCs w:val="24"/>
        </w:rPr>
        <w:t>.</w:t>
      </w:r>
    </w:p>
    <w:p>
      <w:pPr>
        <w:pStyle w:val="Normal"/>
        <w:spacing w:before="0" w:after="0"/>
        <w:ind w:firstLine="737" w:left="0" w:right="0"/>
        <w:contextualSpacing/>
        <w:jc w:val="both"/>
        <w:rPr/>
      </w:pPr>
      <w:r>
        <w:rPr>
          <w:rStyle w:val="Emphasis"/>
          <w:i w:val="false"/>
          <w:iCs w:val="false"/>
          <w:sz w:val="24"/>
          <w:szCs w:val="24"/>
        </w:rPr>
        <w:t xml:space="preserve">Nessa busca, que nos parece infinita, nunca encontramos o menor traço do “Nada” nem do Acaso. A cada empreitada de busca, lá estão novas causas, presentes, atuantes, interligadas pela lei de causa e efeito, tão maravilhosamente integradas que, pelo menos para mim, seria um desrespeito à Inteligência </w:t>
      </w:r>
      <w:r>
        <w:rPr>
          <w:rStyle w:val="Emphasis"/>
          <w:i w:val="false"/>
          <w:iCs w:val="false"/>
          <w:sz w:val="24"/>
          <w:szCs w:val="24"/>
        </w:rPr>
        <w:t xml:space="preserve">óbvia </w:t>
      </w:r>
      <w:r>
        <w:rPr>
          <w:rStyle w:val="Emphasis"/>
          <w:i w:val="false"/>
          <w:iCs w:val="false"/>
          <w:sz w:val="24"/>
          <w:szCs w:val="24"/>
        </w:rPr>
        <w:t>que permeia isso tudo.</w:t>
      </w:r>
    </w:p>
    <w:p>
      <w:pPr>
        <w:pStyle w:val="Normal"/>
        <w:spacing w:before="0" w:after="0"/>
        <w:ind w:firstLine="737" w:left="0" w:right="0"/>
        <w:contextualSpacing/>
        <w:jc w:val="both"/>
        <w:rPr/>
      </w:pPr>
      <w:r>
        <w:rPr>
          <w:rStyle w:val="Emphasis"/>
          <w:i w:val="false"/>
          <w:iCs w:val="false"/>
          <w:sz w:val="24"/>
          <w:szCs w:val="24"/>
        </w:rPr>
        <w:t>Outrossim, quero acreditar, já teríamos encontrado os indícios e provas da aleatoriedade e do acaso em algum lugar. J</w:t>
      </w:r>
      <w:r>
        <w:rPr>
          <w:rStyle w:val="Emphasis"/>
          <w:i w:val="false"/>
          <w:iCs w:val="false"/>
          <w:sz w:val="24"/>
          <w:szCs w:val="24"/>
        </w:rPr>
        <w:t>á</w:t>
      </w:r>
      <w:r>
        <w:rPr>
          <w:rStyle w:val="Emphasis"/>
          <w:i w:val="false"/>
          <w:iCs w:val="false"/>
          <w:sz w:val="24"/>
          <w:szCs w:val="24"/>
        </w:rPr>
        <w:t xml:space="preserve"> que tudo o que percebemos disso </w:t>
      </w:r>
      <w:r>
        <w:rPr>
          <w:rStyle w:val="Emphasis"/>
          <w:i w:val="false"/>
          <w:iCs w:val="false"/>
          <w:sz w:val="24"/>
          <w:szCs w:val="24"/>
        </w:rPr>
        <w:t xml:space="preserve">seria </w:t>
      </w:r>
      <w:r>
        <w:rPr>
          <w:rStyle w:val="Emphasis"/>
          <w:i w:val="false"/>
          <w:iCs w:val="false"/>
          <w:sz w:val="24"/>
          <w:szCs w:val="24"/>
        </w:rPr>
        <w:t>um golpe de sorte do acaso.</w:t>
      </w:r>
    </w:p>
    <w:p>
      <w:pPr>
        <w:pStyle w:val="Normal"/>
        <w:spacing w:before="0" w:after="0"/>
        <w:ind w:firstLine="737" w:left="0" w:right="0"/>
        <w:contextualSpacing/>
        <w:jc w:val="both"/>
        <w:rPr/>
      </w:pPr>
      <w:r>
        <w:rPr>
          <w:rStyle w:val="Emphasis"/>
          <w:i w:val="false"/>
          <w:iCs w:val="false"/>
          <w:sz w:val="24"/>
          <w:szCs w:val="24"/>
        </w:rPr>
        <w:t>Onde estão as outras jogadas de dados que não deram em nada?</w:t>
      </w:r>
    </w:p>
    <w:p>
      <w:pPr>
        <w:pStyle w:val="Normal"/>
        <w:spacing w:before="0" w:after="0"/>
        <w:contextualSpacing/>
        <w:rPr/>
      </w:pPr>
      <w:r>
        <w:rPr>
          <w:rStyle w:val="Emphasis"/>
          <w:i w:val="false"/>
          <w:iCs w:val="false"/>
          <w:sz w:val="24"/>
          <w:szCs w:val="24"/>
        </w:rPr>
        <w:t>Assim, ainda que o acaso pudesse ser obra do nada, qual a probabilidade estatística de um processo de lançamento aleatório de matéria e energia estarem sujeitas a leis imutáveis também criadas do nada em um procedimento de caráter entrópico, também criado do nada, gerar a meio caminho entre o lançamento e a desorganização total da entropia, o “evento universo” caracterizado em uma cadeia de causas e efeitos que redundem em, pelo menos um planeta, de tal forma disposto a proporcionar o ambiente amplo adequado para permitir a vida em uma infinidade de matizes desde a singularidade do ecossistema ilhado ao redor das fumarolas vulcânicas nas profundezas oceânicas</w:t>
      </w:r>
      <w:r>
        <w:rPr>
          <w:rStyle w:val="Emphasis"/>
          <w:i w:val="false"/>
          <w:iCs w:val="false"/>
          <w:sz w:val="24"/>
          <w:szCs w:val="24"/>
        </w:rPr>
        <w:t>(3)</w:t>
      </w:r>
      <w:r>
        <w:rPr>
          <w:rStyle w:val="Emphasis"/>
          <w:i w:val="false"/>
          <w:iCs w:val="false"/>
          <w:sz w:val="24"/>
          <w:szCs w:val="24"/>
        </w:rPr>
        <w:t xml:space="preserve">, até as manifestações dos sentimentos nobilitados pelo amor evidentemente tendenciado no comportamento humano? </w:t>
      </w:r>
    </w:p>
    <w:p>
      <w:pPr>
        <w:pStyle w:val="Normal"/>
        <w:spacing w:before="0" w:after="0"/>
        <w:contextualSpacing/>
        <w:rPr/>
      </w:pPr>
      <w:r>
        <w:rPr>
          <w:rStyle w:val="Emphasis"/>
          <w:i w:val="false"/>
          <w:iCs w:val="false"/>
          <w:sz w:val="24"/>
          <w:szCs w:val="24"/>
        </w:rPr>
        <w:t>Faça as contas e verificará que a probabilidade é infinitamente nula.</w:t>
      </w:r>
    </w:p>
    <w:p>
      <w:pPr>
        <w:pStyle w:val="Normal"/>
        <w:spacing w:lineRule="auto" w:line="240" w:before="0" w:after="0"/>
        <w:ind w:firstLine="680" w:left="0" w:right="0"/>
        <w:contextualSpacing/>
        <w:jc w:val="both"/>
        <w:rPr/>
      </w:pPr>
      <w:r>
        <w:rPr>
          <w:rStyle w:val="Emphasis"/>
          <w:i w:val="false"/>
          <w:iCs w:val="false"/>
          <w:sz w:val="24"/>
          <w:szCs w:val="24"/>
        </w:rPr>
        <w:t>Não é muito mais lógico supor ação sistemática de uma inteligência engenhosa arquitetando e gerindo essa fenomenologia negentrópica da vida ancorada em um ambiente material entrópico?</w:t>
      </w:r>
    </w:p>
    <w:p>
      <w:pPr>
        <w:pStyle w:val="Normal"/>
        <w:spacing w:lineRule="auto" w:line="240" w:before="0" w:after="0"/>
        <w:ind w:firstLine="680" w:left="0" w:right="0"/>
        <w:contextualSpacing/>
        <w:jc w:val="both"/>
        <w:rPr/>
      </w:pPr>
      <w:r>
        <w:rPr>
          <w:rStyle w:val="Emphasis"/>
          <w:i w:val="false"/>
          <w:iCs w:val="false"/>
          <w:sz w:val="24"/>
          <w:szCs w:val="24"/>
        </w:rPr>
        <w:t xml:space="preserve">Nessa postura, prefiro supor que não. </w:t>
      </w:r>
      <w:r>
        <w:rPr>
          <w:rStyle w:val="Emphasis"/>
          <w:b/>
          <w:bCs/>
          <w:i w:val="false"/>
          <w:iCs w:val="false"/>
          <w:sz w:val="24"/>
          <w:szCs w:val="24"/>
        </w:rPr>
        <w:t>Um efeito inteligente não pode estatisticamente ter por causa o acaso ou o nada</w:t>
      </w:r>
      <w:r>
        <w:rPr>
          <w:rStyle w:val="Emphasis"/>
          <w:i w:val="false"/>
          <w:iCs w:val="false"/>
          <w:sz w:val="24"/>
          <w:szCs w:val="24"/>
        </w:rPr>
        <w:t>.</w:t>
      </w:r>
    </w:p>
    <w:p>
      <w:pPr>
        <w:pStyle w:val="Normal"/>
        <w:spacing w:before="0" w:after="0"/>
        <w:ind w:firstLine="737" w:left="0" w:right="0"/>
        <w:contextualSpacing/>
        <w:rPr>
          <w:rStyle w:val="Emphasis"/>
          <w:rFonts w:ascii="Liberation Serif" w:hAnsi="Liberation Serif"/>
          <w:i w:val="false"/>
          <w:i w:val="false"/>
          <w:iCs w:val="false"/>
          <w:sz w:val="24"/>
          <w:szCs w:val="24"/>
        </w:rPr>
      </w:pPr>
      <w:r>
        <w:rPr/>
      </w:r>
    </w:p>
    <w:p>
      <w:pPr>
        <w:pStyle w:val="Normal"/>
        <w:spacing w:before="0" w:after="0"/>
        <w:ind w:firstLine="737" w:left="0" w:right="0"/>
        <w:contextualSpacing/>
        <w:rPr>
          <w:rStyle w:val="Emphasis"/>
          <w:rFonts w:ascii="Liberation Serif" w:hAnsi="Liberation Serif"/>
          <w:i w:val="false"/>
          <w:i w:val="false"/>
          <w:iCs w:val="false"/>
          <w:sz w:val="24"/>
          <w:szCs w:val="24"/>
        </w:rPr>
      </w:pPr>
      <w:r>
        <w:rPr/>
      </w:r>
    </w:p>
    <w:p>
      <w:pPr>
        <w:pStyle w:val="Normal"/>
        <w:spacing w:before="0" w:after="0"/>
        <w:ind w:firstLine="737" w:left="0" w:right="0"/>
        <w:contextualSpacing/>
        <w:rPr>
          <w:rStyle w:val="Emphasis"/>
          <w:rFonts w:ascii="Liberation Serif" w:hAnsi="Liberation Serif"/>
          <w:i w:val="false"/>
          <w:i w:val="false"/>
          <w:iCs w:val="false"/>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p>
    <w:p>
      <w:pPr>
        <w:pStyle w:val="Normal"/>
        <w:widowControl/>
        <w:spacing w:before="0" w:after="0"/>
        <w:ind w:firstLine="737" w:left="0" w:right="0"/>
        <w:contextualSpacing/>
        <w:jc w:val="both"/>
        <w:rPr>
          <w:rStyle w:val="Emphasis"/>
          <w:rFonts w:ascii="Liberation Serif" w:hAnsi="Liberation Serif"/>
          <w:b w:val="false"/>
          <w:i w:val="false"/>
          <w:i w:val="false"/>
          <w:iCs w:val="false"/>
          <w:color w:val="212529"/>
          <w:spacing w:val="0"/>
          <w:sz w:val="24"/>
          <w:szCs w:val="24"/>
        </w:rPr>
      </w:pPr>
      <w:r>
        <w:rPr/>
      </w:r>
      <w:r>
        <w:br w:type="page"/>
      </w:r>
    </w:p>
    <w:p>
      <w:pPr>
        <w:pStyle w:val="Heading1"/>
        <w:spacing w:before="0" w:after="0"/>
        <w:ind w:firstLine="680" w:left="0"/>
        <w:contextualSpacing/>
        <w:rPr/>
      </w:pPr>
      <w:bookmarkStart w:id="5" w:name="__RefHeading___Toc20753_2398967623"/>
      <w:bookmarkEnd w:id="5"/>
      <w:r>
        <w:rPr/>
        <w:t xml:space="preserve">Passado, Presente e Futuro: </w:t>
      </w:r>
      <w:r>
        <w:rPr/>
        <w:t xml:space="preserve">o </w:t>
      </w:r>
      <w:r>
        <w:rPr/>
        <w:t>T</w:t>
      </w:r>
      <w:r>
        <w:rPr/>
        <w:t>empo.</w:t>
      </w:r>
    </w:p>
    <w:p>
      <w:pPr>
        <w:pStyle w:val="Normal"/>
        <w:spacing w:before="0" w:after="0"/>
        <w:contextualSpacing/>
        <w:rPr/>
      </w:pPr>
      <w:r>
        <w:rPr/>
      </w:r>
    </w:p>
    <w:p>
      <w:pPr>
        <w:pStyle w:val="Normal"/>
        <w:spacing w:before="0" w:after="0"/>
        <w:ind w:firstLine="737" w:left="0" w:right="0"/>
        <w:contextualSpacing/>
        <w:jc w:val="both"/>
        <w:rPr/>
      </w:pPr>
      <w:r>
        <w:rPr/>
        <w:t xml:space="preserve">Eis aqui um assunto triplo </w:t>
      </w:r>
      <w:r>
        <w:rPr>
          <w:shd w:fill="auto" w:val="clear"/>
        </w:rPr>
        <w:t>polêmico</w:t>
      </w:r>
      <w:r>
        <w:rPr/>
        <w:t xml:space="preserve">. Pensar sobre essa tríade é um exercício, acho que posso afirmar, </w:t>
      </w:r>
      <w:r>
        <w:rPr/>
        <w:t xml:space="preserve">quase que </w:t>
      </w:r>
      <w:r>
        <w:rPr/>
        <w:t>unicamente filosófico.</w:t>
      </w:r>
    </w:p>
    <w:p>
      <w:pPr>
        <w:pStyle w:val="Normal"/>
        <w:spacing w:before="0" w:after="0"/>
        <w:ind w:firstLine="737" w:left="0" w:right="0"/>
        <w:contextualSpacing/>
        <w:jc w:val="both"/>
        <w:rPr/>
      </w:pPr>
      <w:r>
        <w:rPr/>
        <w:t xml:space="preserve">Podemos pesquisar o tema e encontrar inúmeras definições para conceituar o tempo, desde algumas mais simplórias como: “O tempo é a duração de fatos.” ou até mais complexas como as  que dão a ele o status de quarta dimensão na física clássica ou ainda as discutidas na </w:t>
      </w:r>
      <w:r>
        <w:rPr>
          <w:b w:val="false"/>
          <w:bCs w:val="false"/>
        </w:rPr>
        <w:t>teoria</w:t>
      </w:r>
      <w:r>
        <w:rPr/>
        <w:t xml:space="preserve"> da relatividade formulada por Albert Einstein. </w:t>
      </w:r>
      <w:r>
        <w:rPr/>
        <w:t>Ou ainda, paradoxalmente: O tempo não existe.</w:t>
      </w:r>
    </w:p>
    <w:p>
      <w:pPr>
        <w:pStyle w:val="Normal"/>
        <w:spacing w:before="0" w:after="0"/>
        <w:contextualSpacing/>
        <w:rPr>
          <w:ins w:id="722" w:author="Autor desconhecido" w:date="2024-06-19T08:25:05Z"/>
        </w:rPr>
      </w:pPr>
      <w:r>
        <w:rPr/>
        <w:t xml:space="preserve"> “</w:t>
      </w:r>
      <w:r>
        <w:rPr/>
        <w:t>O</w:t>
      </w:r>
      <w:r>
        <w:rPr/>
        <w:t xml:space="preserve"> tempo é apenas uma medida relativa da sucessão das coisas transitórias; a eternidade não é suscetível de medida alguma, do ponto de vista da duração; para ela, não há começo, nem fim: tudo lhe é presente.” </w:t>
      </w:r>
      <w:r>
        <w:rPr/>
        <w:t>Galileu.</w:t>
      </w:r>
      <w:r>
        <w:rPr/>
        <w:t>(4)</w:t>
      </w:r>
      <w:r>
        <w:rPr/>
        <w:t xml:space="preserve">  </w:t>
      </w:r>
      <w:r>
        <w:rPr/>
        <w:t>Cap.VI</w:t>
      </w:r>
    </w:p>
    <w:p>
      <w:pPr>
        <w:pStyle w:val="Normal"/>
        <w:spacing w:before="0" w:after="0"/>
        <w:contextualSpacing/>
        <w:rPr>
          <w:ins w:id="726" w:author="Autor desconhecido" w:date="2024-06-19T08:27:14Z"/>
        </w:rPr>
      </w:pPr>
      <w:ins w:id="723" w:author="Autor desconhecido" w:date="2024-06-19T08:25:05Z">
        <w:r>
          <w:rPr/>
          <w:t>A filosofia ocidental contribuiu muito para a formatação linear do tempo com um passado, um presente e um futuro.</w:t>
        </w:r>
      </w:ins>
      <w:ins w:id="724" w:author="Autor desconhecido" w:date="2024-06-19T08:26:06Z">
        <w:r>
          <w:rPr/>
          <w:t xml:space="preserve"> Um começo e um fim, sejam eles infinitos enquanto durarem.</w:t>
        </w:r>
      </w:ins>
      <w:ins w:id="725" w:author="Autor desconhecido" w:date="2024-06-19T08:27:14Z">
        <w:r>
          <w:rPr/>
          <w:t xml:space="preserve"> </w:t>
        </w:r>
      </w:ins>
    </w:p>
    <w:p>
      <w:pPr>
        <w:pStyle w:val="Normal"/>
        <w:spacing w:before="0" w:after="0"/>
        <w:contextualSpacing/>
        <w:rPr/>
      </w:pPr>
      <w:ins w:id="727" w:author="Autor desconhecido" w:date="2024-06-19T08:27:14Z">
        <w:r>
          <w:rPr/>
          <w:t>Entretanto, conforme bem discute Julian Baggini</w:t>
        </w:r>
      </w:ins>
      <w:ins w:id="728" w:author="Autor desconhecido" w:date="2024-06-19T08:28:27Z">
        <w:r>
          <w:rPr/>
          <w:t>, argumentando que a filosofia ocidental tem pouco a ensinar sobre o tempo</w:t>
        </w:r>
      </w:ins>
      <w:r>
        <w:rPr/>
        <w:t>(5)</w:t>
      </w:r>
      <w:ins w:id="729" w:author="Autor desconhecido" w:date="2024-06-19T08:28:27Z">
        <w:r>
          <w:rPr/>
          <w:t xml:space="preserve">, </w:t>
        </w:r>
      </w:ins>
      <w:ins w:id="730" w:author="Autor desconhecido" w:date="2024-06-19T08:30:03Z">
        <w:r>
          <w:rPr/>
          <w:t>contrapõe-se a apresentação da filosofia oriental do tempo como figura cíclica e</w:t>
        </w:r>
      </w:ins>
      <w:ins w:id="731" w:author="Autor desconhecido" w:date="2024-06-19T08:31:12Z">
        <w:r>
          <w:rPr/>
          <w:t>m uma repetição evolutiva.</w:t>
        </w:r>
      </w:ins>
    </w:p>
    <w:p>
      <w:pPr>
        <w:pStyle w:val="Normal"/>
        <w:spacing w:before="0" w:after="0"/>
        <w:ind w:firstLine="737" w:left="0" w:right="0"/>
        <w:contextualSpacing/>
        <w:jc w:val="both"/>
        <w:rPr/>
      </w:pPr>
      <w:r>
        <w:rPr/>
        <w:br/>
      </w:r>
    </w:p>
    <w:p>
      <w:pPr>
        <w:pStyle w:val="Normal"/>
        <w:spacing w:before="0" w:after="0"/>
        <w:ind w:firstLine="737" w:left="0" w:right="0"/>
        <w:contextualSpacing/>
        <w:jc w:val="both"/>
        <w:rPr/>
      </w:pPr>
      <w:r>
        <w:rPr/>
        <w:t xml:space="preserve">Não pretendo rediscuti-las aqui, </w:t>
      </w:r>
      <w:r>
        <w:rPr/>
        <w:t xml:space="preserve">ou simplesmente ter a pretensão de “criar” mais uma nova teoria, </w:t>
      </w:r>
      <w:r>
        <w:rPr/>
        <w:t xml:space="preserve">o que demandaria um volume especialmente dedicado ao assunto, </w:t>
      </w:r>
      <w:r>
        <w:rPr/>
        <w:t xml:space="preserve">mas apenas apresentar </w:t>
      </w:r>
      <w:r>
        <w:rPr/>
        <w:t>um</w:t>
      </w:r>
      <w:r>
        <w:rPr/>
        <w:t xml:space="preserve"> jeito de pensar </w:t>
      </w:r>
      <w:r>
        <w:rPr/>
        <w:t xml:space="preserve">sobre </w:t>
      </w:r>
      <w:r>
        <w:rPr/>
        <w:t xml:space="preserve">o </w:t>
      </w:r>
      <w:r>
        <w:rPr/>
        <w:t>tema</w:t>
      </w:r>
      <w:r>
        <w:rPr/>
        <w:t>.</w:t>
      </w:r>
    </w:p>
    <w:p>
      <w:pPr>
        <w:pStyle w:val="Normal"/>
        <w:spacing w:before="0" w:after="0"/>
        <w:ind w:firstLine="737" w:left="0" w:right="0"/>
        <w:contextualSpacing/>
        <w:jc w:val="both"/>
        <w:rPr>
          <w:ins w:id="732" w:author="Autor desconhecido" w:date="2024-06-19T08:23:50Z"/>
        </w:rPr>
      </w:pPr>
      <w:r>
        <w:rPr/>
        <w:t xml:space="preserve">Aurélio Agostinho, 354~430 (Santo Agostinho) abordou esse tema em Confissões XI, </w:t>
      </w:r>
      <w:r>
        <w:rPr/>
        <w:t xml:space="preserve">naquele tempo, </w:t>
      </w:r>
      <w:r>
        <w:rPr/>
        <w:t xml:space="preserve">uma discussão bastante influenciada pela teologia Cristã da época, </w:t>
      </w:r>
      <w:r>
        <w:rPr/>
        <w:t>obviamente</w:t>
      </w:r>
      <w:r>
        <w:rPr/>
        <w:t xml:space="preserve"> enfocada no criacionismo de Deus, mas </w:t>
      </w:r>
      <w:r>
        <w:rPr/>
        <w:t xml:space="preserve">ele </w:t>
      </w:r>
      <w:r>
        <w:rPr/>
        <w:t xml:space="preserve">aborda o tema filosoficamente </w:t>
      </w:r>
      <w:r>
        <w:rPr/>
        <w:t>coerente e</w:t>
      </w:r>
      <w:r>
        <w:rPr/>
        <w:t xml:space="preserve"> com propriedades interessantes, algo similar com parte de nossa abordagem aqui.</w:t>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t>Devem existir muitas outras abordagens semelhantes sob outros pontos de vista.</w:t>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t xml:space="preserve">Em algum momento me perguntei: </w:t>
      </w:r>
      <w:r>
        <w:rPr>
          <w:b/>
          <w:bCs/>
        </w:rPr>
        <w:t xml:space="preserve">Como </w:t>
      </w:r>
      <w:r>
        <w:rPr>
          <w:b/>
          <w:bCs/>
        </w:rPr>
        <w:t>percebemos o tempo?</w:t>
      </w:r>
    </w:p>
    <w:p>
      <w:pPr>
        <w:pStyle w:val="Normal"/>
        <w:spacing w:before="0" w:after="0"/>
        <w:ind w:firstLine="737" w:left="0" w:right="0"/>
        <w:contextualSpacing/>
        <w:jc w:val="both"/>
        <w:rPr/>
      </w:pPr>
      <w:r>
        <w:rPr/>
        <w:t>Após refletir um tanto sobre essa questão cheguei a alguns pontos que vos apresento aqui, com</w:t>
      </w:r>
      <w:r>
        <w:rPr/>
        <w:t>o</w:t>
      </w:r>
      <w:r>
        <w:rPr/>
        <w:t xml:space="preserve"> parte das respostas que minha capacidade </w:t>
      </w:r>
      <w:r>
        <w:rPr/>
        <w:t xml:space="preserve">intelectual neonata </w:t>
      </w:r>
      <w:r>
        <w:rPr/>
        <w:t xml:space="preserve">foi capaz </w:t>
      </w:r>
      <w:r>
        <w:rPr/>
        <w:t>de</w:t>
      </w:r>
      <w:r>
        <w:rPr/>
        <w:t xml:space="preserve"> rascunhar </w:t>
      </w:r>
      <w:r>
        <w:rPr/>
        <w:t xml:space="preserve">e </w:t>
      </w:r>
      <w:r>
        <w:rPr/>
        <w:t>portanto, passíve</w:t>
      </w:r>
      <w:r>
        <w:rPr/>
        <w:t xml:space="preserve">is </w:t>
      </w:r>
      <w:r>
        <w:rPr/>
        <w:t xml:space="preserve">de contestação </w:t>
      </w:r>
      <w:r>
        <w:rPr/>
        <w:t>ou contra-</w:t>
      </w:r>
      <w:r>
        <w:rPr/>
        <w:t>a</w:t>
      </w:r>
      <w:r>
        <w:rPr/>
        <w:t>rgumentação</w:t>
      </w:r>
      <w:r>
        <w:rPr/>
        <w:t xml:space="preserve">. </w:t>
      </w:r>
    </w:p>
    <w:p>
      <w:pPr>
        <w:pStyle w:val="Normal"/>
        <w:spacing w:before="0" w:after="0"/>
        <w:ind w:firstLine="737" w:left="0" w:right="0"/>
        <w:contextualSpacing/>
        <w:jc w:val="both"/>
        <w:rPr/>
      </w:pPr>
      <w:r>
        <w:rPr/>
        <w:t xml:space="preserve">Encontrei três elementos participantes desse processo: </w:t>
      </w:r>
      <w:r>
        <w:rPr>
          <w:b/>
          <w:bCs/>
        </w:rPr>
        <w:t>Memória</w:t>
      </w:r>
      <w:r>
        <w:rPr/>
        <w:t xml:space="preserve">, distinção de </w:t>
      </w:r>
      <w:r>
        <w:rPr>
          <w:b/>
          <w:bCs/>
        </w:rPr>
        <w:t xml:space="preserve">diferenças </w:t>
      </w:r>
      <w:r>
        <w:rPr>
          <w:b w:val="false"/>
          <w:bCs w:val="false"/>
        </w:rPr>
        <w:t>e</w:t>
      </w:r>
      <w:r>
        <w:rPr/>
        <w:t xml:space="preserve"> </w:t>
      </w:r>
      <w:r>
        <w:rPr/>
        <w:t xml:space="preserve">identificação de </w:t>
      </w:r>
      <w:r>
        <w:rPr>
          <w:b/>
          <w:bCs/>
        </w:rPr>
        <w:t>mudanças</w:t>
      </w:r>
      <w:r>
        <w:rPr/>
        <w:t xml:space="preserve"> </w:t>
      </w:r>
      <w:r>
        <w:rPr/>
        <w:t>através da</w:t>
      </w:r>
      <w:r>
        <w:rPr/>
        <w:t xml:space="preserve"> </w:t>
      </w:r>
      <w:r>
        <w:rPr/>
        <w:t>me</w:t>
      </w:r>
      <w:r>
        <w:rPr/>
        <w:t>n</w:t>
      </w:r>
      <w:r>
        <w:rPr/>
        <w:t>suração d</w:t>
      </w:r>
      <w:r>
        <w:rPr/>
        <w:t>a</w:t>
      </w:r>
      <w:r>
        <w:rPr/>
        <w:t xml:space="preserve"> </w:t>
      </w:r>
      <w:r>
        <w:rPr/>
        <w:t>“</w:t>
      </w:r>
      <w:r>
        <w:rPr>
          <w:b/>
          <w:bCs/>
        </w:rPr>
        <w:t>idade</w:t>
      </w:r>
      <w:r>
        <w:rPr/>
        <w:t xml:space="preserve"> </w:t>
      </w:r>
      <w:r>
        <w:rPr>
          <w:b/>
          <w:bCs/>
        </w:rPr>
        <w:t>entrópica</w:t>
      </w:r>
      <w:r>
        <w:rPr/>
        <w:t>”.</w:t>
      </w:r>
    </w:p>
    <w:p>
      <w:pPr>
        <w:pStyle w:val="Normal"/>
        <w:spacing w:before="0" w:after="0"/>
        <w:ind w:firstLine="737" w:left="0" w:right="0"/>
        <w:contextualSpacing/>
        <w:jc w:val="both"/>
        <w:rPr/>
      </w:pPr>
      <w:r>
        <w:rPr/>
        <w:t xml:space="preserve">Primeiro, </w:t>
      </w:r>
      <w:r>
        <w:rPr/>
        <w:t>pode</w:t>
      </w:r>
      <w:r>
        <w:rPr/>
        <w:t xml:space="preserve">mos entender que o que percebemos é a passagem ou </w:t>
      </w:r>
      <w:r>
        <w:rPr/>
        <w:t xml:space="preserve">a </w:t>
      </w:r>
      <w:r>
        <w:rPr/>
        <w:t xml:space="preserve">duração do tempo. </w:t>
      </w:r>
      <w:r>
        <w:rPr/>
        <w:t>C</w:t>
      </w:r>
      <w:r>
        <w:rPr/>
        <w:t xml:space="preserve">onseguimos fazer </w:t>
      </w:r>
      <w:r>
        <w:rPr/>
        <w:t xml:space="preserve">isso </w:t>
      </w:r>
      <w:r>
        <w:rPr/>
        <w:t>de duas maneiras diferentes. Ou de forma comparativa entre dois ou mais eventos distintos em um período de eventos correlacionados (o que exige o concurso de registros na memória), ou através de um</w:t>
      </w:r>
      <w:r>
        <w:rPr/>
        <w:t>a</w:t>
      </w:r>
      <w:r>
        <w:rPr/>
        <w:t xml:space="preserve"> informa</w:t>
      </w:r>
      <w:r>
        <w:rPr/>
        <w:t>ção</w:t>
      </w:r>
      <w:r>
        <w:rPr/>
        <w:t xml:space="preserve"> que indique temporariedade como parte do registro de um evento.</w:t>
      </w:r>
    </w:p>
    <w:p>
      <w:pPr>
        <w:pStyle w:val="Normal"/>
        <w:spacing w:before="0" w:after="0"/>
        <w:ind w:firstLine="737" w:left="0" w:right="0"/>
        <w:contextualSpacing/>
        <w:jc w:val="both"/>
        <w:rPr/>
      </w:pPr>
      <w:r>
        <w:rPr/>
        <w:t>Assim, p</w:t>
      </w:r>
      <w:r>
        <w:rPr/>
        <w:t xml:space="preserve">ercebemos o tempo porque temos </w:t>
      </w:r>
      <w:r>
        <w:rPr>
          <w:b/>
          <w:bCs/>
        </w:rPr>
        <w:t>memória</w:t>
      </w:r>
      <w:r>
        <w:rPr>
          <w:b w:val="false"/>
          <w:bCs w:val="false"/>
        </w:rPr>
        <w:t xml:space="preserve"> e</w:t>
      </w:r>
      <w:r>
        <w:rPr>
          <w:b/>
          <w:bCs/>
        </w:rPr>
        <w:t xml:space="preserve"> </w:t>
      </w:r>
      <w:r>
        <w:rPr/>
        <w:t>a capacidade</w:t>
      </w:r>
      <w:r>
        <w:rPr/>
        <w:t xml:space="preserve"> de </w:t>
      </w:r>
      <w:r>
        <w:rPr>
          <w:b w:val="false"/>
          <w:bCs w:val="false"/>
        </w:rPr>
        <w:t xml:space="preserve">acessá-la </w:t>
      </w:r>
      <w:r>
        <w:rPr>
          <w:b w:val="false"/>
          <w:bCs w:val="false"/>
        </w:rPr>
        <w:t>e</w:t>
      </w:r>
      <w:r>
        <w:rPr>
          <w:b w:val="false"/>
          <w:bCs w:val="false"/>
        </w:rPr>
        <w:t xml:space="preserve"> processá-la</w:t>
      </w:r>
      <w:r>
        <w:rPr>
          <w:b/>
          <w:bCs/>
        </w:rPr>
        <w:t xml:space="preserve"> </w:t>
      </w:r>
      <w:r>
        <w:rPr/>
        <w:t>cognitiv</w:t>
      </w:r>
      <w:r>
        <w:rPr/>
        <w:t>a e sequencialmente;</w:t>
      </w:r>
      <w:r>
        <w:rPr/>
        <w:t xml:space="preserve"> </w:t>
      </w:r>
      <w:r>
        <w:rPr/>
        <w:t>t</w:t>
      </w:r>
      <w:r>
        <w:rPr/>
        <w:t>ambém através d</w:t>
      </w:r>
      <w:r>
        <w:rPr/>
        <w:t xml:space="preserve">a percepção </w:t>
      </w:r>
      <w:r>
        <w:rPr/>
        <w:t>d</w:t>
      </w:r>
      <w:r>
        <w:rPr/>
        <w:t xml:space="preserve">as </w:t>
      </w:r>
      <w:r>
        <w:rPr>
          <w:b/>
          <w:bCs/>
        </w:rPr>
        <w:t>diferenças</w:t>
      </w:r>
      <w:r>
        <w:rPr/>
        <w:t xml:space="preserve"> </w:t>
      </w:r>
      <w:r>
        <w:rPr/>
        <w:t xml:space="preserve">e </w:t>
      </w:r>
      <w:r>
        <w:rPr/>
        <w:t>d</w:t>
      </w:r>
      <w:r>
        <w:rPr/>
        <w:t xml:space="preserve">as </w:t>
      </w:r>
      <w:r>
        <w:rPr>
          <w:b/>
          <w:bCs/>
        </w:rPr>
        <w:t xml:space="preserve">mudanças </w:t>
      </w:r>
      <w:r>
        <w:rPr>
          <w:b w:val="false"/>
          <w:bCs w:val="false"/>
        </w:rPr>
        <w:t xml:space="preserve">entre eventos semelhantes, coligados; </w:t>
      </w:r>
      <w:r>
        <w:rPr>
          <w:b w:val="false"/>
          <w:bCs w:val="false"/>
        </w:rPr>
        <w:t>e ainda</w:t>
      </w:r>
      <w:r>
        <w:rPr>
          <w:b w:val="false"/>
          <w:bCs w:val="false"/>
        </w:rPr>
        <w:t xml:space="preserve"> </w:t>
      </w:r>
      <w:r>
        <w:rPr>
          <w:b w:val="false"/>
          <w:bCs w:val="false"/>
        </w:rPr>
        <w:t>através</w:t>
      </w:r>
      <w:r>
        <w:rPr>
          <w:b/>
          <w:bCs/>
        </w:rPr>
        <w:t xml:space="preserve"> </w:t>
      </w:r>
      <w:r>
        <w:rPr>
          <w:b w:val="false"/>
          <w:bCs w:val="false"/>
        </w:rPr>
        <w:t>da</w:t>
      </w:r>
      <w:r>
        <w:rPr>
          <w:b w:val="false"/>
          <w:bCs w:val="false"/>
        </w:rPr>
        <w:t xml:space="preserve"> habilidade de determinar </w:t>
      </w:r>
      <w:r>
        <w:rPr>
          <w:b w:val="false"/>
          <w:bCs w:val="false"/>
        </w:rPr>
        <w:t>ou mensurar</w:t>
      </w:r>
      <w:r>
        <w:rPr>
          <w:b w:val="false"/>
          <w:bCs w:val="false"/>
        </w:rPr>
        <w:t xml:space="preserve"> a</w:t>
      </w:r>
      <w:r>
        <w:rPr>
          <w:b/>
          <w:bCs/>
        </w:rPr>
        <w:t xml:space="preserve"> idade entrópica. </w:t>
      </w:r>
    </w:p>
    <w:p>
      <w:pPr>
        <w:pStyle w:val="Normal"/>
        <w:spacing w:before="0" w:after="0"/>
        <w:ind w:firstLine="737" w:left="0" w:right="0"/>
        <w:contextualSpacing/>
        <w:jc w:val="both"/>
        <w:rPr/>
      </w:pPr>
      <w:r>
        <w:rPr/>
        <w:t>Seguindo</w:t>
      </w:r>
      <w:r>
        <w:rPr/>
        <w:t xml:space="preserve"> essa linha, podemos partir da premissa que nosso cérebro a</w:t>
      </w:r>
      <w:r>
        <w:rPr/>
        <w:t>s</w:t>
      </w:r>
      <w:r>
        <w:rPr/>
        <w:t xml:space="preserve">cende a </w:t>
      </w:r>
      <w:r>
        <w:rPr/>
        <w:t xml:space="preserve">partir de </w:t>
      </w:r>
      <w:r>
        <w:rPr/>
        <w:t xml:space="preserve">uma estrutura </w:t>
      </w:r>
      <w:r>
        <w:rPr/>
        <w:t xml:space="preserve">no mínimo </w:t>
      </w:r>
      <w:r>
        <w:rPr/>
        <w:t xml:space="preserve">quadrimensional, englobando um contexto espaço-temporal, pois somos capazes de memorizar fatos estabelecendo algum tipo de marcador capaz de situar quando </w:t>
      </w:r>
      <w:r>
        <w:rPr/>
        <w:t>e onde</w:t>
      </w:r>
      <w:r>
        <w:rPr/>
        <w:t xml:space="preserve"> cada fato aconteceu. </w:t>
      </w:r>
    </w:p>
    <w:p>
      <w:pPr>
        <w:pStyle w:val="Normal"/>
        <w:spacing w:before="0" w:after="0"/>
        <w:ind w:firstLine="737" w:left="0" w:right="0"/>
        <w:contextualSpacing/>
        <w:jc w:val="both"/>
        <w:rPr/>
      </w:pPr>
      <w:r>
        <w:rPr/>
        <w:t>Costumo dizer que nosso cérebro é capaz de fazer uma cópia “virtual” do universo que somos capazes de perceber e interpretar através de nossos sentidos e inteligência.</w:t>
      </w:r>
    </w:p>
    <w:p>
      <w:pPr>
        <w:pStyle w:val="Normal"/>
        <w:spacing w:before="0" w:after="0"/>
        <w:ind w:firstLine="737" w:left="0" w:right="0"/>
        <w:contextualSpacing/>
        <w:jc w:val="both"/>
        <w:rPr/>
      </w:pPr>
      <w:r>
        <w:rPr/>
        <w:t xml:space="preserve">É mesmo difícil de entender alguma coisa além das três dimensões cartesianas a que estamos acostumados a interagir no mundo físico. A extrapolação de terceira para quarta dimensão, englobando a dimensão do tempo é uma tentativa muito simplista de se fazer isso, entendo. </w:t>
      </w:r>
      <w:r>
        <w:rPr/>
        <w:t>Mas mesmo assim é difícil de extrapolar da terceira para a quarta dimensão, pois nossa imaginação não oferece recursos simbólicos para isso ainda.</w:t>
      </w:r>
    </w:p>
    <w:p>
      <w:pPr>
        <w:pStyle w:val="Normal"/>
        <w:spacing w:before="0" w:after="0"/>
        <w:ind w:firstLine="737" w:left="0" w:right="0"/>
        <w:contextualSpacing/>
        <w:jc w:val="both"/>
        <w:rPr/>
      </w:pPr>
      <w:r>
        <w:rPr/>
        <w:t>Desde as teorias da relatividade de Einstein e as novas observações que deram início aos preceitos da física quântica, esses modelos espaçotemporais tradicionais têm sido debatidos em controvérsias e discussões interessantes que trazem inúmeros desafios para a compreensão e elucidação dessa temática.</w:t>
      </w:r>
    </w:p>
    <w:p>
      <w:pPr>
        <w:pStyle w:val="Normal"/>
        <w:spacing w:before="0" w:after="0"/>
        <w:ind w:firstLine="737" w:left="0" w:right="0"/>
        <w:contextualSpacing/>
        <w:jc w:val="both"/>
        <w:rPr/>
      </w:pPr>
      <w:r>
        <w:rPr/>
        <w:t>Assim, tendemos a tentar compartimentar o cérebro como se fosse um arquivo tridimensional, organizado em gavetas de memórias separadas e compartimentadas de alguma forma e indexadas em sequências temporais e funcionais.</w:t>
      </w:r>
    </w:p>
    <w:p>
      <w:pPr>
        <w:pStyle w:val="Normal"/>
        <w:spacing w:before="0" w:after="0"/>
        <w:contextualSpacing/>
        <w:rPr/>
      </w:pPr>
      <w:r>
        <w:rPr>
          <w:i/>
          <w:iCs/>
        </w:rPr>
        <w:t>“</w:t>
      </w:r>
      <w:r>
        <w:rPr>
          <w:i/>
          <w:iCs/>
        </w:rPr>
        <w:t>Não podemos dizer que possuímos três cérebros simultaneamente. Temos apenas um que, porém, se divide em regiões distintas. Tomemo-lo com</w:t>
      </w:r>
      <w:r>
        <w:rPr>
          <w:i/>
          <w:iCs/>
        </w:rPr>
        <w:t>o</w:t>
      </w:r>
      <w:r>
        <w:rPr>
          <w:i/>
          <w:iCs/>
        </w:rPr>
        <w:t xml:space="preserve"> se fora um castelo de três andares: no primeiro </w:t>
      </w:r>
      <w:r>
        <w:rPr>
          <w:i/>
          <w:iCs/>
        </w:rPr>
        <w:t>(tronco)</w:t>
      </w:r>
      <w:r>
        <w:rPr>
          <w:i/>
          <w:iCs/>
        </w:rPr>
        <w:t xml:space="preserve"> situamos a residência de nossos impulsos automáticos, simbolizando o sumário vivo dos serviços realizados; no segundo </w:t>
      </w:r>
      <w:r>
        <w:rPr>
          <w:i/>
          <w:iCs/>
        </w:rPr>
        <w:t xml:space="preserve">(córtex) </w:t>
      </w:r>
      <w:r>
        <w:rPr>
          <w:i/>
          <w:iCs/>
        </w:rPr>
        <w:t xml:space="preserve">localizamos o domicílio das conquistas atuais, onde se erguem e se consolidamos qualidades nobres que estamos edificando; no terceiro </w:t>
      </w:r>
      <w:r>
        <w:rPr>
          <w:i/>
          <w:iCs/>
        </w:rPr>
        <w:t>(frontal)</w:t>
      </w:r>
      <w:r>
        <w:rPr>
          <w:i/>
          <w:iCs/>
        </w:rPr>
        <w:t>, temos a casa das noções superiores, indicando as eminências que nos cumpre atingir. Num deles moram o hábito e o automatismo; no outro residem o esforço e a vontade; e no último demoram o ideal e a meta superior a ser alcançada. Distribuímos, desse modo, nos três andares, o subconsciente, o consciente e o superconsciente</w:t>
      </w:r>
      <w:r>
        <w:rPr>
          <w:rStyle w:val="FootnoteReference"/>
          <w:i/>
          <w:iCs/>
        </w:rPr>
        <w:footnoteReference w:id="7"/>
      </w:r>
      <w:r>
        <w:rPr>
          <w:i/>
          <w:iCs/>
        </w:rPr>
        <w:t>. Como vemos, em nós mesmos, o passado, o presente e o futuro.”</w:t>
      </w:r>
      <w:r>
        <w:rPr>
          <w:i/>
          <w:iCs/>
        </w:rPr>
        <w:t>(6)</w:t>
      </w:r>
    </w:p>
    <w:p>
      <w:pPr>
        <w:pStyle w:val="Normal"/>
        <w:spacing w:before="0" w:after="0"/>
        <w:contextualSpacing/>
        <w:rPr/>
      </w:pPr>
      <w:r>
        <w:rPr/>
        <w:t>Essa é uma boa forma de simbolizar ou ilustrar a questão para facilitar o entendimento, mas assim o é da mesma forma que representamos um objeto de 3 dimensões desenhado em uma perspectiva em uma folha de papel.</w:t>
      </w:r>
    </w:p>
    <w:p>
      <w:pPr>
        <w:pStyle w:val="Normal"/>
        <w:spacing w:before="0" w:after="0"/>
        <w:contextualSpacing/>
        <w:rPr/>
      </w:pPr>
      <w:r>
        <w:rPr/>
        <w:t xml:space="preserve">Importa salientar que estes “estados” da </w:t>
      </w:r>
      <w:r>
        <w:rPr>
          <w:b w:val="false"/>
          <w:bCs w:val="false"/>
        </w:rPr>
        <w:t>consciência</w:t>
      </w:r>
      <w:r>
        <w:rPr/>
        <w:t xml:space="preserve"> são inerentes ao estado de encarnado do espírito, e, não necessariamente, estão distintos no espírito liberto da matéria.</w:t>
      </w:r>
    </w:p>
    <w:p>
      <w:pPr>
        <w:pStyle w:val="Normal"/>
        <w:spacing w:before="0" w:after="0"/>
        <w:contextualSpacing/>
        <w:rPr/>
      </w:pPr>
      <w:r>
        <w:rPr/>
        <w:t>Entretanto, o fato é que muito pouco conseguimos vislumbrar da real magnitude desse aparato biológico. O cérebro é, sem dúvida nenhuma, o sistema mais complexo que existe por desafio para a ciência compreender.</w:t>
      </w:r>
    </w:p>
    <w:p>
      <w:pPr>
        <w:pStyle w:val="Normal"/>
        <w:spacing w:before="0" w:after="0"/>
        <w:ind w:firstLine="737" w:left="0" w:right="0"/>
        <w:contextualSpacing/>
        <w:jc w:val="both"/>
        <w:rPr/>
      </w:pPr>
      <w:r>
        <w:rPr/>
        <w:t xml:space="preserve">Sabemos e conseguimos localizar alguns poucos aspectos funcionais motores autônomos e cognitivos, que são a maioria explorados a partir de identificação e correlação com anomalias, disfunções e traumas, mesmo com o auxílio das incríveis ferramentas tecnológicas a disposição. O resto, notadamente os aspectos psíquicos, emocionais e racionais estão, quase sempre, ainda tratados no campo das hipóteses </w:t>
      </w:r>
      <w:r>
        <w:rPr/>
        <w:t>e suposições</w:t>
      </w:r>
      <w:r>
        <w:rPr/>
        <w:t>.</w:t>
      </w:r>
    </w:p>
    <w:p>
      <w:pPr>
        <w:pStyle w:val="Normal"/>
        <w:spacing w:before="0" w:after="0"/>
        <w:ind w:firstLine="737" w:left="0" w:right="0"/>
        <w:contextualSpacing/>
        <w:jc w:val="both"/>
        <w:rPr/>
      </w:pPr>
      <w:r>
        <w:rPr/>
        <w:t>Isto posto, é</w:t>
      </w:r>
      <w:r>
        <w:rPr/>
        <w:t xml:space="preserve"> necessária essa capacidade </w:t>
      </w:r>
      <w:r>
        <w:rPr/>
        <w:t>de memorizar, identificar diferenças e mesurar a entropia</w:t>
      </w:r>
      <w:r>
        <w:rPr/>
        <w:t xml:space="preserve"> para podermos perceber o tempo. O fato de animais inferiores possuírem memória, por si só, não significa que são capazes de acessá-la </w:t>
      </w:r>
      <w:r>
        <w:rPr/>
        <w:t xml:space="preserve">cognitivamente </w:t>
      </w:r>
      <w:r>
        <w:rPr/>
        <w:t xml:space="preserve">ou que possuam esse tipo de marcador temporal, muito embora, possam fazer uso dela instintivamente </w:t>
      </w:r>
      <w:r>
        <w:rPr/>
        <w:t xml:space="preserve">e </w:t>
      </w:r>
      <w:r>
        <w:rPr/>
        <w:t xml:space="preserve">ou </w:t>
      </w:r>
      <w:r>
        <w:rPr/>
        <w:t xml:space="preserve">de forma autônoma. </w:t>
      </w:r>
    </w:p>
    <w:p>
      <w:pPr>
        <w:pStyle w:val="Normal"/>
        <w:spacing w:before="0" w:after="0"/>
        <w:contextualSpacing/>
        <w:rPr/>
      </w:pPr>
      <w:r>
        <w:rPr/>
        <w:t xml:space="preserve">Podemos dizer que até as plantas possuem algum tipo de memória, </w:t>
      </w:r>
      <w:r>
        <w:rPr/>
        <w:t>(</w:t>
      </w:r>
      <w:r>
        <w:rPr/>
        <w:t xml:space="preserve">veja-se a obra: </w:t>
      </w:r>
      <w:r>
        <w:rPr/>
        <w:t>A vida secreta</w:t>
      </w:r>
      <w:r>
        <w:rPr/>
        <w:t xml:space="preserve"> das plantas</w:t>
      </w:r>
      <w:r>
        <w:rPr/>
        <w:t>(7)</w:t>
      </w:r>
      <w:r>
        <w:rPr/>
        <w:t>)</w:t>
      </w:r>
      <w:r>
        <w:rPr/>
        <w:t xml:space="preserve">e também todos os animais </w:t>
      </w:r>
      <w:r>
        <w:rPr/>
        <w:t>a possuem</w:t>
      </w:r>
      <w:r>
        <w:rPr/>
        <w:t xml:space="preserve">. </w:t>
      </w:r>
      <w:r>
        <w:rPr/>
        <w:t>A ciência j</w:t>
      </w:r>
      <w:r>
        <w:rPr/>
        <w:t>á constata.</w:t>
      </w:r>
      <w:r>
        <w:rPr/>
        <w:t xml:space="preserve"> Ainda não se sabe como eles fazem uso da memória, assim como também não </w:t>
      </w:r>
      <w:r>
        <w:rPr/>
        <w:t xml:space="preserve">se </w:t>
      </w:r>
      <w:r>
        <w:rPr/>
        <w:t>sabe ainda como, de fato, funciona</w:t>
      </w:r>
      <w:r>
        <w:rPr/>
        <w:t>m os processos ligados a</w:t>
      </w:r>
      <w:r>
        <w:rPr/>
        <w:t xml:space="preserve"> </w:t>
      </w:r>
      <w:r>
        <w:rPr/>
        <w:t xml:space="preserve">memória humana </w:t>
      </w:r>
      <w:r>
        <w:rPr/>
        <w:t>em toda a extensão</w:t>
      </w:r>
      <w:r>
        <w:rPr/>
        <w:t xml:space="preserve">. </w:t>
      </w:r>
    </w:p>
    <w:p>
      <w:pPr>
        <w:pStyle w:val="Normal"/>
        <w:spacing w:before="0" w:after="0"/>
        <w:ind w:firstLine="737" w:left="0" w:right="0"/>
        <w:contextualSpacing/>
        <w:jc w:val="both"/>
        <w:rPr/>
      </w:pPr>
      <w:r>
        <w:rPr/>
        <w:t xml:space="preserve">Acessar a memória, não necessariamente implica a necessidade de possuir </w:t>
      </w:r>
      <w:r>
        <w:rPr/>
        <w:t xml:space="preserve">ou utilizar o </w:t>
      </w:r>
      <w:r>
        <w:rPr/>
        <w:t>pensamento elaborado ou cogni</w:t>
      </w:r>
      <w:r>
        <w:rPr/>
        <w:t>tivo</w:t>
      </w:r>
      <w:r>
        <w:rPr/>
        <w:t xml:space="preserve">, </w:t>
      </w:r>
      <w:r>
        <w:rPr/>
        <w:t>p</w:t>
      </w:r>
      <w:r>
        <w:rPr/>
        <w:t xml:space="preserve">ois elas podem ser acessadas de forma </w:t>
      </w:r>
      <w:r>
        <w:rPr/>
        <w:t xml:space="preserve">subconsciente ou até </w:t>
      </w:r>
      <w:r>
        <w:rPr/>
        <w:t xml:space="preserve">inconsciente ou </w:t>
      </w:r>
      <w:r>
        <w:rPr/>
        <w:t>ainda,</w:t>
      </w:r>
      <w:r>
        <w:rPr/>
        <w:t xml:space="preserve"> digamos, automática </w:t>
      </w:r>
      <w:r>
        <w:rPr/>
        <w:t xml:space="preserve">ou </w:t>
      </w:r>
      <w:r>
        <w:rPr/>
        <w:t>autônoma,</w:t>
      </w:r>
      <w:r>
        <w:rPr/>
        <w:t xml:space="preserve"> como acontece nos computadores e muito provavelmente nas plantas e animais </w:t>
      </w:r>
      <w:r>
        <w:rPr/>
        <w:t>inferiores</w:t>
      </w:r>
      <w:r>
        <w:rPr/>
        <w:t>.</w:t>
      </w:r>
    </w:p>
    <w:p>
      <w:pPr>
        <w:pStyle w:val="Normal"/>
        <w:spacing w:before="0" w:after="0"/>
        <w:contextualSpacing/>
        <w:rPr/>
      </w:pPr>
      <w:r>
        <w:rPr/>
        <w:t xml:space="preserve">No cérebro humano, os estímulos oriundos de nossos vinte e poucos sentidos, passam por nossa rede neural, </w:t>
      </w:r>
      <w:r>
        <w:rPr/>
        <w:t>varrendo todo o complexo de memória,</w:t>
      </w:r>
      <w:r>
        <w:rPr/>
        <w:t xml:space="preserve"> em um processo de busca por </w:t>
      </w:r>
      <w:r>
        <w:rPr/>
        <w:t xml:space="preserve">similaridade e </w:t>
      </w:r>
      <w:r>
        <w:rPr>
          <w:b/>
          <w:bCs/>
        </w:rPr>
        <w:t>reconhecimento</w:t>
      </w:r>
      <w:r>
        <w:rPr/>
        <w:t xml:space="preserve"> </w:t>
      </w:r>
      <w:r>
        <w:rPr>
          <w:b/>
          <w:bCs/>
        </w:rPr>
        <w:t>de</w:t>
      </w:r>
      <w:r>
        <w:rPr/>
        <w:t xml:space="preserve"> </w:t>
      </w:r>
      <w:r>
        <w:rPr>
          <w:b/>
          <w:bCs/>
        </w:rPr>
        <w:t>padrões</w:t>
      </w:r>
      <w:r>
        <w:rPr/>
        <w:t>.</w:t>
      </w:r>
      <w:r>
        <w:rPr/>
        <w:t>(8)</w:t>
      </w:r>
      <w:r>
        <w:rPr/>
        <w:t xml:space="preserve"> Isso acontece antes que sejam tratados pelo sistema cognitivo consciente e mesmo antes de serem trabalhados pelo sistema inconsciente superior </w:t>
      </w:r>
      <w:r>
        <w:rPr/>
        <w:t>(subconsciente)</w:t>
      </w:r>
      <w:r>
        <w:rPr/>
        <w:t xml:space="preserve"> </w:t>
      </w:r>
      <w:r>
        <w:rPr/>
        <w:t xml:space="preserve">e </w:t>
      </w:r>
      <w:r>
        <w:rPr/>
        <w:t xml:space="preserve">ou </w:t>
      </w:r>
      <w:r>
        <w:rPr/>
        <w:t>pelo</w:t>
      </w:r>
      <w:r>
        <w:rPr/>
        <w:t xml:space="preserve"> </w:t>
      </w:r>
      <w:r>
        <w:rPr/>
        <w:t>sistema instintivo.</w:t>
      </w:r>
      <w:r>
        <w:rPr/>
        <w:t xml:space="preserve"> </w:t>
      </w:r>
    </w:p>
    <w:p>
      <w:pPr>
        <w:pStyle w:val="Normal"/>
        <w:spacing w:before="0" w:after="0"/>
        <w:ind w:firstLine="737" w:left="0" w:right="0"/>
        <w:contextualSpacing/>
        <w:jc w:val="both"/>
        <w:rPr>
          <w:shd w:fill="FFFFFE" w:val="clear"/>
        </w:rPr>
      </w:pPr>
      <w:r>
        <w:rPr>
          <w:shd w:fill="FFFFFE" w:val="clear"/>
        </w:rPr>
        <w:t xml:space="preserve">Atendendo o sistema instintivo, notadamente o de autopreservação, dependendo da intensidade dos estímulos, </w:t>
      </w:r>
      <w:r>
        <w:rPr>
          <w:shd w:fill="FFFFFE" w:val="clear"/>
        </w:rPr>
        <w:t xml:space="preserve">ao que chamamos vulgarmente de “susto”, ou da natureza do evento, torna-se necessário uma resposta de defesa o mais rápido possível, por exemplo, para </w:t>
      </w:r>
      <w:r>
        <w:rPr>
          <w:shd w:fill="FFFFFE" w:val="clear"/>
        </w:rPr>
        <w:t xml:space="preserve">a </w:t>
      </w:r>
      <w:r>
        <w:rPr>
          <w:shd w:fill="FFFFFE" w:val="clear"/>
        </w:rPr>
        <w:t xml:space="preserve">esquiva de um ataque predador, ou de um perigo eminente qualquer, como o flash de um relâmpago e o ribombar de </w:t>
      </w:r>
      <w:r>
        <w:rPr>
          <w:shd w:fill="FFFFFE" w:val="clear"/>
        </w:rPr>
        <w:commentReference w:id="0"/>
      </w:r>
      <w:r>
        <w:rPr>
          <w:shd w:fill="FFFFFE" w:val="clear"/>
        </w:rPr>
        <w:t xml:space="preserve">um trovão. </w:t>
      </w:r>
    </w:p>
    <w:p>
      <w:pPr>
        <w:pStyle w:val="Normal"/>
        <w:spacing w:before="0" w:after="0"/>
        <w:ind w:firstLine="737" w:left="0" w:right="0"/>
        <w:contextualSpacing/>
        <w:jc w:val="both"/>
        <w:rPr>
          <w:shd w:fill="FFFFFE" w:val="clear"/>
        </w:rPr>
      </w:pPr>
      <w:r>
        <w:rPr>
          <w:shd w:fill="FFFFFE" w:val="clear"/>
        </w:rPr>
        <w:t xml:space="preserve">Não se sabe bem ainda como esses estímulos </w:t>
      </w:r>
      <w:r>
        <w:rPr>
          <w:shd w:fill="FFFFFE" w:val="clear"/>
        </w:rPr>
        <w:t>especiais</w:t>
      </w:r>
      <w:r>
        <w:rPr>
          <w:shd w:fill="FFFFFE" w:val="clear"/>
        </w:rPr>
        <w:t xml:space="preserve"> são selecionados, mas já sabemos que eles são direcionados, </w:t>
      </w:r>
      <w:r>
        <w:rPr>
          <w:shd w:fill="FFFFFE" w:val="clear"/>
        </w:rPr>
        <w:t>a</w:t>
      </w:r>
      <w:r>
        <w:rPr>
          <w:shd w:fill="FFFFFE" w:val="clear"/>
        </w:rPr>
        <w:t>través da</w:t>
      </w:r>
      <w:r>
        <w:rPr>
          <w:shd w:fill="FFFFFE" w:val="clear"/>
        </w:rPr>
        <w:t>s</w:t>
      </w:r>
      <w:r>
        <w:rPr>
          <w:shd w:fill="FFFFFE" w:val="clear"/>
        </w:rPr>
        <w:t xml:space="preserve"> am</w:t>
      </w:r>
      <w:r>
        <w:rPr>
          <w:shd w:fill="FFFFFE" w:val="clear"/>
        </w:rPr>
        <w:t>í</w:t>
      </w:r>
      <w:r>
        <w:rPr>
          <w:shd w:fill="FFFFFE" w:val="clear"/>
        </w:rPr>
        <w:t>gdala</w:t>
      </w:r>
      <w:r>
        <w:rPr>
          <w:shd w:fill="FFFFFE" w:val="clear"/>
        </w:rPr>
        <w:t>s cerebrais</w:t>
      </w:r>
      <w:r>
        <w:rPr>
          <w:rStyle w:val="FootnoteReference"/>
          <w:shd w:fill="FFFFFE" w:val="clear"/>
        </w:rPr>
        <w:footnoteReference w:id="8"/>
      </w:r>
      <w:r>
        <w:rPr>
          <w:shd w:fill="FFFFFE" w:val="clear"/>
        </w:rPr>
        <w:t xml:space="preserve">, e acessam um grupo “reduzido” </w:t>
      </w:r>
      <w:r>
        <w:rPr>
          <w:shd w:fill="FFFFFE" w:val="clear"/>
        </w:rPr>
        <w:t>ou “especial”</w:t>
      </w:r>
      <w:r>
        <w:rPr>
          <w:shd w:fill="FFFFFE" w:val="clear"/>
        </w:rPr>
        <w:t xml:space="preserve"> de memórias de fatos marcantes, </w:t>
      </w:r>
      <w:r>
        <w:rPr>
          <w:shd w:fill="FFFFFE" w:val="clear"/>
        </w:rPr>
        <w:t xml:space="preserve">com a finalidade </w:t>
      </w:r>
      <w:r>
        <w:rPr>
          <w:shd w:fill="FFFFFE" w:val="clear"/>
        </w:rPr>
        <w:t xml:space="preserve">de disparar as reações de defesa, </w:t>
      </w:r>
      <w:r>
        <w:rPr>
          <w:shd w:fill="FFFFFE" w:val="clear"/>
        </w:rPr>
        <w:t>ataque,</w:t>
      </w:r>
      <w:r>
        <w:rPr>
          <w:shd w:fill="FFFFFE" w:val="clear"/>
        </w:rPr>
        <w:t xml:space="preserve"> ou fuga. </w:t>
      </w:r>
    </w:p>
    <w:p>
      <w:pPr>
        <w:pStyle w:val="Normal"/>
        <w:spacing w:before="0" w:after="0"/>
        <w:ind w:firstLine="737" w:left="0" w:right="0"/>
        <w:contextualSpacing/>
        <w:jc w:val="both"/>
        <w:rPr>
          <w:shd w:fill="FFFFFE" w:val="clear"/>
        </w:rPr>
      </w:pPr>
      <w:r>
        <w:rPr>
          <w:shd w:fill="FFFFFE" w:val="clear"/>
        </w:rPr>
        <w:t>Esse processo que se pode considerar participante de um sistema de defesa, demonstra comportamento autônomo e independente da participação cognitiva.</w:t>
      </w:r>
    </w:p>
    <w:p>
      <w:pPr>
        <w:pStyle w:val="Normal"/>
        <w:spacing w:before="0" w:after="0"/>
        <w:ind w:firstLine="737" w:left="0" w:right="0"/>
        <w:contextualSpacing/>
        <w:jc w:val="both"/>
        <w:rPr>
          <w:shd w:fill="FFFFFE" w:val="clear"/>
        </w:rPr>
      </w:pPr>
      <w:r>
        <w:rPr>
          <w:shd w:fill="FFFFFE" w:val="clear"/>
        </w:rPr>
      </w:r>
    </w:p>
    <w:p>
      <w:pPr>
        <w:pStyle w:val="Normal"/>
        <w:spacing w:before="0" w:after="0"/>
        <w:ind w:firstLine="737" w:left="0" w:right="0"/>
        <w:contextualSpacing/>
        <w:jc w:val="both"/>
        <w:rPr>
          <w:shd w:fill="auto" w:val="clear"/>
        </w:rPr>
      </w:pPr>
      <w:r>
        <w:rPr>
          <w:b w:val="false"/>
          <w:bCs w:val="false"/>
          <w:shd w:fill="auto" w:val="clear"/>
        </w:rPr>
        <w:t>Identificação de</w:t>
      </w:r>
      <w:r>
        <w:rPr>
          <w:b/>
          <w:bCs/>
          <w:shd w:fill="auto" w:val="clear"/>
        </w:rPr>
        <w:t xml:space="preserve"> d</w:t>
      </w:r>
      <w:r>
        <w:rPr>
          <w:b/>
          <w:bCs/>
          <w:shd w:fill="auto" w:val="clear"/>
        </w:rPr>
        <w:t>iferenças</w:t>
      </w:r>
      <w:r>
        <w:rPr>
          <w:shd w:fill="auto" w:val="clear"/>
        </w:rPr>
        <w:t xml:space="preserve"> e </w:t>
      </w:r>
      <w:r>
        <w:rPr>
          <w:b/>
          <w:bCs/>
          <w:shd w:fill="auto" w:val="clear"/>
        </w:rPr>
        <w:t>mudanças</w:t>
      </w:r>
      <w:r>
        <w:rPr>
          <w:shd w:fill="auto" w:val="clear"/>
        </w:rPr>
        <w:t xml:space="preserve"> são as duas outras participantes no processo de percepção do tempo. Vamos considerar diferi-las conceitualmente aqui para embasar nossa discussão. </w:t>
      </w:r>
    </w:p>
    <w:p>
      <w:pPr>
        <w:pStyle w:val="Normal"/>
        <w:spacing w:before="0" w:after="0"/>
        <w:ind w:firstLine="737" w:left="0" w:right="0"/>
        <w:contextualSpacing/>
        <w:jc w:val="both"/>
        <w:rPr>
          <w:shd w:fill="auto" w:val="clear"/>
        </w:rPr>
      </w:pPr>
      <w:r>
        <w:rPr>
          <w:shd w:fill="auto" w:val="clear"/>
        </w:rPr>
        <w:t xml:space="preserve">Consideremos </w:t>
      </w:r>
      <w:r>
        <w:rPr>
          <w:shd w:fill="auto" w:val="clear"/>
        </w:rPr>
        <w:t>u</w:t>
      </w:r>
      <w:r>
        <w:rPr>
          <w:shd w:fill="auto" w:val="clear"/>
        </w:rPr>
        <w:t xml:space="preserve">ma </w:t>
      </w:r>
      <w:r>
        <w:rPr>
          <w:b/>
          <w:bCs/>
          <w:shd w:fill="auto" w:val="clear"/>
        </w:rPr>
        <w:t>mudança</w:t>
      </w:r>
      <w:r>
        <w:rPr>
          <w:shd w:fill="auto" w:val="clear"/>
        </w:rPr>
        <w:t xml:space="preserve"> como modificaç</w:t>
      </w:r>
      <w:r>
        <w:rPr>
          <w:shd w:fill="auto" w:val="clear"/>
        </w:rPr>
        <w:t xml:space="preserve">ões de uma mesma “coisa”, </w:t>
      </w:r>
      <w:r>
        <w:rPr>
          <w:shd w:fill="auto" w:val="clear"/>
        </w:rPr>
        <w:t xml:space="preserve">como as resultantes de modificações por ação da idade que diferem uma pessoa de sua juventude e velhice, por exemplo. Consideremos, por outro lado, que as diferenças incluam também as mudanças que consideram ou englobem </w:t>
      </w:r>
      <w:r>
        <w:rPr>
          <w:b/>
          <w:bCs/>
          <w:shd w:fill="auto" w:val="clear"/>
        </w:rPr>
        <w:t>diferenças</w:t>
      </w:r>
      <w:r>
        <w:rPr>
          <w:shd w:fill="auto" w:val="clear"/>
        </w:rPr>
        <w:t xml:space="preserve"> entre “coisas” distintas, como a retirada ou colocação de um objeto em um cenário por exemplo.</w:t>
      </w:r>
    </w:p>
    <w:p>
      <w:pPr>
        <w:pStyle w:val="Normal"/>
        <w:spacing w:before="0" w:after="0"/>
        <w:ind w:firstLine="737" w:left="0" w:right="0"/>
        <w:contextualSpacing/>
        <w:jc w:val="both"/>
        <w:rPr/>
      </w:pPr>
      <w:r>
        <w:rPr/>
        <w:t xml:space="preserve">As </w:t>
      </w:r>
      <w:r>
        <w:rPr>
          <w:b/>
          <w:bCs/>
        </w:rPr>
        <w:t>d</w:t>
      </w:r>
      <w:r>
        <w:rPr>
          <w:b/>
          <w:bCs/>
        </w:rPr>
        <w:t>i</w:t>
      </w:r>
      <w:r>
        <w:rPr>
          <w:b/>
          <w:bCs/>
        </w:rPr>
        <w:t>ferenças</w:t>
      </w:r>
      <w:r>
        <w:rPr/>
        <w:t xml:space="preserve"> também faz</w:t>
      </w:r>
      <w:r>
        <w:rPr/>
        <w:t>em</w:t>
      </w:r>
      <w:r>
        <w:rPr/>
        <w:t xml:space="preserve"> parte importante nesse processo </w:t>
      </w:r>
      <w:r>
        <w:rPr/>
        <w:t>de percepção do tempo</w:t>
      </w:r>
      <w:r>
        <w:rPr/>
        <w:t xml:space="preserve">. </w:t>
      </w:r>
      <w:r>
        <w:rPr/>
        <w:t xml:space="preserve">O sistema autônomo de </w:t>
      </w:r>
      <w:r>
        <w:rPr>
          <w:b w:val="false"/>
          <w:bCs w:val="false"/>
        </w:rPr>
        <w:t>reconhecimento</w:t>
      </w:r>
      <w:r>
        <w:rPr/>
        <w:t xml:space="preserve"> </w:t>
      </w:r>
      <w:r>
        <w:rPr>
          <w:b w:val="false"/>
          <w:bCs w:val="false"/>
        </w:rPr>
        <w:t>de</w:t>
      </w:r>
      <w:r>
        <w:rPr/>
        <w:t xml:space="preserve"> </w:t>
      </w:r>
      <w:r>
        <w:rPr>
          <w:b w:val="false"/>
          <w:bCs w:val="false"/>
        </w:rPr>
        <w:t>padrões</w:t>
      </w:r>
      <w:r>
        <w:rPr/>
        <w:t xml:space="preserve"> é responsável por encontrar e tratar similaridades, e consequentemente também as diferenças,</w:t>
      </w:r>
      <w:r>
        <w:rPr/>
        <w:t xml:space="preserve"> talvez para justificar a organização e lida com menor diversidade de informações. </w:t>
      </w:r>
      <w:r>
        <w:rPr/>
        <w:t>Isso é discutível.</w:t>
      </w:r>
    </w:p>
    <w:p>
      <w:pPr>
        <w:pStyle w:val="Normal"/>
        <w:spacing w:before="0" w:after="0"/>
        <w:ind w:firstLine="737" w:left="0" w:right="0"/>
        <w:contextualSpacing/>
        <w:jc w:val="both"/>
        <w:rPr/>
      </w:pPr>
      <w:r>
        <w:rPr/>
        <w:t xml:space="preserve">Essa dupla conotação nos permite analisar separadamente o processo de </w:t>
      </w:r>
      <w:r>
        <w:rPr>
          <w:b w:val="false"/>
          <w:bCs w:val="false"/>
        </w:rPr>
        <w:t>reconhecimento</w:t>
      </w:r>
      <w:r>
        <w:rPr>
          <w:b/>
          <w:bCs/>
        </w:rPr>
        <w:t xml:space="preserve"> </w:t>
      </w:r>
      <w:r>
        <w:rPr>
          <w:b w:val="false"/>
          <w:bCs w:val="false"/>
        </w:rPr>
        <w:t>de</w:t>
      </w:r>
      <w:r>
        <w:rPr>
          <w:b/>
          <w:bCs/>
        </w:rPr>
        <w:t xml:space="preserve"> </w:t>
      </w:r>
      <w:r>
        <w:rPr>
          <w:b w:val="false"/>
          <w:bCs w:val="false"/>
        </w:rPr>
        <w:t>padrões</w:t>
      </w:r>
      <w:r>
        <w:rPr/>
        <w:t xml:space="preserve"> em diferentes magnitudes, mas aqui focaremos nossa abordagem para discutir a percepção da passagem ou duração do tempo.</w:t>
      </w:r>
    </w:p>
    <w:p>
      <w:pPr>
        <w:pStyle w:val="Normal"/>
        <w:spacing w:before="0" w:after="0"/>
        <w:ind w:firstLine="737" w:left="0" w:right="0"/>
        <w:contextualSpacing/>
        <w:jc w:val="both"/>
        <w:rPr/>
      </w:pPr>
      <w:r>
        <w:rPr/>
        <w:t xml:space="preserve">A </w:t>
      </w:r>
      <w:r>
        <w:rPr>
          <w:b/>
          <w:bCs/>
        </w:rPr>
        <w:t>entropia</w:t>
      </w:r>
      <w:r>
        <w:rPr/>
        <w:t xml:space="preserve"> é um fenômeno observado na natureza e presente durante o período de existência de todas as coisas </w:t>
      </w:r>
      <w:r>
        <w:rPr/>
        <w:t>materiais</w:t>
      </w:r>
      <w:r>
        <w:rPr/>
        <w:t xml:space="preserve">, determinando que nada material seja estaticamente eterno e imutável. Por ela, tudo o que é material tende a se desorganizar a medida que consome energia. Esse processo segue, se assim podemos dizer, a uma equação que descreve para cada elemento material uma curva de degradação ao longo do tempo. De posse dessa equação e valores de suas variáveis, ou dos dados de um pequeno segmento da curva, poder-se-ia derivar em qual momento do tempo de existência </w:t>
      </w:r>
      <w:r>
        <w:rPr/>
        <w:t xml:space="preserve">que </w:t>
      </w:r>
      <w:r>
        <w:rPr/>
        <w:t xml:space="preserve">está o corpo de prova em análise </w:t>
      </w:r>
      <w:r>
        <w:rPr/>
        <w:t>e quanto tempo de existência ainda lhe resta</w:t>
      </w:r>
      <w:r>
        <w:rPr/>
        <w:t xml:space="preserve">. É o que se faz com o teste de carbono 14 para determinar a idade de material orgânico por exemplo. É também o que fazemos quando estimamos a idade de uma pessoa pelos traços de jovialidade ou velhice marcantes no </w:t>
      </w:r>
      <w:r>
        <w:rPr/>
        <w:t xml:space="preserve">seu </w:t>
      </w:r>
      <w:r>
        <w:rPr/>
        <w:t>rosto.</w:t>
      </w:r>
    </w:p>
    <w:p>
      <w:pPr>
        <w:pStyle w:val="Normal"/>
        <w:spacing w:before="0" w:after="0"/>
        <w:ind w:firstLine="737" w:left="0" w:right="0"/>
        <w:contextualSpacing/>
        <w:jc w:val="both"/>
        <w:rPr/>
      </w:pPr>
      <w:r>
        <w:rPr/>
        <w:t xml:space="preserve">Mas, </w:t>
      </w:r>
      <w:r>
        <w:rPr>
          <w:b/>
          <w:bCs/>
        </w:rPr>
        <w:t>por que precisamos perceber a temporariedade?</w:t>
      </w:r>
      <w:r>
        <w:rPr/>
        <w:t xml:space="preserve"> Por que precisamos identificar quando os fatos registrados na memória aconteceram? </w:t>
      </w:r>
    </w:p>
    <w:p>
      <w:pPr>
        <w:pStyle w:val="Normal"/>
        <w:spacing w:before="0" w:after="0"/>
        <w:ind w:firstLine="737" w:left="0" w:right="0"/>
        <w:contextualSpacing/>
        <w:jc w:val="both"/>
        <w:rPr/>
      </w:pPr>
      <w:r>
        <w:rPr/>
        <w:t xml:space="preserve">Na natureza, tudo é cíclico </w:t>
      </w:r>
      <w:r>
        <w:rPr/>
        <w:t>e</w:t>
      </w:r>
      <w:r>
        <w:rPr/>
        <w:t xml:space="preserve"> sazonal. Tudo se repete periódica </w:t>
      </w:r>
      <w:r>
        <w:rPr/>
        <w:t>e sinusoidalmente.</w:t>
      </w:r>
      <w:r>
        <w:rPr/>
        <w:t xml:space="preserve"> </w:t>
      </w:r>
      <w:r>
        <w:rPr/>
        <w:t>P</w:t>
      </w:r>
      <w:r>
        <w:rPr/>
        <w:t>rimordialmente</w:t>
      </w:r>
      <w:r>
        <w:rPr/>
        <w:t xml:space="preserve"> em função do movimento </w:t>
      </w:r>
      <w:r>
        <w:rPr/>
        <w:t xml:space="preserve">dos astros no universo e da ação das forças que interligam tudo que existe, </w:t>
      </w:r>
      <w:r>
        <w:rPr/>
        <w:t>ao que se chama de nutações</w:t>
      </w:r>
      <w:r>
        <w:rPr/>
        <w:t>.</w:t>
      </w:r>
    </w:p>
    <w:p>
      <w:pPr>
        <w:pStyle w:val="Normal"/>
        <w:spacing w:before="0" w:after="0"/>
        <w:ind w:firstLine="737" w:left="0" w:right="0"/>
        <w:contextualSpacing/>
        <w:jc w:val="both"/>
        <w:rPr/>
      </w:pPr>
      <w:r>
        <w:rPr/>
        <w:t xml:space="preserve">Em função disso, os fatos de origem natural tendem a se repetir em </w:t>
      </w:r>
      <w:r>
        <w:rPr/>
        <w:t>ressonância</w:t>
      </w:r>
      <w:r>
        <w:rPr/>
        <w:t xml:space="preserve"> com a ação dess</w:t>
      </w:r>
      <w:r>
        <w:rPr/>
        <w:t>a</w:t>
      </w:r>
      <w:r>
        <w:rPr/>
        <w:t xml:space="preserve">s forças para cada </w:t>
      </w:r>
      <w:r>
        <w:rPr>
          <w:b/>
          <w:bCs/>
        </w:rPr>
        <w:t>nutação</w:t>
      </w:r>
      <w:r>
        <w:rPr>
          <w:rStyle w:val="FootnoteReference"/>
          <w:b/>
          <w:bCs/>
        </w:rPr>
        <w:footnoteReference w:id="9"/>
      </w:r>
      <w:r>
        <w:rPr/>
        <w:t xml:space="preserve"> </w:t>
      </w:r>
      <w:r>
        <w:rPr/>
        <w:t>componente desse movimento universal. Assim, existem as repetições do que chamamos dias, estações climáticas, anos, eras, precessões, etc.</w:t>
      </w:r>
    </w:p>
    <w:p>
      <w:pPr>
        <w:pStyle w:val="Normal"/>
        <w:spacing w:before="0" w:after="0"/>
        <w:ind w:firstLine="737" w:left="0" w:right="0"/>
        <w:contextualSpacing/>
        <w:jc w:val="both"/>
        <w:rPr/>
      </w:pPr>
      <w:r>
        <w:rPr/>
        <w:t xml:space="preserve">Essas oscilações naturais, servem também </w:t>
      </w:r>
      <w:r>
        <w:rPr/>
        <w:t>de base</w:t>
      </w:r>
      <w:r>
        <w:rPr/>
        <w:t xml:space="preserve"> para manter sincronizado um tipo de “relógio” biológico identificado na fisiologia dos seres vivos. Esse “relógio” </w:t>
      </w:r>
      <w:r>
        <w:rPr/>
        <w:t xml:space="preserve">se mostra </w:t>
      </w:r>
      <w:r>
        <w:rPr/>
        <w:t xml:space="preserve">capaz de derivar o momento de disparar funcionalidades periódicas dos organismos </w:t>
      </w:r>
      <w:r>
        <w:rPr/>
        <w:t>vivos</w:t>
      </w:r>
      <w:r>
        <w:rPr/>
        <w:t xml:space="preserve"> como por exemplo, para determinar a periodicidade dos ciclos menstruais, fertilidade, sono, migrações, hibernações, </w:t>
      </w:r>
      <w:r>
        <w:rPr/>
        <w:t xml:space="preserve">desabrochar </w:t>
      </w:r>
      <w:r>
        <w:rPr/>
        <w:t>das flores</w:t>
      </w:r>
      <w:r>
        <w:rPr/>
        <w:t xml:space="preserve">, </w:t>
      </w:r>
      <w:r>
        <w:rPr/>
        <w:t>etc.</w:t>
      </w:r>
    </w:p>
    <w:p>
      <w:pPr>
        <w:pStyle w:val="Normal"/>
        <w:spacing w:before="0" w:after="0"/>
        <w:ind w:firstLine="737" w:left="0" w:right="0"/>
        <w:contextualSpacing/>
        <w:jc w:val="both"/>
        <w:rPr/>
      </w:pPr>
      <w:r>
        <w:rPr/>
        <w:t xml:space="preserve">Percebemos assim que o transcorrer da própria vida segue atendendo a sincronia e harmonia ressonante com esse movimento universal, de forma que é natural inferirmos que a formatação estrutural evolutiva dos organismos vivos </w:t>
      </w:r>
      <w:r>
        <w:rPr/>
        <w:t>e muito mais ainda a estrutura cerebral,</w:t>
      </w:r>
      <w:r>
        <w:rPr/>
        <w:t xml:space="preserve"> seja</w:t>
      </w:r>
      <w:r>
        <w:rPr/>
        <w:t>m</w:t>
      </w:r>
      <w:r>
        <w:rPr/>
        <w:t xml:space="preserve"> alicerçad</w:t>
      </w:r>
      <w:r>
        <w:rPr/>
        <w:t>as</w:t>
      </w:r>
      <w:r>
        <w:rPr/>
        <w:t xml:space="preserve"> em uma estrutura tempo espacial, nessa ordem.</w:t>
      </w:r>
    </w:p>
    <w:p>
      <w:pPr>
        <w:pStyle w:val="Normal"/>
        <w:spacing w:before="0" w:after="0"/>
        <w:ind w:firstLine="737" w:left="0" w:right="0"/>
        <w:contextualSpacing/>
        <w:jc w:val="both"/>
        <w:rPr/>
      </w:pPr>
      <w:r>
        <w:rPr/>
        <w:t xml:space="preserve">É tempo espacial, porque repetições acontecem muito mais frequentemente sincronizadas com periodicidade temporal dos eventos, do que com o espaço dos caminhos que </w:t>
      </w:r>
      <w:r>
        <w:rPr/>
        <w:t xml:space="preserve">se percorre </w:t>
      </w:r>
      <w:r>
        <w:rPr/>
        <w:t>ou dos lugares que se visitam</w:t>
      </w:r>
      <w:r>
        <w:rPr/>
        <w:t>.</w:t>
      </w:r>
    </w:p>
    <w:p>
      <w:pPr>
        <w:pStyle w:val="Normal"/>
        <w:spacing w:before="0" w:after="0"/>
        <w:ind w:firstLine="737" w:left="0" w:right="0"/>
        <w:contextualSpacing/>
        <w:jc w:val="both"/>
        <w:rPr/>
      </w:pPr>
      <w:r>
        <w:rPr/>
        <w:t xml:space="preserve">As rotinas da vida são assim, determinadas atendendo essa ordem. Por exemplo, todos os dias, ao levantar pela manhã, </w:t>
      </w:r>
      <w:r>
        <w:rPr/>
        <w:t xml:space="preserve">ao nascer do sol, </w:t>
      </w:r>
      <w:r>
        <w:rPr/>
        <w:t>alguém vai</w:t>
      </w:r>
      <w:r>
        <w:rPr/>
        <w:t xml:space="preserve"> ao banheiro. Essa rotina, estabelece com essa repetição cíclica temporal, </w:t>
      </w:r>
      <w:r>
        <w:rPr/>
        <w:t xml:space="preserve">disparando </w:t>
      </w:r>
      <w:r>
        <w:rPr/>
        <w:t xml:space="preserve">a “vontade” de ir ao banheiro sempre que </w:t>
      </w:r>
      <w:r>
        <w:rPr/>
        <w:t>s</w:t>
      </w:r>
      <w:r>
        <w:rPr/>
        <w:t>e levant</w:t>
      </w:r>
      <w:r>
        <w:rPr/>
        <w:t>a</w:t>
      </w:r>
      <w:r>
        <w:rPr/>
        <w:t xml:space="preserve"> pela manhã </w:t>
      </w:r>
      <w:r>
        <w:rPr/>
        <w:t>logo após o nascer do sol.</w:t>
      </w:r>
    </w:p>
    <w:p>
      <w:pPr>
        <w:pStyle w:val="Normal"/>
        <w:spacing w:before="0" w:after="0"/>
        <w:ind w:firstLine="737" w:left="0" w:right="0"/>
        <w:contextualSpacing/>
        <w:jc w:val="both"/>
        <w:rPr/>
      </w:pPr>
      <w:r>
        <w:rPr/>
        <w:t>O</w:t>
      </w:r>
      <w:r>
        <w:rPr/>
        <w:t>s</w:t>
      </w:r>
      <w:r>
        <w:rPr/>
        <w:t xml:space="preserve"> mecanismo</w:t>
      </w:r>
      <w:r>
        <w:rPr/>
        <w:t>s</w:t>
      </w:r>
      <w:r>
        <w:rPr/>
        <w:t xml:space="preserve"> de </w:t>
      </w:r>
      <w:r>
        <w:rPr>
          <w:b w:val="false"/>
          <w:bCs w:val="false"/>
        </w:rPr>
        <w:t>reconhecimento</w:t>
      </w:r>
      <w:r>
        <w:rPr>
          <w:b/>
          <w:bCs/>
        </w:rPr>
        <w:t xml:space="preserve"> </w:t>
      </w:r>
      <w:r>
        <w:rPr>
          <w:b w:val="false"/>
          <w:bCs w:val="false"/>
        </w:rPr>
        <w:t>de</w:t>
      </w:r>
      <w:r>
        <w:rPr>
          <w:b/>
          <w:bCs/>
        </w:rPr>
        <w:t xml:space="preserve"> </w:t>
      </w:r>
      <w:r>
        <w:rPr>
          <w:b w:val="false"/>
          <w:bCs w:val="false"/>
        </w:rPr>
        <w:t>padrões</w:t>
      </w:r>
      <w:r>
        <w:rPr/>
        <w:t xml:space="preserve"> </w:t>
      </w:r>
      <w:r>
        <w:rPr/>
        <w:t xml:space="preserve">tem papel importante nesse processo de identificação de similaridades e diferenças através de processos ainda pouco desvendados pela ciência, mas que mostram presença marcante através da observação comportamental em todos os níveis biológicos, não somente na neurologia. (a síntese de proteínas descriminatórias produzidas pelo RNA são um bom exemplo.) </w:t>
      </w:r>
    </w:p>
    <w:p>
      <w:pPr>
        <w:pStyle w:val="Normal"/>
        <w:spacing w:before="0" w:after="0"/>
        <w:ind w:firstLine="737" w:left="0" w:right="0"/>
        <w:contextualSpacing/>
        <w:jc w:val="both"/>
        <w:rPr/>
      </w:pPr>
      <w:r>
        <w:rPr/>
        <w:t xml:space="preserve">Não necessariamente para economizar espaço de memória, o que é discutível a sua limitação, mas mais provavelmente para melhorar a eficiência ou a velocidade funcional do processo decisório. </w:t>
      </w:r>
      <w:r>
        <w:rPr/>
        <w:t>Organizar</w:t>
      </w:r>
      <w:r>
        <w:rPr/>
        <w:t xml:space="preserve"> a memória em uma estrutura tempo espacial, auxilia </w:t>
      </w:r>
      <w:r>
        <w:rPr/>
        <w:t>a</w:t>
      </w:r>
      <w:r>
        <w:rPr/>
        <w:t xml:space="preserve"> simplificar</w:t>
      </w:r>
      <w:r>
        <w:rPr/>
        <w:t xml:space="preserve"> muito </w:t>
      </w:r>
      <w:r>
        <w:rPr/>
        <w:t>a sua u</w:t>
      </w:r>
      <w:r>
        <w:rPr>
          <w:shd w:fill="auto" w:val="clear"/>
        </w:rPr>
        <w:t>tilizaçã</w:t>
      </w:r>
      <w:r>
        <w:rPr/>
        <w:t>o.</w:t>
      </w:r>
    </w:p>
    <w:p>
      <w:pPr>
        <w:pStyle w:val="Normal"/>
        <w:spacing w:before="0" w:after="0"/>
        <w:ind w:firstLine="737" w:left="0" w:right="0"/>
        <w:contextualSpacing/>
        <w:jc w:val="both"/>
        <w:rPr/>
      </w:pPr>
      <w:r>
        <w:rPr/>
        <w:t>A</w:t>
      </w:r>
      <w:r>
        <w:rPr/>
        <w:t xml:space="preserve">lém </w:t>
      </w:r>
      <w:r>
        <w:rPr/>
        <w:t>disso</w:t>
      </w:r>
      <w:r>
        <w:rPr/>
        <w:t xml:space="preserve">, essa forma de </w:t>
      </w:r>
      <w:r>
        <w:rPr/>
        <w:t>organizar</w:t>
      </w:r>
      <w:r>
        <w:rPr/>
        <w:t xml:space="preserve"> a memória, como uma espécie de cópia virtual do universo </w:t>
      </w:r>
      <w:r>
        <w:rPr/>
        <w:t>cíclico</w:t>
      </w:r>
      <w:r>
        <w:rPr/>
        <w:t xml:space="preserve"> de </w:t>
      </w:r>
      <w:r>
        <w:rPr/>
        <w:t>onde colhemos as informações percebidas por nossos sentidos, deve ser a forma mais fácil e eficiente para posteriormente ser reconstruída uma lembrança qualquer.</w:t>
      </w:r>
      <w:r>
        <w:rPr/>
        <w:t xml:space="preserve"> </w:t>
      </w:r>
    </w:p>
    <w:p>
      <w:pPr>
        <w:pStyle w:val="Normal"/>
        <w:spacing w:before="0" w:after="0"/>
        <w:ind w:firstLine="737" w:left="0" w:right="0"/>
        <w:contextualSpacing/>
        <w:jc w:val="both"/>
        <w:rPr/>
      </w:pPr>
      <w:r>
        <w:rPr/>
        <w:t>Ainda mais, essa indexação temporal facilita a correlação entre eventos distintos, aparentemente sem qualquer relação direta uma</w:t>
      </w:r>
      <w:r>
        <w:rPr/>
        <w:t>s</w:t>
      </w:r>
      <w:r>
        <w:rPr/>
        <w:t xml:space="preserve"> com as outras, mas que </w:t>
      </w:r>
      <w:r>
        <w:rPr/>
        <w:t xml:space="preserve">se </w:t>
      </w:r>
      <w:r>
        <w:rPr/>
        <w:t xml:space="preserve">acompanham por proximidade temporal </w:t>
      </w:r>
      <w:r>
        <w:rPr/>
        <w:t xml:space="preserve">a </w:t>
      </w:r>
      <w:r>
        <w:rPr/>
        <w:t xml:space="preserve">um evento repetitivo qualquer, </w:t>
      </w:r>
      <w:r>
        <w:rPr/>
        <w:t xml:space="preserve">oferecendo recursos para a previsibilidade de acontecimentos futuros. Vemos isso em certos comportamentos de fuga de animais antes da ocorrência de fenômenos catastróficos ou climáticos, erupção de vulcões, terremotos, furacões, por exemplo. </w:t>
      </w:r>
    </w:p>
    <w:p>
      <w:pPr>
        <w:pStyle w:val="Normal"/>
        <w:spacing w:before="0" w:after="0"/>
        <w:ind w:firstLine="737" w:left="0" w:right="0"/>
        <w:contextualSpacing/>
        <w:jc w:val="both"/>
        <w:rPr/>
      </w:pPr>
      <w:r>
        <w:rPr/>
        <w:t>É mais importante e eficiente memorizar e lembrar que é saudável escovar os dentes todos os dias pela manhã ao levantarmos do que memorizar uma lista de todos os dias e horas que escovamos os dentes. Mesmo porque, após algumas repetições sincronizadas com o ciclo d</w:t>
      </w:r>
      <w:r>
        <w:rPr/>
        <w:t>i</w:t>
      </w:r>
      <w:r>
        <w:rPr/>
        <w:t>ário, esse ato se torna um hábito que dispensa a necessidade de tratamento cognitivo de pensar para disparar o ato de escovar os dentes ao levantar.</w:t>
      </w:r>
    </w:p>
    <w:p>
      <w:pPr>
        <w:pStyle w:val="Normal"/>
        <w:spacing w:before="0" w:after="0"/>
        <w:ind w:firstLine="737" w:left="0" w:right="0"/>
        <w:contextualSpacing/>
        <w:jc w:val="both"/>
        <w:rPr/>
      </w:pPr>
      <w:r>
        <w:rPr/>
        <w:t xml:space="preserve">Resumindo tudo isso em uma resposta concisa. </w:t>
      </w:r>
      <w:r>
        <w:rPr>
          <w:b/>
          <w:bCs/>
        </w:rPr>
        <w:t>C</w:t>
      </w:r>
      <w:r>
        <w:rPr>
          <w:b/>
          <w:bCs/>
        </w:rPr>
        <w:t xml:space="preserve">onseguimos e precisamos perceber a temporariedade em função da repetibilidade cíclica do </w:t>
      </w:r>
      <w:r>
        <w:rPr>
          <w:b/>
          <w:bCs/>
        </w:rPr>
        <w:t>funcionamento</w:t>
      </w:r>
      <w:r>
        <w:rPr>
          <w:b/>
          <w:bCs/>
        </w:rPr>
        <w:t xml:space="preserve"> universal </w:t>
      </w:r>
      <w:r>
        <w:rPr>
          <w:b/>
          <w:bCs/>
        </w:rPr>
        <w:t xml:space="preserve">e maximizar a eficiência do processo decisório do raciocínio </w:t>
      </w:r>
      <w:r>
        <w:rPr>
          <w:b/>
          <w:bCs/>
        </w:rPr>
        <w:t>e dos hábitos</w:t>
      </w:r>
      <w:r>
        <w:rPr/>
        <w:t>.</w:t>
      </w:r>
    </w:p>
    <w:p>
      <w:pPr>
        <w:pStyle w:val="Normal"/>
        <w:spacing w:before="0" w:after="0"/>
        <w:ind w:firstLine="737" w:left="0" w:right="0"/>
        <w:contextualSpacing/>
        <w:jc w:val="both"/>
        <w:rPr/>
      </w:pPr>
      <w:r>
        <w:rPr/>
      </w:r>
    </w:p>
    <w:p>
      <w:pPr>
        <w:pStyle w:val="Normal"/>
        <w:spacing w:before="0" w:after="0"/>
        <w:ind w:firstLine="737" w:left="0" w:right="0"/>
        <w:contextualSpacing/>
        <w:jc w:val="both"/>
        <w:rPr>
          <w:rFonts w:ascii="Liberation Serif" w:hAnsi="Liberation Serif"/>
          <w:color w:val="auto"/>
        </w:rPr>
      </w:pPr>
      <w:r>
        <w:rPr>
          <w:b/>
          <w:bCs/>
          <w:color w:val="auto"/>
        </w:rPr>
        <w:t>M</w:t>
      </w:r>
      <w:r>
        <w:rPr>
          <w:b/>
          <w:bCs/>
          <w:color w:val="auto"/>
        </w:rPr>
        <w:t>as, Porque o tempo é importante para o espírito se a vida é infinita?</w:t>
      </w:r>
      <w:r>
        <w:rPr>
          <w:b w:val="false"/>
          <w:bCs w:val="false"/>
          <w:color w:val="auto"/>
        </w:rPr>
        <w:t xml:space="preserve"> </w:t>
      </w:r>
    </w:p>
    <w:p>
      <w:pPr>
        <w:pStyle w:val="BodyText"/>
        <w:spacing w:before="0" w:after="0"/>
        <w:ind w:firstLine="737" w:left="0" w:right="0"/>
        <w:contextualSpacing/>
        <w:jc w:val="both"/>
        <w:rPr>
          <w:rFonts w:ascii="Liberation Serif" w:hAnsi="Liberation Serif"/>
          <w:b w:val="false"/>
          <w:bCs w:val="false"/>
          <w:color w:val="auto"/>
        </w:rPr>
      </w:pPr>
      <w:r>
        <w:rPr>
          <w:b w:val="false"/>
          <w:bCs w:val="false"/>
          <w:color w:val="auto"/>
        </w:rPr>
        <w:t>A pergunta sobre a importância do tempo para o espírito, considerando a suposta eternidade da vida para o espírito, envolve questões filosóficas e espirituais. Muitas tradições religiosas e filosofias abordam essa questão de maneiras diferentes. Aqui estão algumas perspectivas:</w:t>
      </w:r>
    </w:p>
    <w:p>
      <w:pPr>
        <w:pStyle w:val="BodyText"/>
        <w:numPr>
          <w:ilvl w:val="0"/>
          <w:numId w:val="5"/>
        </w:numPr>
        <w:tabs>
          <w:tab w:val="left" w:pos="0" w:leader="none"/>
        </w:tabs>
        <w:spacing w:before="0" w:after="0"/>
        <w:ind w:hanging="283" w:left="709" w:right="0"/>
        <w:contextualSpacing/>
        <w:rPr/>
      </w:pPr>
      <w:r>
        <w:rPr>
          <w:rStyle w:val="Strong"/>
        </w:rPr>
        <w:t>Crenças Religiosas:</w:t>
      </w:r>
      <w:r>
        <w:rPr/>
        <w:t xml:space="preserve"> Em muitas religiões, a vida após a morte é vista como eterna, mas o tempo durante a vida terrena ainda é considerado valioso. Ele é visto como um período de teste, aprendizado e crescimento espiritual, onde as escolhas e ações têm significado e consequências.</w:t>
      </w:r>
    </w:p>
    <w:p>
      <w:pPr>
        <w:pStyle w:val="BodyText"/>
        <w:numPr>
          <w:ilvl w:val="0"/>
          <w:numId w:val="5"/>
        </w:numPr>
        <w:tabs>
          <w:tab w:val="left" w:pos="0" w:leader="none"/>
        </w:tabs>
        <w:spacing w:before="0" w:after="0"/>
        <w:ind w:hanging="283" w:left="709" w:right="0"/>
        <w:contextualSpacing/>
        <w:rPr/>
      </w:pPr>
      <w:r>
        <w:rPr>
          <w:rStyle w:val="Strong"/>
        </w:rPr>
        <w:t>Conceitos Espirituais:</w:t>
      </w:r>
      <w:r>
        <w:rPr/>
        <w:t xml:space="preserve"> Algumas filosofias espirituais sugerem que o tempo na Terra é uma oportunidade única para o desenvolvimento do espírito. Mesmo que a vida após a morte seja eterna, o tempo na Terra é visto como uma fase crucial para a evolução espiritual.</w:t>
      </w:r>
    </w:p>
    <w:p>
      <w:pPr>
        <w:pStyle w:val="BodyText"/>
        <w:numPr>
          <w:ilvl w:val="0"/>
          <w:numId w:val="5"/>
        </w:numPr>
        <w:tabs>
          <w:tab w:val="left" w:pos="0" w:leader="none"/>
        </w:tabs>
        <w:spacing w:before="0" w:after="0"/>
        <w:ind w:hanging="283" w:left="709" w:right="0"/>
        <w:contextualSpacing/>
        <w:rPr/>
      </w:pPr>
      <w:r>
        <w:rPr>
          <w:rStyle w:val="Strong"/>
        </w:rPr>
        <w:t>Percepção Humana do Tempo:</w:t>
      </w:r>
      <w:r>
        <w:rPr/>
        <w:t xml:space="preserve"> Mesmo que a vida do espírito seja considerada eterna, a percepção humana do tempo pode ser importante para a compreensão e apreciação da existência. O tempo na Terra pode ser visto como uma dimensão na qual as experiências, relacionamentos e realizações têm lugar.</w:t>
      </w:r>
    </w:p>
    <w:p>
      <w:pPr>
        <w:pStyle w:val="BodyText"/>
        <w:numPr>
          <w:ilvl w:val="0"/>
          <w:numId w:val="5"/>
        </w:numPr>
        <w:tabs>
          <w:tab w:val="left" w:pos="0" w:leader="none"/>
        </w:tabs>
        <w:spacing w:before="0" w:after="0"/>
        <w:ind w:hanging="283" w:left="709" w:right="0"/>
        <w:contextualSpacing/>
        <w:rPr/>
      </w:pPr>
      <w:r>
        <w:rPr>
          <w:rStyle w:val="Strong"/>
        </w:rPr>
        <w:t>Ciclos de Vida e Renascimento:</w:t>
      </w:r>
      <w:r>
        <w:rPr/>
        <w:t xml:space="preserve"> Algumas crenças espirituais</w:t>
      </w:r>
      <w:ins w:id="733" w:author="Autor desconhecido" w:date="2024-06-07T14:38:46Z">
        <w:r>
          <w:rPr/>
          <w:t xml:space="preserve"> </w:t>
        </w:r>
      </w:ins>
      <w:ins w:id="734" w:author="Autor desconhecido" w:date="2024-06-07T14:38:46Z">
        <w:r>
          <w:rPr/>
          <w:t>(eg. Budismo e Espiritismo)</w:t>
        </w:r>
      </w:ins>
      <w:r>
        <w:rPr/>
        <w:t xml:space="preserve"> envolvem a ideia de reencarnação, onde o espírito passa por diferentes vidas. Nesse contexto, o tempo na Terra pode ser parte de um ciclo maior de desenvolvimento espiritual.</w:t>
      </w:r>
    </w:p>
    <w:p>
      <w:pPr>
        <w:pStyle w:val="Normal"/>
        <w:spacing w:before="0" w:after="0"/>
        <w:ind w:firstLine="737" w:left="0" w:right="0"/>
        <w:contextualSpacing/>
        <w:jc w:val="both"/>
        <w:rPr>
          <w:rFonts w:ascii="Liberation Serif" w:hAnsi="Liberation Serif"/>
          <w:b w:val="false"/>
          <w:bCs w:val="false"/>
          <w:color w:val="auto"/>
        </w:rPr>
      </w:pPr>
      <w:r>
        <w:rPr>
          <w:b w:val="false"/>
          <w:bCs w:val="false"/>
          <w:color w:val="auto"/>
        </w:rPr>
        <w:t>Como já temos discutido, no Universo, tudo é cíclico e cada ciclo tem seu propósito próprio, que deve estar sincronizado com uma infinidade de circunstâncias importantes para o desenvolvimento de todos os envolvidos.</w:t>
      </w:r>
    </w:p>
    <w:p>
      <w:pPr>
        <w:pStyle w:val="Normal"/>
        <w:spacing w:before="0" w:after="0"/>
        <w:ind w:firstLine="737" w:left="0" w:right="0"/>
        <w:contextualSpacing/>
        <w:jc w:val="both"/>
        <w:rPr>
          <w:rFonts w:ascii="Liberation Serif" w:hAnsi="Liberation Serif"/>
          <w:b w:val="false"/>
          <w:bCs w:val="false"/>
          <w:color w:val="auto"/>
        </w:rPr>
      </w:pPr>
      <w:r>
        <w:rPr>
          <w:b w:val="false"/>
          <w:bCs w:val="false"/>
          <w:color w:val="auto"/>
        </w:rPr>
        <w:t xml:space="preserve">Na doutrina reencarnacionista, como um dos postulados mais importantes da Doutrina Espírita, por exemplo, um ciclo de vida orgânica compreende o período de uma encarnação, que de uma forma geral, é programada para atender necessidades evolutivas que para que se cumpram, carecem uma diversidade de circunstancias, a maioria e mais importantes delas envolvendo o relacionamento e convivência entre vários espíritos encarnados em um mesmo contexto. </w:t>
      </w:r>
    </w:p>
    <w:p>
      <w:pPr>
        <w:pStyle w:val="Normal"/>
        <w:spacing w:before="0" w:after="0"/>
        <w:ind w:firstLine="737" w:left="0" w:right="0"/>
        <w:contextualSpacing/>
        <w:jc w:val="both"/>
        <w:rPr>
          <w:rFonts w:ascii="Liberation Serif" w:hAnsi="Liberation Serif"/>
          <w:b w:val="false"/>
          <w:bCs w:val="false"/>
          <w:color w:val="auto"/>
        </w:rPr>
      </w:pPr>
      <w:r>
        <w:rPr>
          <w:b w:val="false"/>
          <w:bCs w:val="false"/>
          <w:color w:val="auto"/>
        </w:rPr>
        <w:t>Organizar a logística de tudo isso, não deve ser uma coisa muito simples. Oportunidades, recursos, disponibilidade das pessoas necessárias, estado evolutivo do ambiente, evolução moral e intelectual do cenário de acolhimento, são fatores mais ou menos importantes, dependendo das necessidades e propósitos do complexo a ser vivenciado por todas as criaturas envolvidas. Quanto maior o número de envolvidos, essa complexidade aumenta exponencialmente.</w:t>
      </w:r>
    </w:p>
    <w:p>
      <w:pPr>
        <w:pStyle w:val="Normal"/>
        <w:spacing w:before="0" w:after="0"/>
        <w:ind w:firstLine="737" w:left="0" w:right="0"/>
        <w:contextualSpacing/>
        <w:jc w:val="both"/>
        <w:rPr>
          <w:rFonts w:ascii="Liberation Serif" w:hAnsi="Liberation Serif"/>
          <w:b w:val="false"/>
          <w:bCs w:val="false"/>
          <w:color w:val="auto"/>
        </w:rPr>
      </w:pPr>
      <w:r>
        <w:rPr>
          <w:b w:val="false"/>
          <w:bCs w:val="false"/>
          <w:color w:val="auto"/>
        </w:rPr>
        <w:t>Costumamos pensar nisso egoisticamente considerando como se nossa encarnação dissesse respeito unicamente a nós mesmos, mas não é bem assim.</w:t>
      </w:r>
    </w:p>
    <w:p>
      <w:pPr>
        <w:pStyle w:val="Normal"/>
        <w:spacing w:before="0" w:after="0"/>
        <w:ind w:firstLine="737" w:left="0" w:right="0"/>
        <w:contextualSpacing/>
        <w:jc w:val="both"/>
        <w:rPr>
          <w:rFonts w:ascii="Liberation Serif" w:hAnsi="Liberation Serif"/>
          <w:color w:val="auto"/>
        </w:rPr>
      </w:pPr>
      <w:r>
        <w:rPr>
          <w:b w:val="false"/>
          <w:bCs w:val="false"/>
          <w:color w:val="auto"/>
        </w:rPr>
        <w:t>Para um</w:t>
      </w:r>
      <w:ins w:id="735" w:author="Autor desconhecido" w:date="2024-06-07T14:40:43Z">
        <w:r>
          <w:rPr>
            <w:b w:val="false"/>
            <w:bCs w:val="false"/>
            <w:color w:val="auto"/>
          </w:rPr>
          <w:t>a vida</w:t>
        </w:r>
      </w:ins>
      <w:r>
        <w:rPr>
          <w:b w:val="false"/>
          <w:bCs w:val="false"/>
          <w:color w:val="auto"/>
        </w:rPr>
        <w:t xml:space="preserve"> </w:t>
      </w:r>
      <w:ins w:id="736" w:author="Autor desconhecido" w:date="2024-06-07T14:40:51Z">
        <w:r>
          <w:rPr>
            <w:b w:val="false"/>
            <w:bCs w:val="false"/>
            <w:color w:val="auto"/>
          </w:rPr>
          <w:t>(</w:t>
        </w:r>
      </w:ins>
      <w:r>
        <w:rPr>
          <w:b w:val="false"/>
          <w:bCs w:val="false"/>
          <w:color w:val="auto"/>
        </w:rPr>
        <w:t>período encarnatório</w:t>
      </w:r>
      <w:ins w:id="737" w:author="Autor desconhecido" w:date="2024-06-07T14:40:54Z">
        <w:r>
          <w:rPr>
            <w:b w:val="false"/>
            <w:bCs w:val="false"/>
            <w:color w:val="auto"/>
          </w:rPr>
          <w:t>), ainda segundo a Doutrina Espírita,</w:t>
        </w:r>
      </w:ins>
      <w:r>
        <w:rPr>
          <w:b w:val="false"/>
          <w:bCs w:val="false"/>
          <w:color w:val="auto"/>
        </w:rPr>
        <w:t xml:space="preserve"> é necessário uma família que nos acolha que disponibilize os recursos e as oportunidades para que seja possível atender um propósito cármico expiatório ou probatório, o que implica uma janela de tempo específica condizente. Se a Terra mudar agora para o estado de regeneração, </w:t>
      </w:r>
      <w:r>
        <w:rPr>
          <w:b w:val="false"/>
          <w:bCs w:val="false"/>
          <w:color w:val="auto"/>
        </w:rPr>
        <w:t>como sói acontecer em breve,</w:t>
      </w:r>
      <w:r>
        <w:rPr>
          <w:b w:val="false"/>
          <w:bCs w:val="false"/>
          <w:color w:val="auto"/>
        </w:rPr>
        <w:t xml:space="preserve"> e não aproveitarmos essa oportunidade única e provavelmente a última, para cumprir tarefas de prova e expiação, sabe-se lá quando e onde outro planeta estará na mesma fase, onde será possível reunir novamente os mesmos espíritos, recursos e oportunidades semelhantes?</w:t>
      </w:r>
    </w:p>
    <w:p>
      <w:pPr>
        <w:pStyle w:val="Normal"/>
        <w:spacing w:before="0" w:after="0"/>
        <w:ind w:firstLine="737" w:left="0" w:right="0"/>
        <w:contextualSpacing/>
        <w:jc w:val="both"/>
        <w:rPr>
          <w:rFonts w:ascii="Liberation Serif" w:hAnsi="Liberation Serif"/>
          <w:b w:val="false"/>
          <w:bCs w:val="false"/>
          <w:color w:val="auto"/>
        </w:rPr>
      </w:pPr>
      <w:r>
        <w:rPr>
          <w:b w:val="false"/>
          <w:bCs w:val="false"/>
          <w:color w:val="auto"/>
        </w:rPr>
        <w:t>Então, mais importante que nos preocuparmos se seremos recebidos por alguém quando retornarmos para o mundo espiritual é se estamos dando conta de nossa programação enquanto ainda estamos aqui. Depois, de lá, quem vai nos receber é nossa consciência que poderá estar confortável ou perturbada, conforme tenhamos nos comportado aqui. Imagine chegarmos de lá e tomarmos consciência que perdemos nossa oportunidade e que só termos outra daqui, sei lá… uns 10mil anos?</w:t>
      </w:r>
    </w:p>
    <w:p>
      <w:pPr>
        <w:pStyle w:val="Normal"/>
        <w:spacing w:before="0" w:after="0"/>
        <w:ind w:firstLine="737" w:left="0" w:right="0"/>
        <w:contextualSpacing/>
        <w:jc w:val="both"/>
        <w:rPr>
          <w:rFonts w:ascii="Liberation Serif" w:hAnsi="Liberation Serif"/>
          <w:b w:val="false"/>
          <w:bCs w:val="false"/>
          <w:color w:val="auto"/>
        </w:rPr>
      </w:pPr>
      <w:r>
        <w:rPr>
          <w:b w:val="false"/>
          <w:bCs w:val="false"/>
          <w:color w:val="auto"/>
        </w:rPr>
        <w:t>Não é possível julgarmos o que vai acontecer com qualquer um ao chegar lá, baseado nas atitudes que observamos aqui porque tudo é muito relativo. Ao chegarmos lá o “tribunal” será entre nós, nossa consciência e Deus.</w:t>
      </w:r>
    </w:p>
    <w:p>
      <w:pPr>
        <w:pStyle w:val="Normal"/>
        <w:spacing w:before="0" w:after="0"/>
        <w:ind w:firstLine="737" w:left="0" w:right="0"/>
        <w:contextualSpacing/>
        <w:jc w:val="both"/>
        <w:rPr>
          <w:rFonts w:ascii="Liberation Serif" w:hAnsi="Liberation Serif"/>
          <w:b w:val="false"/>
          <w:bCs w:val="false"/>
          <w:color w:val="auto"/>
        </w:rPr>
      </w:pPr>
      <w:r>
        <w:rPr>
          <w:b w:val="false"/>
          <w:bCs w:val="false"/>
          <w:color w:val="auto"/>
        </w:rPr>
        <w:t>Entre os extremos costumamos colocar, de um lado o Chico Xavier, por exemplo, que “julgamos” ter sido um espírito de luz muito evoluído e que nos deu uma infinidade de bons exemplos de trabalho, dedicação e humildade, e que deixou um legado maravilhoso, mas saber se ele cumpriu o que programou direitinho só quem sabe é ele, a consciência dele e Deus. Vai saber se ele tinha programado escrever 2000 livros e “só” escreveu uns 400. Vai saber, se lá no fundo de sua alma, de fato havia ainda a vaidade que o motivava por interesse? Claro, Acredito eu que não… Mas só usei isso como um exempl</w:t>
      </w:r>
      <w:r>
        <w:rPr>
          <w:b w:val="false"/>
          <w:bCs w:val="false"/>
          <w:color w:val="auto"/>
        </w:rPr>
        <w:t xml:space="preserve">o. Poderíamos citar tantos outros, que hoje figuram como santos, mártires, heróis, gênios, entre outros.  </w:t>
      </w:r>
    </w:p>
    <w:p>
      <w:pPr>
        <w:pStyle w:val="Normal"/>
        <w:spacing w:before="0" w:after="0"/>
        <w:contextualSpacing/>
        <w:rPr/>
      </w:pPr>
      <w:r>
        <w:rPr>
          <w:b w:val="false"/>
          <w:bCs w:val="false"/>
          <w:color w:val="auto"/>
        </w:rPr>
        <w:t xml:space="preserve">Por outro lado, </w:t>
      </w:r>
      <w:ins w:id="738" w:author="Autor desconhecido" w:date="2024-06-07T14:43:12Z">
        <w:r>
          <w:rPr>
            <w:b w:val="false"/>
            <w:bCs w:val="false"/>
            <w:color w:val="auto"/>
          </w:rPr>
          <w:t xml:space="preserve">quase que </w:t>
        </w:r>
      </w:ins>
      <w:r>
        <w:rPr>
          <w:b w:val="false"/>
          <w:bCs w:val="false"/>
          <w:color w:val="auto"/>
        </w:rPr>
        <w:t xml:space="preserve">no outro extremo temos um infeliz suicida, que, via de regra, nós, os espíritas de carteirinha, costumamos “julgar” como pobre infeliz e covarde sofredor que amargará muitas vezes séculos de sofrimento. </w:t>
      </w:r>
      <w:hyperlink r:id="rId16">
        <w:r>
          <w:rPr>
            <w:rStyle w:val="Hyperlink"/>
          </w:rPr>
          <w:t>No livro dos espíritos</w:t>
        </w:r>
      </w:hyperlink>
      <w:r>
        <w:rPr>
          <w:b w:val="false"/>
          <w:bCs w:val="false"/>
          <w:color w:val="auto"/>
        </w:rPr>
        <w:t xml:space="preserve">, </w:t>
      </w:r>
      <w:r>
        <w:rPr>
          <w:b w:val="false"/>
          <w:bCs w:val="false"/>
          <w:color w:val="auto"/>
        </w:rPr>
        <w:t>(9)</w:t>
      </w:r>
      <w:r>
        <w:rPr>
          <w:b w:val="false"/>
          <w:bCs w:val="false"/>
          <w:color w:val="auto"/>
        </w:rPr>
        <w:t xml:space="preserve">questões 155, 257, 955, abordam esse tema, e a última questão indaga sobre costumes de certos países onde mulheres se queimam sobre os corpos de maridos mortos. A resposta de São Luiz, diz que o fato disso fazer parte de costume e cultura de uma religião, descaracteriza esse “suicídio” com consequências tão horrendas. Algo semelhante a algumas seitas dirigidas por doentes que levaram ao suicídio coletivo de dezenas de fiéis, por ele “doutrinados” levando-os a crer que com seu ato encontrariam o caminho para um mundo melhor. </w:t>
      </w:r>
      <w:r>
        <w:rPr>
          <w:b w:val="false"/>
          <w:bCs w:val="false"/>
          <w:color w:val="auto"/>
        </w:rPr>
        <w:t>Aqui também podemos estender por exemplos bandidos, líderes excêntricos genocidas, guerreiros desumanos, entre outros.</w:t>
      </w:r>
    </w:p>
    <w:p>
      <w:pPr>
        <w:pStyle w:val="Normal"/>
        <w:spacing w:before="0" w:after="0"/>
        <w:ind w:firstLine="737" w:left="0" w:right="0"/>
        <w:contextualSpacing/>
        <w:jc w:val="both"/>
        <w:rPr/>
      </w:pPr>
      <w:r>
        <w:rPr>
          <w:b w:val="false"/>
          <w:bCs w:val="false"/>
          <w:color w:val="auto"/>
        </w:rPr>
        <w:t xml:space="preserve">Veja-se também em o </w:t>
      </w:r>
      <w:hyperlink r:id="rId17">
        <w:r>
          <w:rPr>
            <w:rStyle w:val="Hyperlink"/>
            <w:b w:val="false"/>
            <w:bCs w:val="false"/>
            <w:color w:val="auto"/>
          </w:rPr>
          <w:t>O Céu e o Inferno</w:t>
        </w:r>
      </w:hyperlink>
      <w:r>
        <w:rPr>
          <w:b w:val="false"/>
          <w:bCs w:val="false"/>
          <w:color w:val="auto"/>
        </w:rPr>
        <w:t xml:space="preserve">, </w:t>
      </w:r>
      <w:r>
        <w:rPr>
          <w:b w:val="false"/>
          <w:bCs w:val="false"/>
          <w:color w:val="auto"/>
        </w:rPr>
        <w:t>(10)</w:t>
      </w:r>
      <w:r>
        <w:rPr>
          <w:b w:val="false"/>
          <w:bCs w:val="false"/>
          <w:color w:val="auto"/>
        </w:rPr>
        <w:t xml:space="preserve">o capítulo 5, inteiramente dedicado ao tema do suicídio, com diversos testemunhos e discussões sobre esse tema. </w:t>
      </w:r>
    </w:p>
    <w:p>
      <w:pPr>
        <w:pStyle w:val="Normal"/>
        <w:spacing w:before="0" w:after="0"/>
        <w:ind w:firstLine="737" w:left="0" w:right="0"/>
        <w:contextualSpacing/>
        <w:jc w:val="both"/>
        <w:rPr/>
      </w:pPr>
      <w:r>
        <w:rPr/>
        <w:t xml:space="preserve">Tudo o que discutimos até aqui diz respeito a percepção do tempo correlacionada com a memória, </w:t>
      </w:r>
      <w:r>
        <w:rPr/>
        <w:t>ao que chamamos</w:t>
      </w:r>
      <w:r>
        <w:rPr/>
        <w:t xml:space="preserve"> lembrança, e a lembrança é sempre do </w:t>
      </w:r>
      <w:r>
        <w:rPr>
          <w:b/>
          <w:bCs/>
        </w:rPr>
        <w:t>passado</w:t>
      </w:r>
      <w:r>
        <w:rPr/>
        <w:t xml:space="preserve">. </w:t>
      </w:r>
    </w:p>
    <w:p>
      <w:pPr>
        <w:pStyle w:val="Normal"/>
        <w:spacing w:before="0" w:after="0"/>
        <w:ind w:firstLine="737" w:left="0" w:right="0"/>
        <w:contextualSpacing/>
        <w:jc w:val="both"/>
        <w:rPr/>
      </w:pPr>
      <w:r>
        <w:rPr/>
        <w:t>Entretanto</w:t>
      </w:r>
      <w:r>
        <w:rPr/>
        <w:t xml:space="preserve">, </w:t>
      </w:r>
      <w:r>
        <w:rPr/>
        <w:t>essa discussão não se limita</w:t>
      </w:r>
      <w:r>
        <w:rPr/>
        <w:t xml:space="preserve"> em uma amplitude de análise considerando </w:t>
      </w:r>
      <w:r>
        <w:rPr/>
        <w:t xml:space="preserve">tão somente </w:t>
      </w:r>
      <w:r>
        <w:rPr/>
        <w:t xml:space="preserve">a vida como um processo </w:t>
      </w:r>
      <w:r>
        <w:rPr/>
        <w:t xml:space="preserve">de simples interação com o meio ambiente e sua efervescência de estímulos. </w:t>
      </w:r>
      <w:r>
        <w:rPr/>
        <w:t>Vamos um pouco além disso.</w:t>
      </w:r>
    </w:p>
    <w:p>
      <w:pPr>
        <w:pStyle w:val="Normal"/>
        <w:spacing w:before="0" w:after="0"/>
        <w:ind w:firstLine="737" w:left="0" w:right="0"/>
        <w:contextualSpacing/>
        <w:jc w:val="both"/>
        <w:rPr/>
      </w:pPr>
      <w:r>
        <w:rPr/>
        <w:t xml:space="preserve">O ser humano, a partir do momento que conseguiu </w:t>
      </w:r>
      <w:r>
        <w:rPr/>
        <w:t>raciocinar e</w:t>
      </w:r>
      <w:r>
        <w:rPr/>
        <w:t xml:space="preserve"> se comunicar </w:t>
      </w:r>
      <w:r>
        <w:rPr/>
        <w:t xml:space="preserve">efetivamente a ponto de passar uma ideia através da </w:t>
      </w:r>
      <w:r>
        <w:rPr/>
        <w:t>linguagem</w:t>
      </w:r>
      <w:r>
        <w:rPr/>
        <w:t xml:space="preserve"> estruturad</w:t>
      </w:r>
      <w:r>
        <w:rPr/>
        <w:t xml:space="preserve">a </w:t>
      </w:r>
      <w:r>
        <w:rPr/>
        <w:t>e articulada</w:t>
      </w:r>
      <w:r>
        <w:rPr/>
        <w:t xml:space="preserve">, encontrou os recursos para mais facilmente compartilhar suas lembranças, </w:t>
      </w:r>
      <w:r>
        <w:rPr/>
        <w:t>pensamentos</w:t>
      </w:r>
      <w:r>
        <w:rPr/>
        <w:t xml:space="preserve"> e conhecimento</w:t>
      </w:r>
      <w:r>
        <w:rPr/>
        <w:t>s</w:t>
      </w:r>
      <w:r>
        <w:rPr/>
        <w:t xml:space="preserve"> uns com os outros. </w:t>
      </w:r>
    </w:p>
    <w:p>
      <w:pPr>
        <w:pStyle w:val="Normal"/>
        <w:spacing w:before="0" w:after="0"/>
        <w:ind w:firstLine="737" w:left="0" w:right="0"/>
        <w:contextualSpacing/>
        <w:jc w:val="both"/>
        <w:rPr/>
      </w:pPr>
      <w:r>
        <w:rPr/>
        <w:t xml:space="preserve">Ao mesmo tempo que isso possa parecer um complicador, também ajuda a justificar ainda mais essa forma de organização e indexação temporal das informações. É um complicador, pois não raro, </w:t>
      </w:r>
      <w:r>
        <w:rPr/>
        <w:t xml:space="preserve">com o tempo, a memória se desvanece e as vezes </w:t>
      </w:r>
      <w:r>
        <w:rPr/>
        <w:t xml:space="preserve">confundimos uma história que ouvimos </w:t>
      </w:r>
      <w:r>
        <w:rPr/>
        <w:t>de alguém</w:t>
      </w:r>
      <w:r>
        <w:rPr/>
        <w:t xml:space="preserve"> com </w:t>
      </w:r>
      <w:r>
        <w:rPr/>
        <w:t xml:space="preserve">a </w:t>
      </w:r>
      <w:r>
        <w:rPr/>
        <w:t xml:space="preserve">nossa própria história, para não mencionar os devaneios de nossa própria imaginação. Mas </w:t>
      </w:r>
      <w:r>
        <w:rPr/>
        <w:t>essa questão</w:t>
      </w:r>
      <w:r>
        <w:rPr/>
        <w:t xml:space="preserve"> vamos deixar para abordar em outra oportunidade.</w:t>
      </w:r>
    </w:p>
    <w:p>
      <w:pPr>
        <w:pStyle w:val="Normal"/>
        <w:spacing w:before="0" w:after="0"/>
        <w:ind w:firstLine="737" w:left="0" w:right="0"/>
        <w:contextualSpacing/>
        <w:jc w:val="both"/>
        <w:rPr/>
      </w:pPr>
      <w:r>
        <w:rPr/>
        <w:t xml:space="preserve">Lembramos os fatos do passado, com a finalidade de </w:t>
      </w:r>
      <w:r>
        <w:rPr/>
        <w:t>enriquecer os recursos informativos para a tomada de novas decisões cada vez mais assertivas e seguras ao que chama</w:t>
      </w:r>
      <w:r>
        <w:rPr/>
        <w:t>remo</w:t>
      </w:r>
      <w:r>
        <w:rPr/>
        <w:t xml:space="preserve">s </w:t>
      </w:r>
      <w:r>
        <w:rPr/>
        <w:t>de</w:t>
      </w:r>
      <w:r>
        <w:rPr/>
        <w:t xml:space="preserve"> conhecimento baseado na experiência </w:t>
      </w:r>
      <w:r>
        <w:rPr/>
        <w:t>ou experimentação</w:t>
      </w:r>
      <w:r>
        <w:rPr/>
        <w:t>.</w:t>
      </w:r>
    </w:p>
    <w:p>
      <w:pPr>
        <w:pStyle w:val="Normal"/>
        <w:spacing w:before="0" w:after="0"/>
        <w:ind w:firstLine="737" w:left="0" w:right="0"/>
        <w:contextualSpacing/>
        <w:jc w:val="both"/>
        <w:rPr/>
      </w:pPr>
      <w:r>
        <w:rPr/>
        <w:t xml:space="preserve">O fato das lembranças de experiências estarem indexadas temporalmente e correlacionadas por similitude de padrões, nos permite mais facilmente ponderar nosso processo decisório. </w:t>
      </w:r>
      <w:r>
        <w:rPr/>
        <w:t>P</w:t>
      </w:r>
      <w:r>
        <w:rPr/>
        <w:t xml:space="preserve">ermitindo </w:t>
      </w:r>
      <w:r>
        <w:rPr/>
        <w:t xml:space="preserve">melhor determinar o peso de importância que atribuímos a cada lembrança na tomada de decisões. </w:t>
      </w:r>
    </w:p>
    <w:p>
      <w:pPr>
        <w:pStyle w:val="Normal"/>
        <w:spacing w:before="0" w:after="0"/>
        <w:ind w:firstLine="737" w:left="0" w:right="0"/>
        <w:contextualSpacing/>
        <w:jc w:val="both"/>
        <w:rPr/>
      </w:pPr>
      <w:r>
        <w:rPr/>
        <w:t xml:space="preserve">Conseguimos assim determinar e nos conscientizar da frequência ou periodicidade de ocorrência de fatos similares e ainda, e mais importante, conseguimos correlacionar isso com efeitos e consequências de fatos e atitudes ativas e reativas que estabelecemos por comportamento. </w:t>
      </w:r>
      <w:r>
        <w:rPr/>
        <w:t>P</w:t>
      </w:r>
      <w:r>
        <w:rPr/>
        <w:t>roporcionando consistência as nossas tendências reativas, hábitos e vícios, pensamentos e crenças.</w:t>
      </w:r>
    </w:p>
    <w:p>
      <w:pPr>
        <w:pStyle w:val="Normal"/>
        <w:spacing w:before="0" w:after="0"/>
        <w:ind w:firstLine="737" w:left="0" w:right="0"/>
        <w:contextualSpacing/>
        <w:jc w:val="both"/>
        <w:rPr/>
      </w:pPr>
      <w:r>
        <w:rPr/>
        <w:t>Isso tudo é fundamental para sustentar o raciocínio, base para a “subst</w:t>
      </w:r>
      <w:r>
        <w:rPr/>
        <w:t>â</w:t>
      </w:r>
      <w:r>
        <w:rPr/>
        <w:t>ncia” da inteligência.</w:t>
      </w:r>
    </w:p>
    <w:p>
      <w:pPr>
        <w:pStyle w:val="Normal"/>
        <w:spacing w:before="0" w:after="0"/>
        <w:ind w:firstLine="737" w:left="0" w:right="0"/>
        <w:contextualSpacing/>
        <w:jc w:val="both"/>
        <w:rPr/>
      </w:pPr>
      <w:r>
        <w:rPr/>
        <w:t xml:space="preserve">Com isso conseguimos decidir o que fazemos no </w:t>
      </w:r>
      <w:r>
        <w:rPr>
          <w:b/>
          <w:bCs/>
        </w:rPr>
        <w:t>presente</w:t>
      </w:r>
      <w:r>
        <w:rPr/>
        <w:t xml:space="preserve"> e fazer planos de ação para o </w:t>
      </w:r>
      <w:r>
        <w:rPr>
          <w:b/>
          <w:bCs/>
        </w:rPr>
        <w:t>futuro</w:t>
      </w:r>
      <w:r>
        <w:rPr/>
        <w:t xml:space="preserve">. Atributos pertinentes </w:t>
      </w:r>
      <w:r>
        <w:rPr/>
        <w:t>à</w:t>
      </w:r>
      <w:r>
        <w:rPr/>
        <w:t xml:space="preserve"> inteligência humana.</w:t>
      </w:r>
    </w:p>
    <w:p>
      <w:pPr>
        <w:pStyle w:val="Normal"/>
        <w:spacing w:before="0" w:after="0"/>
        <w:ind w:firstLine="737" w:left="0" w:right="0"/>
        <w:contextualSpacing/>
        <w:jc w:val="both"/>
        <w:rPr/>
      </w:pPr>
      <w:r>
        <w:rPr/>
        <w:t xml:space="preserve"> </w:t>
      </w:r>
    </w:p>
    <w:p>
      <w:pPr>
        <w:pStyle w:val="Heading2"/>
        <w:spacing w:before="0" w:after="0"/>
        <w:ind w:firstLine="680" w:left="0"/>
        <w:contextualSpacing/>
        <w:rPr/>
      </w:pPr>
      <w:bookmarkStart w:id="6" w:name="__RefHeading___Toc22880_197393857"/>
      <w:bookmarkEnd w:id="6"/>
      <w:r>
        <w:rPr/>
        <w:t>O Passado.</w:t>
      </w:r>
    </w:p>
    <w:p>
      <w:pPr>
        <w:pStyle w:val="Normal"/>
        <w:spacing w:before="0" w:after="0"/>
        <w:ind w:firstLine="737" w:left="0" w:right="0"/>
        <w:contextualSpacing/>
        <w:jc w:val="both"/>
        <w:rPr/>
      </w:pPr>
      <w:r>
        <w:rPr/>
        <w:t xml:space="preserve">O </w:t>
      </w:r>
      <w:r>
        <w:rPr>
          <w:b/>
          <w:bCs/>
        </w:rPr>
        <w:t>passado</w:t>
      </w:r>
      <w:r>
        <w:rPr/>
        <w:t xml:space="preserve"> só existe enquanto registrado e passível de ser acessado de alguma forma. Seja nos resquícios arqueológicos, </w:t>
      </w:r>
      <w:r>
        <w:rPr/>
        <w:t xml:space="preserve">nas bibliotecas, </w:t>
      </w:r>
      <w:r>
        <w:rPr/>
        <w:t xml:space="preserve">modernos sistemas computacionais ou na memória biológica. Todos eles sofrem a ação da deterioração por ação da entropia da matéria em todo o universo material. </w:t>
      </w:r>
      <w:r>
        <w:rPr/>
        <w:t>I</w:t>
      </w:r>
      <w:r>
        <w:rPr/>
        <w:t xml:space="preserve">ronicamente, </w:t>
      </w:r>
      <w:r>
        <w:rPr/>
        <w:t xml:space="preserve">tudo </w:t>
      </w:r>
      <w:r>
        <w:rPr/>
        <w:t xml:space="preserve">tende a desaparecer, </w:t>
      </w:r>
      <w:r>
        <w:rPr/>
        <w:t>desvanecer</w:t>
      </w:r>
      <w:r>
        <w:rPr/>
        <w:t xml:space="preserve"> com o tempo, mesmo que perdure como o brilho de uma galáxia a 64 bilhões de anos-luz distante, </w:t>
      </w:r>
      <w:r>
        <w:rPr/>
        <w:t xml:space="preserve">que nos atinge hoje e desaparece absorvida em nossa retina. Perdura </w:t>
      </w:r>
      <w:r>
        <w:rPr/>
        <w:t>indefinidamente</w:t>
      </w:r>
      <w:r>
        <w:rPr/>
        <w:t xml:space="preserve">, porém, na memória do espírito. Das três divisões </w:t>
      </w:r>
      <w:r>
        <w:rPr/>
        <w:t xml:space="preserve">do tempo </w:t>
      </w:r>
      <w:r>
        <w:rPr/>
        <w:t xml:space="preserve">é, portanto, </w:t>
      </w:r>
      <w:r>
        <w:rPr/>
        <w:t xml:space="preserve">espiritualmente </w:t>
      </w:r>
      <w:r>
        <w:rPr/>
        <w:t xml:space="preserve">a mais absoluta </w:t>
      </w:r>
      <w:r>
        <w:rPr/>
        <w:t>e ponderável</w:t>
      </w:r>
      <w:r>
        <w:rPr/>
        <w:t>.</w:t>
      </w:r>
    </w:p>
    <w:p>
      <w:pPr>
        <w:pStyle w:val="Normal"/>
        <w:spacing w:before="0" w:after="0"/>
        <w:ind w:firstLine="737" w:left="0" w:right="0"/>
        <w:contextualSpacing/>
        <w:jc w:val="both"/>
        <w:rPr/>
      </w:pPr>
      <w:r>
        <w:rPr/>
        <w:t xml:space="preserve">Em nosso cérebro, tende a desaparecer </w:t>
      </w:r>
      <w:r>
        <w:rPr/>
        <w:t>ou desvanecer</w:t>
      </w:r>
      <w:r>
        <w:rPr/>
        <w:t xml:space="preserve"> com o passar do tempo se cair em desuso, </w:t>
      </w:r>
      <w:r>
        <w:rPr/>
        <w:t xml:space="preserve">o que equivale a dizer que a retenção da memória depende </w:t>
      </w:r>
      <w:r>
        <w:rPr/>
        <w:t xml:space="preserve">da </w:t>
      </w:r>
      <w:r>
        <w:rPr/>
        <w:t xml:space="preserve">importância </w:t>
      </w:r>
      <w:r>
        <w:rPr/>
        <w:t>que a ela atribuímos</w:t>
      </w:r>
      <w:r>
        <w:rPr/>
        <w:t>, pois tendemos a reutilizar apenas as memórias que são importantes a medida que necessitamos delas.</w:t>
      </w:r>
    </w:p>
    <w:p>
      <w:pPr>
        <w:pStyle w:val="Normal"/>
        <w:spacing w:before="0" w:after="0"/>
        <w:ind w:firstLine="737" w:left="0" w:right="0"/>
        <w:contextualSpacing/>
        <w:jc w:val="both"/>
        <w:rPr/>
      </w:pPr>
      <w:r>
        <w:rPr/>
        <w:t>Assim, m</w:t>
      </w:r>
      <w:r>
        <w:rPr/>
        <w:t>antemos em nossa memória, primordialmente o que é importante</w:t>
      </w:r>
      <w:r>
        <w:rPr/>
        <w:t xml:space="preserve"> para nossa subsistência ou para nosso sentimento.</w:t>
      </w:r>
      <w:r>
        <w:rPr/>
        <w:t xml:space="preserve"> </w:t>
      </w:r>
      <w:r>
        <w:rPr/>
        <w:t>Precisamos nos lembrar onde encontrar recursos para nossa subsistência, e nutrimos nossas sensações (aprimoradas em sentimentos) com lembranças do que gostamos e do que não gostamos.</w:t>
      </w:r>
    </w:p>
    <w:p>
      <w:pPr>
        <w:pStyle w:val="Normal"/>
        <w:spacing w:before="0" w:after="0"/>
        <w:ind w:firstLine="737" w:left="0" w:right="0"/>
        <w:contextualSpacing/>
        <w:jc w:val="both"/>
        <w:rPr/>
      </w:pPr>
      <w:r>
        <w:rPr/>
        <w:t>“</w:t>
      </w:r>
      <w:r>
        <w:rPr/>
        <w:t xml:space="preserve">Fractalmente”, naturalmente tendemos a organizar nossas coisas, imitando a organização da memória em nosso cérebro, sem nos apercebermos disso. Podemos dizer que a forma de organização de nossas coisas no mundo </w:t>
      </w:r>
      <w:r>
        <w:rPr/>
        <w:t xml:space="preserve">material </w:t>
      </w:r>
      <w:r>
        <w:rPr/>
        <w:t>em que vivemos</w:t>
      </w:r>
      <w:r>
        <w:rPr/>
        <w:t xml:space="preserve"> é derivada da forma de organização da memória no cérebro. É derivada porque organizamos as coisas em terceira dimensão, e nosso cérebro organiza a memória em quarta dimensão, da mesma forma que esboçamos um desenho de um objeto em terceira dimensão, derivando uma perspetiva em um desenho em segunda dimensão.</w:t>
      </w:r>
    </w:p>
    <w:p>
      <w:pPr>
        <w:pStyle w:val="Normal"/>
        <w:spacing w:before="0" w:after="0"/>
        <w:ind w:firstLine="737" w:left="0" w:right="0"/>
        <w:contextualSpacing/>
        <w:jc w:val="both"/>
        <w:rPr/>
      </w:pPr>
      <w:r>
        <w:rPr/>
        <w:t xml:space="preserve">Em nossa casa, dispomos objetos decorativos, com temática baseada no que gostamos e historicamente memoráveis, retratos de pessoas que amamos, objetos e fotos de lugares que visitamos, etc. </w:t>
      </w:r>
      <w:r>
        <w:rPr/>
        <w:t>Fazemos isso de forma a manter vivas essas lembranças em nossa memória cerebral.</w:t>
      </w:r>
    </w:p>
    <w:p>
      <w:pPr>
        <w:pStyle w:val="Normal"/>
        <w:spacing w:before="0" w:after="0"/>
        <w:ind w:firstLine="737" w:left="0" w:right="0"/>
        <w:contextualSpacing/>
        <w:jc w:val="both"/>
        <w:rPr/>
      </w:pPr>
      <w:r>
        <w:rPr/>
        <w:t>Similarmente, o</w:t>
      </w:r>
      <w:r>
        <w:rPr/>
        <w:t xml:space="preserve"> que expomos em um museu? Objetos que julgamos importantes para manter viva nossa história, que possam lembrar fatos, pessoas, comunidades, curiosidades, </w:t>
      </w:r>
      <w:r>
        <w:rPr/>
        <w:t xml:space="preserve">marcantes, </w:t>
      </w:r>
      <w:r>
        <w:rPr/>
        <w:t>que sejam</w:t>
      </w:r>
      <w:r>
        <w:rPr/>
        <w:t xml:space="preserve"> de alguma forma positiva ou negativamente memoráveis. </w:t>
      </w:r>
    </w:p>
    <w:p>
      <w:pPr>
        <w:pStyle w:val="Normal"/>
        <w:spacing w:before="0" w:after="0"/>
        <w:ind w:firstLine="737" w:left="0" w:right="0"/>
        <w:contextualSpacing/>
        <w:jc w:val="both"/>
        <w:rPr/>
      </w:pPr>
      <w:r>
        <w:rPr/>
        <w:t>Como organizamos os museus? Primeiro por correlação temática (assunto), segundo por ordem cronológica, terceiro por local</w:t>
      </w:r>
      <w:r>
        <w:rPr/>
        <w:t xml:space="preserve">ização geográfica </w:t>
      </w:r>
      <w:r>
        <w:rPr/>
        <w:t xml:space="preserve">de origem. </w:t>
      </w:r>
      <w:r>
        <w:rPr/>
        <w:t xml:space="preserve">Ordem cronológica e geográfica podem se inverter dependendo da temática. </w:t>
      </w:r>
      <w:r>
        <w:rPr/>
        <w:t xml:space="preserve">Assim </w:t>
      </w:r>
      <w:r>
        <w:rPr/>
        <w:t xml:space="preserve">em </w:t>
      </w:r>
      <w:r>
        <w:rPr/>
        <w:t xml:space="preserve">um museu de História Natural </w:t>
      </w:r>
      <w:r>
        <w:rPr/>
        <w:t xml:space="preserve">(temático), internamente organizam-se os objetos em ordem cronológica e em seguida, dependendo de sua abrangência, em ordem geográfica. Ja </w:t>
      </w:r>
      <w:r>
        <w:rPr/>
        <w:t>u</w:t>
      </w:r>
      <w:r>
        <w:rPr/>
        <w:t>m museu mais “genérico”, como Louvre por exemplo, que abrange duas temáticas bem amplas (Antiguidades e arte</w:t>
      </w:r>
      <w:r>
        <w:rPr/>
        <w:t>s</w:t>
      </w:r>
      <w:r>
        <w:rPr/>
        <w:t>), Internamente organiz</w:t>
      </w:r>
      <w:r>
        <w:rPr/>
        <w:t>aram</w:t>
      </w:r>
      <w:r>
        <w:rPr/>
        <w:t xml:space="preserve"> sua montagem baseada em localização geográfica e cronológica para antiguidades e as obras de arte por estilos de arte (o que corresponde à cronologia), por localização geográfica e por </w:t>
      </w:r>
      <w:r>
        <w:rPr/>
        <w:t xml:space="preserve">quantidade de obras dos </w:t>
      </w:r>
      <w:r>
        <w:rPr/>
        <w:t xml:space="preserve">artistas. </w:t>
      </w:r>
      <w:r>
        <w:rPr/>
        <w:t>Da mesma forma, essa forma de organização é uma imitação derivada da forma como é organizada a memória no cérebro.</w:t>
      </w:r>
    </w:p>
    <w:p>
      <w:pPr>
        <w:pStyle w:val="Normal"/>
        <w:spacing w:before="0" w:after="0"/>
        <w:ind w:firstLine="737" w:left="0" w:right="0"/>
        <w:contextualSpacing/>
        <w:jc w:val="both"/>
        <w:rPr/>
      </w:pPr>
      <w:r>
        <w:rPr/>
        <w:t>Todas as vezes que burlamos a tendência tempo espacial, por questões de custo ou espaço, por exemplo, normalmente acrescentamos dificultadores que geram problemas na orientação e compreensão dos usuários, demandando mais esforço e recursos para atender o público atendido.</w:t>
      </w:r>
    </w:p>
    <w:p>
      <w:pPr>
        <w:pStyle w:val="Normal"/>
        <w:spacing w:before="0" w:after="0"/>
        <w:ind w:firstLine="737" w:left="0" w:right="0"/>
        <w:contextualSpacing/>
        <w:jc w:val="both"/>
        <w:rPr/>
      </w:pPr>
      <w:r>
        <w:rPr/>
        <w:t xml:space="preserve">Outra correlação interessante é a forma </w:t>
      </w:r>
      <w:r>
        <w:rPr/>
        <w:t xml:space="preserve">como </w:t>
      </w:r>
      <w:r>
        <w:rPr/>
        <w:t xml:space="preserve">criamos a estrutura de memória dos computadores, que não deixa de ser derivada da forma de constituição da memória cerebral. Entretanto, devemos levar em conta os limites tecnológicos a disposição durante o seu desenvolvimento. O cérebro funciona com a capacidade de acesso paralelo </w:t>
      </w:r>
      <w:r>
        <w:rPr/>
        <w:t xml:space="preserve">enquanto os computadores, possuem uma arquitetura de acesso serial, perfazendo uma derivada de segunda ordem, nesse caso. A computação multiprocessada em camadas de núcleos se desenvolveu para melhorar isso e a computação quântica </w:t>
      </w:r>
      <w:r>
        <w:rPr/>
        <w:t>e a computação analógica</w:t>
      </w:r>
      <w:r>
        <w:rPr/>
        <w:t>, atualmente em seus primeiros ensaios, tende a integrar esse processo ainda mais, melhorando essa “imitação”.</w:t>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t>O presente e o futuro, entretanto, são relativos, insólitos, filosóficos, antes de tudo.</w:t>
      </w:r>
    </w:p>
    <w:p>
      <w:pPr>
        <w:pStyle w:val="Normal"/>
        <w:spacing w:before="0" w:after="0"/>
        <w:ind w:firstLine="737" w:left="0" w:right="0"/>
        <w:contextualSpacing/>
        <w:jc w:val="both"/>
        <w:rPr/>
      </w:pPr>
      <w:r>
        <w:rPr/>
      </w:r>
    </w:p>
    <w:p>
      <w:pPr>
        <w:pStyle w:val="Heading2"/>
        <w:spacing w:before="0" w:after="0"/>
        <w:ind w:firstLine="680" w:left="0"/>
        <w:contextualSpacing/>
        <w:rPr/>
      </w:pPr>
      <w:bookmarkStart w:id="7" w:name="__RefHeading___Toc22882_197393857"/>
      <w:bookmarkEnd w:id="7"/>
      <w:r>
        <w:rPr/>
        <w:t>O Presente.</w:t>
      </w:r>
    </w:p>
    <w:p>
      <w:pPr>
        <w:pStyle w:val="Normal"/>
        <w:spacing w:before="0" w:after="0"/>
        <w:ind w:firstLine="737" w:left="0" w:right="0"/>
        <w:contextualSpacing/>
        <w:jc w:val="both"/>
        <w:rPr/>
      </w:pPr>
      <w:r>
        <w:rPr/>
        <w:t xml:space="preserve">Existe o </w:t>
      </w:r>
      <w:r>
        <w:rPr>
          <w:b/>
          <w:bCs/>
        </w:rPr>
        <w:t>presente</w:t>
      </w:r>
      <w:r>
        <w:rPr/>
        <w:t>? Quanto “tempo” ele dura? Que “espaço” ele preenche?</w:t>
      </w:r>
    </w:p>
    <w:p>
      <w:pPr>
        <w:pStyle w:val="Normal"/>
        <w:spacing w:before="0" w:after="0"/>
        <w:ind w:firstLine="737" w:left="0" w:right="0"/>
        <w:contextualSpacing/>
        <w:jc w:val="both"/>
        <w:rPr/>
      </w:pPr>
      <w:r>
        <w:rPr/>
        <w:t xml:space="preserve">Tecnicamente e fisicamente, através dos nossos sentidos, só conseguimos perceber o que já aconteceu. Existe sempre um tempo mensurável entre um evento físico qualquer que se dispara de um fenômeno físico e demora um tempo para chegar em nossos sentidos, serem traduzidos em sinais elétricos, serem preprocessados por sistemas neurais até atingirem nosso sistema cognitivo. Isso sempre consome, desde no mínimo alguns milissegundos, </w:t>
      </w:r>
      <w:r>
        <w:rPr/>
        <w:t xml:space="preserve">quando </w:t>
      </w:r>
      <w:r>
        <w:rPr/>
        <w:t xml:space="preserve">percebemos um relâmpago e seu trovão, por exemplo, até </w:t>
      </w:r>
      <w:r>
        <w:rPr/>
        <w:t xml:space="preserve">o que ocorreu a </w:t>
      </w:r>
      <w:r>
        <w:rPr/>
        <w:t>milhões de anos, quando observamos as estrelas no céu noturno.</w:t>
      </w:r>
    </w:p>
    <w:p>
      <w:pPr>
        <w:pStyle w:val="Normal"/>
        <w:spacing w:before="0" w:after="0"/>
        <w:ind w:firstLine="737" w:left="0" w:right="0"/>
        <w:contextualSpacing/>
        <w:jc w:val="both"/>
        <w:rPr/>
      </w:pPr>
      <w:r>
        <w:rPr/>
        <w:t xml:space="preserve">Pode durar uma </w:t>
      </w:r>
      <w:r>
        <w:rPr/>
        <w:t>ínfima</w:t>
      </w:r>
      <w:r>
        <w:rPr/>
        <w:t xml:space="preserve"> fração de segundo ao mensurarmos o tempo decorrido em um comprimento de onda de </w:t>
      </w:r>
      <w:r>
        <w:rPr/>
        <w:t xml:space="preserve">um </w:t>
      </w:r>
      <w:r>
        <w:rPr/>
        <w:t xml:space="preserve">pulso de raios gama, pode durar o tempo de um dia, quando digo que estou escrevendo hoje, ou bilhões de anos, </w:t>
      </w:r>
      <w:r>
        <w:rPr/>
        <w:t>quando trato de assuntos astronômicos.</w:t>
      </w:r>
    </w:p>
    <w:p>
      <w:pPr>
        <w:pStyle w:val="Normal"/>
        <w:spacing w:before="0" w:after="0"/>
        <w:ind w:firstLine="737" w:left="0" w:right="0"/>
        <w:contextualSpacing/>
        <w:jc w:val="both"/>
        <w:rPr/>
      </w:pPr>
      <w:r>
        <w:rPr/>
        <w:t>Também é relativo, dependendo do ponto de referência que tomo por base no entendimento do relativismo d</w:t>
      </w:r>
      <w:r>
        <w:rPr/>
        <w:t>as teorias de</w:t>
      </w:r>
      <w:r>
        <w:rPr/>
        <w:t xml:space="preserve"> Einstein.</w:t>
      </w:r>
    </w:p>
    <w:p>
      <w:pPr>
        <w:pStyle w:val="Normal"/>
        <w:spacing w:before="0" w:after="0"/>
        <w:ind w:firstLine="737" w:left="0" w:right="0"/>
        <w:contextualSpacing/>
        <w:jc w:val="both"/>
        <w:rPr/>
      </w:pPr>
      <w:r>
        <w:rPr/>
        <w:t xml:space="preserve">No fim, não serve para mais nada a não ser como um ponto de referência abstrato, assim como o conceito de ponto geométrico </w:t>
      </w:r>
      <w:r>
        <w:rPr/>
        <w:t>adimensional</w:t>
      </w:r>
      <w:r>
        <w:rPr/>
        <w:t xml:space="preserve"> na notação da geometria </w:t>
      </w:r>
      <w:r>
        <w:rPr/>
        <w:t>e</w:t>
      </w:r>
      <w:r>
        <w:rPr/>
        <w:t>uclidiana.</w:t>
      </w:r>
    </w:p>
    <w:p>
      <w:pPr>
        <w:pStyle w:val="Normal"/>
        <w:spacing w:before="0" w:after="0"/>
        <w:ind w:firstLine="737" w:left="0" w:right="0"/>
        <w:contextualSpacing/>
        <w:jc w:val="both"/>
        <w:rPr/>
      </w:pPr>
      <w:r>
        <w:rPr/>
        <w:t xml:space="preserve">Podemos filosofar a vontade, dependendo da conotação que desejamos utilizar para formular ideias, teorias </w:t>
      </w:r>
      <w:r>
        <w:rPr/>
        <w:t xml:space="preserve">e </w:t>
      </w:r>
      <w:r>
        <w:rPr/>
        <w:t xml:space="preserve">pensamentos. Pode ser, </w:t>
      </w:r>
      <w:r>
        <w:rPr/>
        <w:t>também,</w:t>
      </w:r>
      <w:r>
        <w:rPr/>
        <w:t xml:space="preserve"> tão somente um limite para definir onde termina o passado e onde começa o futuro.</w:t>
      </w:r>
    </w:p>
    <w:p>
      <w:pPr>
        <w:pStyle w:val="Normal"/>
        <w:spacing w:before="0" w:after="0"/>
        <w:ind w:firstLine="737" w:left="0" w:right="0"/>
        <w:contextualSpacing/>
        <w:jc w:val="both"/>
        <w:rPr/>
      </w:pPr>
      <w:r>
        <w:rPr/>
        <w:t>O presente é dinâmico e a ele atribuímos a dimensão da duração do evento que está acontecendo. Simples assim.</w:t>
      </w:r>
    </w:p>
    <w:p>
      <w:pPr>
        <w:pStyle w:val="Normal"/>
        <w:spacing w:before="0" w:after="0"/>
        <w:ind w:firstLine="737" w:left="0" w:right="0"/>
        <w:contextualSpacing/>
        <w:jc w:val="both"/>
        <w:rPr/>
      </w:pPr>
      <w:r>
        <w:rPr/>
      </w:r>
    </w:p>
    <w:p>
      <w:pPr>
        <w:pStyle w:val="Heading2"/>
        <w:spacing w:before="0" w:after="0"/>
        <w:ind w:firstLine="680" w:left="0"/>
        <w:contextualSpacing/>
        <w:rPr/>
      </w:pPr>
      <w:bookmarkStart w:id="8" w:name="__RefHeading___Toc22884_197393857"/>
      <w:bookmarkEnd w:id="8"/>
      <w:r>
        <w:rPr/>
        <w:t>O Futuro.</w:t>
      </w:r>
    </w:p>
    <w:p>
      <w:pPr>
        <w:pStyle w:val="Normal"/>
        <w:spacing w:before="0" w:after="0"/>
        <w:ind w:firstLine="737" w:left="0" w:right="0"/>
        <w:contextualSpacing/>
        <w:jc w:val="both"/>
        <w:rPr/>
      </w:pPr>
      <w:r>
        <w:rPr/>
        <w:t xml:space="preserve">E o </w:t>
      </w:r>
      <w:r>
        <w:rPr>
          <w:b/>
          <w:bCs/>
        </w:rPr>
        <w:t>futuro</w:t>
      </w:r>
      <w:r>
        <w:rPr/>
        <w:t>?</w:t>
      </w:r>
    </w:p>
    <w:p>
      <w:pPr>
        <w:pStyle w:val="Normal"/>
        <w:spacing w:before="0" w:after="0"/>
        <w:ind w:firstLine="737" w:left="0" w:right="0"/>
        <w:contextualSpacing/>
        <w:jc w:val="both"/>
        <w:rPr/>
      </w:pPr>
      <w:r>
        <w:rPr/>
        <w:t xml:space="preserve">Podemos simplesmente dizer que não existe porque ainda não nasceu, porque ainda não aconteceu. Mas pode ser também definido como o conjunto de efeitos previsivelmente </w:t>
      </w:r>
      <w:r>
        <w:rPr/>
        <w:t>ou provavelmente</w:t>
      </w:r>
      <w:r>
        <w:rPr/>
        <w:t xml:space="preserve"> possíveis, como resultado de causas disparadas no passado e ou no presente. Nessa conceituação, embora mutável, </w:t>
      </w:r>
      <w:r>
        <w:rPr/>
        <w:t xml:space="preserve">o futuro </w:t>
      </w:r>
      <w:r>
        <w:rPr/>
        <w:t>não é totalmente aleatório.</w:t>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t xml:space="preserve">Alguns filosofam que já está determinado e é imutável, </w:t>
      </w:r>
      <w:r>
        <w:rPr/>
        <w:t>conceito</w:t>
      </w:r>
      <w:r>
        <w:rPr/>
        <w:t xml:space="preserve"> que pode não ser totalmente absurd</w:t>
      </w:r>
      <w:r>
        <w:rPr/>
        <w:t>o</w:t>
      </w:r>
      <w:r>
        <w:rPr/>
        <w:t xml:space="preserve">, partindo da ideia </w:t>
      </w:r>
      <w:r>
        <w:rPr/>
        <w:t>de que o futuro</w:t>
      </w:r>
      <w:r>
        <w:rPr/>
        <w:t xml:space="preserve"> deriva do resultado de causas ocorridas no passado, que já acontece</w:t>
      </w:r>
      <w:r>
        <w:rPr/>
        <w:t xml:space="preserve">ram </w:t>
      </w:r>
      <w:r>
        <w:rPr/>
        <w:t>e não pode</w:t>
      </w:r>
      <w:r>
        <w:rPr/>
        <w:t>m</w:t>
      </w:r>
      <w:r>
        <w:rPr/>
        <w:t xml:space="preserve"> ser mudad</w:t>
      </w:r>
      <w:r>
        <w:rPr/>
        <w:t>as. E</w:t>
      </w:r>
      <w:r>
        <w:rPr/>
        <w:t>ntão, também está definido como efeito determinístico, mesmo embora uma causa qualquer po</w:t>
      </w:r>
      <w:r>
        <w:rPr/>
        <w:t>ssa</w:t>
      </w:r>
      <w:r>
        <w:rPr/>
        <w:t xml:space="preserve"> levar a inúmeros efeitos em potencial. </w:t>
      </w:r>
    </w:p>
    <w:p>
      <w:pPr>
        <w:pStyle w:val="Normal"/>
        <w:spacing w:before="0" w:after="0"/>
        <w:ind w:firstLine="737" w:left="0" w:right="0"/>
        <w:contextualSpacing/>
        <w:jc w:val="both"/>
        <w:rPr/>
      </w:pPr>
      <w:r>
        <w:rPr/>
        <w:t xml:space="preserve">Isso se não considerarmos as novidades. </w:t>
      </w:r>
      <w:r>
        <w:rPr/>
        <w:t xml:space="preserve">Nessa </w:t>
      </w:r>
      <w:r>
        <w:rPr/>
        <w:t>teoria costuma-</w:t>
      </w:r>
      <w:r>
        <w:rPr/>
        <w:t>se argumentar</w:t>
      </w:r>
      <w:r>
        <w:rPr/>
        <w:t xml:space="preserve"> que as novidades não existem e que, em seu lugar, existem descobertas e não invenções. Deixemos esse detalhe em suspensão por hora.</w:t>
      </w:r>
    </w:p>
    <w:p>
      <w:pPr>
        <w:pStyle w:val="Normal"/>
        <w:spacing w:before="0" w:after="0"/>
        <w:ind w:firstLine="737" w:left="0" w:right="0"/>
        <w:contextualSpacing/>
        <w:jc w:val="both"/>
        <w:rPr/>
      </w:pPr>
      <w:r>
        <w:rPr/>
        <w:t>Copiei aqui três parágrafos retirados do tópico anterior, para fractalmente, aproveitar o mesmo exemplo de analogia.</w:t>
      </w:r>
    </w:p>
    <w:p>
      <w:pPr>
        <w:pStyle w:val="Normal"/>
        <w:spacing w:before="0" w:after="0"/>
        <w:ind w:firstLine="737" w:left="0" w:right="0"/>
        <w:contextualSpacing/>
        <w:jc w:val="both"/>
        <w:rPr/>
      </w:pPr>
      <w:r>
        <w:rPr/>
      </w:r>
    </w:p>
    <w:p>
      <w:pPr>
        <w:pStyle w:val="Normal"/>
        <w:spacing w:before="0" w:after="0"/>
        <w:ind w:firstLine="737" w:left="0" w:right="0"/>
        <w:contextualSpacing/>
        <w:jc w:val="both"/>
        <w:rPr>
          <w:i/>
          <w:i/>
          <w:iCs/>
          <w:shd w:fill="auto" w:val="clear"/>
        </w:rPr>
      </w:pPr>
      <w:r>
        <w:rPr>
          <w:i/>
          <w:iCs/>
          <w:shd w:fill="auto" w:val="clear"/>
        </w:rPr>
        <w:t>“</w:t>
      </w:r>
      <w:r>
        <w:rPr>
          <w:i/>
          <w:iCs/>
          <w:shd w:fill="auto" w:val="clear"/>
        </w:rPr>
        <w:t xml:space="preserve">Pensemos, </w:t>
      </w:r>
      <w:r>
        <w:rPr>
          <w:i/>
          <w:iCs/>
          <w:shd w:fill="auto" w:val="clear"/>
        </w:rPr>
        <w:t xml:space="preserve">por exemplo, </w:t>
      </w:r>
      <w:r>
        <w:rPr>
          <w:i/>
          <w:iCs/>
          <w:shd w:fill="auto" w:val="clear"/>
        </w:rPr>
        <w:t xml:space="preserve">quando lançamos um dado </w:t>
      </w:r>
      <w:r>
        <w:rPr>
          <w:i/>
          <w:iCs/>
          <w:shd w:fill="auto" w:val="clear"/>
        </w:rPr>
        <w:t>de jogos de tabuleiro</w:t>
      </w:r>
      <w:r>
        <w:rPr>
          <w:i/>
          <w:iCs/>
          <w:shd w:fill="auto" w:val="clear"/>
        </w:rPr>
        <w:t xml:space="preserve"> ao ar. Enquanto está girando, grosseiramente vamos argumentar que poderá parar em qualquer uma de seis posições com igual probabilidade, e assim o é em uma mesa de jogos. </w:t>
      </w:r>
      <w:r>
        <w:rPr>
          <w:i/>
          <w:iCs/>
          <w:shd w:fill="auto" w:val="clear"/>
        </w:rPr>
        <w:t xml:space="preserve">Em circunstâncias normais, se jogarmos o dado um milhão de vezes, veremos que a distribuição de soluções normais atenderão a uma </w:t>
      </w:r>
      <w:r>
        <w:rPr>
          <w:i/>
          <w:iCs/>
          <w:shd w:fill="auto" w:val="clear"/>
        </w:rPr>
        <w:t xml:space="preserve">linearidade na </w:t>
      </w:r>
      <w:r>
        <w:rPr>
          <w:i/>
          <w:iCs/>
          <w:shd w:fill="auto" w:val="clear"/>
        </w:rPr>
        <w:t xml:space="preserve">quantidade de “vitórias” para cada uma das seis posições possíveis. Entretanto, se o dado for “viciado”, na conotação vulgar, notaremos que essa distribuição deixará de </w:t>
      </w:r>
      <w:r>
        <w:rPr>
          <w:i/>
          <w:iCs/>
          <w:shd w:fill="auto" w:val="clear"/>
        </w:rPr>
        <w:t xml:space="preserve">ser </w:t>
      </w:r>
      <w:r>
        <w:rPr>
          <w:i/>
          <w:iCs/>
          <w:shd w:fill="auto" w:val="clear"/>
        </w:rPr>
        <w:t>linear e se tornará tendenciosa a privilegiar uma determinada face do dado. A “aleatoriedade” desse processo acontece porque não dominamos e não controlamos todas as variáveis envolvidas no processo de atirar o dado.</w:t>
      </w:r>
    </w:p>
    <w:p>
      <w:pPr>
        <w:pStyle w:val="Normal"/>
        <w:spacing w:before="0" w:after="0"/>
        <w:ind w:firstLine="737" w:left="0" w:right="0"/>
        <w:contextualSpacing/>
        <w:jc w:val="both"/>
        <w:rPr>
          <w:i/>
          <w:i/>
          <w:iCs/>
          <w:shd w:fill="auto" w:val="clear"/>
        </w:rPr>
      </w:pPr>
      <w:r>
        <w:rPr>
          <w:i/>
          <w:iCs/>
          <w:shd w:fill="auto" w:val="clear"/>
        </w:rPr>
        <w:t xml:space="preserve">Imaginemos que tenhamos construído um robô lançador de dados que seja capaz de lançar o dado com absoluta precisão, acurácia e repetibilidade, o que significa que o sistema mecatrônico dele conseguirá controlar todas as variáveis existentes no processo de lançamento. Com um algoritmo adequado, será possível determinar e escolher qual face do dado será vencedora. </w:t>
      </w:r>
    </w:p>
    <w:p>
      <w:pPr>
        <w:pStyle w:val="Normal"/>
        <w:spacing w:before="0" w:after="0"/>
        <w:ind w:firstLine="737" w:left="0" w:right="0"/>
        <w:contextualSpacing/>
        <w:jc w:val="both"/>
        <w:rPr>
          <w:i/>
          <w:i/>
          <w:iCs/>
          <w:shd w:fill="auto" w:val="clear"/>
        </w:rPr>
      </w:pPr>
      <w:r>
        <w:rPr>
          <w:i/>
          <w:iCs/>
          <w:shd w:fill="auto" w:val="clear"/>
        </w:rPr>
        <w:t xml:space="preserve">Dai podemos inferir, que toda vez que lançamos um dado no ar, a face vencedora já estará definida, mas será de acordo com os valores reais de todas as variáveis envolvidas, </w:t>
      </w:r>
      <w:r>
        <w:rPr>
          <w:i/>
          <w:iCs/>
          <w:shd w:fill="auto" w:val="clear"/>
        </w:rPr>
        <w:t>mesmo que  nem todas elas tenham já atuado no processo.”</w:t>
      </w:r>
    </w:p>
    <w:p>
      <w:pPr>
        <w:pStyle w:val="Normal"/>
        <w:spacing w:before="0" w:after="0"/>
        <w:ind w:firstLine="737" w:left="0" w:right="0"/>
        <w:contextualSpacing/>
        <w:jc w:val="both"/>
        <w:rPr>
          <w:i/>
          <w:i/>
          <w:iCs/>
          <w:shd w:fill="auto" w:val="clear"/>
        </w:rPr>
      </w:pPr>
      <w:r>
        <w:rPr>
          <w:i/>
          <w:iCs/>
          <w:shd w:fill="auto" w:val="clear"/>
        </w:rPr>
      </w:r>
    </w:p>
    <w:p>
      <w:pPr>
        <w:pStyle w:val="Normal"/>
        <w:spacing w:before="0" w:after="0"/>
        <w:ind w:firstLine="737" w:left="0" w:right="0"/>
        <w:contextualSpacing/>
        <w:jc w:val="both"/>
        <w:rPr/>
      </w:pPr>
      <w:r>
        <w:rPr/>
        <w:t>Isso posto, filosofemos um pouco mais.</w:t>
      </w:r>
    </w:p>
    <w:p>
      <w:pPr>
        <w:pStyle w:val="Normal"/>
        <w:spacing w:before="0" w:after="0"/>
        <w:ind w:firstLine="737" w:left="0" w:right="0"/>
        <w:contextualSpacing/>
        <w:jc w:val="both"/>
        <w:rPr/>
      </w:pPr>
      <w:r>
        <w:rPr/>
        <w:t xml:space="preserve">Partamos do princípio que o fenômeno do big-bang foi um grande lançamento de dados, que a partir daquela explosão, lançou ao espaço toda a matéria </w:t>
      </w:r>
      <w:r>
        <w:rPr/>
        <w:t>e energia</w:t>
      </w:r>
      <w:r>
        <w:rPr/>
        <w:t xml:space="preserve"> existente</w:t>
      </w:r>
      <w:r>
        <w:rPr/>
        <w:t>s</w:t>
      </w:r>
      <w:r>
        <w:rPr/>
        <w:t xml:space="preserve"> no universo. Essa dispersão, naturalmente atendeu e ainda atende aos fenômenos físicos </w:t>
      </w:r>
      <w:r>
        <w:rPr/>
        <w:t>d</w:t>
      </w:r>
      <w:r>
        <w:rPr/>
        <w:t xml:space="preserve">e interação </w:t>
      </w:r>
      <w:r>
        <w:rPr/>
        <w:t>entre</w:t>
      </w:r>
      <w:r>
        <w:rPr/>
        <w:t xml:space="preserve"> forças, energia e matéria compostas e descritas por leis imutáveis para os processos físico-químicos a que estão sujeitos. </w:t>
      </w:r>
      <w:r>
        <w:rPr/>
        <w:t>As variáveis envolvidas são plausivelmente definíveis, m</w:t>
      </w:r>
      <w:r>
        <w:rPr/>
        <w:t xml:space="preserve">esmo embora não </w:t>
      </w:r>
      <w:r>
        <w:rPr/>
        <w:t>a</w:t>
      </w:r>
      <w:r>
        <w:rPr/>
        <w:t xml:space="preserve">s entendamos ou </w:t>
      </w:r>
      <w:r>
        <w:rPr/>
        <w:t>a</w:t>
      </w:r>
      <w:r>
        <w:rPr/>
        <w:t>s conheçamos a tod</w:t>
      </w:r>
      <w:r>
        <w:rPr/>
        <w:t>a</w:t>
      </w:r>
      <w:r>
        <w:rPr/>
        <w:t xml:space="preserve">s </w:t>
      </w:r>
      <w:r>
        <w:rPr/>
        <w:t>atualmente</w:t>
      </w:r>
      <w:r>
        <w:rPr/>
        <w:t>.</w:t>
      </w:r>
    </w:p>
    <w:p>
      <w:pPr>
        <w:pStyle w:val="Normal"/>
        <w:spacing w:before="0" w:after="0"/>
        <w:ind w:firstLine="737" w:left="0" w:right="0"/>
        <w:contextualSpacing/>
        <w:jc w:val="both"/>
        <w:rPr/>
      </w:pPr>
      <w:r>
        <w:rPr/>
        <w:t xml:space="preserve">Por dados </w:t>
      </w:r>
      <w:r>
        <w:rPr/>
        <w:t>lançados</w:t>
      </w:r>
      <w:r>
        <w:rPr/>
        <w:t xml:space="preserve">, infinitas partículas, precursoras de tudo o que chamamos matéria, embebidas em energia e algo tendenciosas por ação de forças de atração e repulsão e regidas por leis imutáveis, </w:t>
      </w:r>
      <w:r>
        <w:rPr/>
        <w:t xml:space="preserve">que </w:t>
      </w:r>
      <w:r>
        <w:rPr/>
        <w:t xml:space="preserve">dão então ensejo </w:t>
      </w:r>
      <w:r>
        <w:rPr/>
        <w:t>ou causam</w:t>
      </w:r>
      <w:r>
        <w:rPr/>
        <w:t xml:space="preserve"> a criação de átomos, elementos, poeira, </w:t>
      </w:r>
      <w:r>
        <w:rPr/>
        <w:t xml:space="preserve">planetas, </w:t>
      </w:r>
      <w:r>
        <w:rPr/>
        <w:t xml:space="preserve">estrelas, galáxias, aglomerados, </w:t>
      </w:r>
      <w:r>
        <w:rPr/>
        <w:t xml:space="preserve">tudo enfim, </w:t>
      </w:r>
      <w:r>
        <w:rPr/>
        <w:t xml:space="preserve">que bailam </w:t>
      </w:r>
      <w:r>
        <w:rPr/>
        <w:t>em harmonia</w:t>
      </w:r>
      <w:r>
        <w:rPr/>
        <w:t xml:space="preserve"> ainda hoje na expansão do universo que vislumbramos </w:t>
      </w:r>
      <w:r>
        <w:rPr/>
        <w:t xml:space="preserve">conhecer </w:t>
      </w:r>
      <w:r>
        <w:rPr/>
        <w:t>hoje.</w:t>
      </w:r>
      <w:r>
        <w:rPr/>
        <w:t xml:space="preserve"> </w:t>
      </w:r>
    </w:p>
    <w:p>
      <w:pPr>
        <w:pStyle w:val="Normal"/>
        <w:spacing w:before="0" w:after="0"/>
        <w:ind w:firstLine="737" w:left="0" w:right="0"/>
        <w:contextualSpacing/>
        <w:jc w:val="both"/>
        <w:rPr/>
      </w:pPr>
      <w:r>
        <w:rPr/>
        <w:t>Ora pois, nessa linha de pensamento, podemo</w:t>
      </w:r>
      <w:r>
        <w:rPr/>
        <w:t>s</w:t>
      </w:r>
      <w:r>
        <w:rPr/>
        <w:t xml:space="preserve"> inferir que tudo o que aconteceu e ainda está por acontecer </w:t>
      </w:r>
      <w:r>
        <w:rPr/>
        <w:t>materialmente</w:t>
      </w:r>
      <w:r>
        <w:rPr/>
        <w:t xml:space="preserve"> no universo</w:t>
      </w:r>
      <w:r>
        <w:rPr/>
        <w:t xml:space="preserve"> foi determinado no momento da explosão </w:t>
      </w:r>
      <w:r>
        <w:rPr/>
        <w:t>do big-bang</w:t>
      </w:r>
      <w:r>
        <w:rPr/>
        <w:t xml:space="preserve"> e portanto, esteve e está passível ainda de pre</w:t>
      </w:r>
      <w:r>
        <w:rPr/>
        <w:t>vi</w:t>
      </w:r>
      <w:r>
        <w:rPr/>
        <w:t>sibilidade.</w:t>
      </w:r>
    </w:p>
    <w:p>
      <w:pPr>
        <w:pStyle w:val="Normal"/>
        <w:spacing w:before="0" w:after="0"/>
        <w:ind w:firstLine="737" w:left="0" w:right="0"/>
        <w:contextualSpacing/>
        <w:jc w:val="both"/>
        <w:rPr/>
      </w:pPr>
      <w:r>
        <w:rPr/>
        <w:t xml:space="preserve">Isso tudo é corroborado com o recurso de observação do espaço astronômico proporcionado pela “lentidão” da velocidade da luz. Ainda que seja o que de mais rápido </w:t>
      </w:r>
      <w:r>
        <w:rPr/>
        <w:t xml:space="preserve">que </w:t>
      </w:r>
      <w:r>
        <w:rPr/>
        <w:t>conhe</w:t>
      </w:r>
      <w:r>
        <w:rPr/>
        <w:t>ça</w:t>
      </w:r>
      <w:r>
        <w:rPr/>
        <w:t xml:space="preserve">mos hoje com nossa </w:t>
      </w:r>
      <w:r>
        <w:rPr/>
        <w:t xml:space="preserve">sensibilidade </w:t>
      </w:r>
      <w:r>
        <w:rPr/>
        <w:t>tecnológica</w:t>
      </w:r>
      <w:r>
        <w:rPr/>
        <w:t>.</w:t>
      </w:r>
    </w:p>
    <w:p>
      <w:pPr>
        <w:pStyle w:val="Normal"/>
        <w:spacing w:before="0" w:after="0"/>
        <w:ind w:firstLine="737" w:left="0" w:right="0"/>
        <w:contextualSpacing/>
        <w:jc w:val="both"/>
        <w:rPr/>
      </w:pPr>
      <w:r>
        <w:rPr/>
        <w:t xml:space="preserve">Enquanto há energia sinética, forçando a expansão do universo e “queimando” no núcleo das estrelas, tudo ainda se forma e se reforma. </w:t>
      </w:r>
      <w:r>
        <w:rPr/>
        <w:t>Q</w:t>
      </w:r>
      <w:r>
        <w:rPr/>
        <w:t xml:space="preserve">uando </w:t>
      </w:r>
      <w:r>
        <w:rPr/>
        <w:t>findar toda essa energia sinética</w:t>
      </w:r>
      <w:r>
        <w:rPr/>
        <w:t xml:space="preserve">, possivelmente, </w:t>
      </w:r>
      <w:r>
        <w:rPr/>
        <w:t xml:space="preserve">a força da gravidade reconduzirá toda essa matéria rumo ao “centro” do universo, perfazendo um ciclo que se repetirá em um novo big-bang, </w:t>
      </w:r>
      <w:r>
        <w:rPr/>
        <w:t xml:space="preserve">ou </w:t>
      </w:r>
      <w:r>
        <w:rPr/>
        <w:t>senão, conforme outra teoria,</w:t>
      </w:r>
      <w:r>
        <w:rPr/>
        <w:t xml:space="preserve"> culminará no parar de tudo </w:t>
      </w:r>
      <w:r>
        <w:rPr/>
        <w:t>terminando</w:t>
      </w:r>
      <w:r>
        <w:rPr/>
        <w:t xml:space="preserve"> em nada</w:t>
      </w:r>
      <w:r>
        <w:rPr/>
        <w:t xml:space="preserve">. </w:t>
      </w:r>
    </w:p>
    <w:p>
      <w:pPr>
        <w:pStyle w:val="Normal"/>
        <w:spacing w:before="0" w:after="0"/>
        <w:ind w:firstLine="737" w:left="0" w:right="0"/>
        <w:contextualSpacing/>
        <w:jc w:val="both"/>
        <w:rPr/>
      </w:pPr>
      <w:r>
        <w:rPr/>
        <w:t xml:space="preserve">Bem, para que aconteça </w:t>
      </w:r>
      <w:r>
        <w:rPr/>
        <w:t>em ciclo de redundância senoidal</w:t>
      </w:r>
      <w:r>
        <w:rPr/>
        <w:t xml:space="preserve">, </w:t>
      </w:r>
      <w:r>
        <w:rPr/>
        <w:t>a</w:t>
      </w:r>
      <w:r>
        <w:rPr/>
        <w:t xml:space="preserve"> lei de conservação de energia, pede que de algum jeito haja o concurso ou </w:t>
      </w:r>
      <w:r>
        <w:rPr/>
        <w:t>re</w:t>
      </w:r>
      <w:r>
        <w:rPr/>
        <w:t xml:space="preserve">aplicação de energia ao sistema, o que dá origem à </w:t>
      </w:r>
      <w:r>
        <w:rPr/>
        <w:t xml:space="preserve">discutível </w:t>
      </w:r>
      <w:r>
        <w:rPr/>
        <w:t>teoria de matéria escura e ou antimatéria.</w:t>
      </w:r>
    </w:p>
    <w:p>
      <w:pPr>
        <w:pStyle w:val="Normal"/>
        <w:spacing w:before="0" w:after="0"/>
        <w:ind w:firstLine="737" w:left="0" w:right="0"/>
        <w:contextualSpacing/>
        <w:jc w:val="both"/>
        <w:rPr>
          <w:shd w:fill="FFFF00" w:val="clear"/>
        </w:rPr>
      </w:pPr>
      <w:r>
        <w:rPr>
          <w:shd w:fill="auto" w:val="clear"/>
        </w:rPr>
        <w:t xml:space="preserve">Paralelamente a esse fenômeno, observamos a ação da </w:t>
      </w:r>
      <w:r>
        <w:rPr>
          <w:b/>
          <w:bCs/>
          <w:shd w:fill="auto" w:val="clear"/>
        </w:rPr>
        <w:t>entropia</w:t>
      </w:r>
      <w:r>
        <w:rPr>
          <w:shd w:fill="auto" w:val="clear"/>
        </w:rPr>
        <w:t xml:space="preserve">, </w:t>
      </w:r>
      <w:r>
        <w:rPr>
          <w:shd w:fill="auto" w:val="clear"/>
        </w:rPr>
        <w:t xml:space="preserve">como já vimos, </w:t>
      </w:r>
      <w:r>
        <w:rPr>
          <w:shd w:fill="auto" w:val="clear"/>
        </w:rPr>
        <w:t>um fenômeno que dá à matéria a tendência de se des</w:t>
      </w:r>
      <w:r>
        <w:rPr>
          <w:shd w:fill="auto" w:val="clear"/>
        </w:rPr>
        <w:t>organizar</w:t>
      </w:r>
      <w:r>
        <w:rPr>
          <w:shd w:fill="auto" w:val="clear"/>
        </w:rPr>
        <w:t xml:space="preserve"> por si só, </w:t>
      </w:r>
      <w:r>
        <w:rPr>
          <w:shd w:fill="auto" w:val="clear"/>
        </w:rPr>
        <w:t>a medida que perde energia</w:t>
      </w:r>
      <w:r>
        <w:rPr>
          <w:shd w:fill="auto" w:val="clear"/>
        </w:rPr>
        <w:t xml:space="preserve"> </w:t>
      </w:r>
      <w:r>
        <w:rPr>
          <w:shd w:fill="auto" w:val="clear"/>
        </w:rPr>
        <w:t>com o passar do tempo</w:t>
      </w:r>
      <w:r>
        <w:rPr>
          <w:shd w:fill="auto" w:val="clear"/>
        </w:rPr>
        <w:t>. “do pó ao pó.”</w:t>
      </w:r>
      <w:r>
        <w:rPr>
          <w:shd w:fill="FFFF00" w:val="clear"/>
        </w:rPr>
        <w:t xml:space="preserve"> </w:t>
      </w:r>
    </w:p>
    <w:p>
      <w:pPr>
        <w:pStyle w:val="Normal"/>
        <w:spacing w:before="0" w:after="0"/>
        <w:ind w:firstLine="737" w:left="0" w:right="0"/>
        <w:contextualSpacing/>
        <w:jc w:val="both"/>
        <w:rPr/>
      </w:pPr>
      <w:r>
        <w:rPr/>
        <w:t xml:space="preserve">Na física clássica enumeramos algumas </w:t>
      </w:r>
      <w:r>
        <w:rPr>
          <w:b/>
          <w:bCs/>
        </w:rPr>
        <w:t>forças</w:t>
      </w:r>
      <w:r>
        <w:rPr/>
        <w:t xml:space="preserve"> </w:t>
      </w:r>
      <w:r>
        <w:rPr>
          <w:b/>
          <w:bCs/>
        </w:rPr>
        <w:t>atuantes</w:t>
      </w:r>
      <w:r>
        <w:rPr/>
        <w:t xml:space="preserve"> </w:t>
      </w:r>
      <w:r>
        <w:rPr/>
        <w:t xml:space="preserve">ou </w:t>
      </w:r>
      <w:r>
        <w:rPr>
          <w:b/>
          <w:bCs/>
        </w:rPr>
        <w:t>interações</w:t>
      </w:r>
      <w:r>
        <w:rPr/>
        <w:t xml:space="preserve"> </w:t>
      </w:r>
      <w:r>
        <w:rPr/>
        <w:t xml:space="preserve">que permitem a </w:t>
      </w:r>
      <w:r>
        <w:rPr/>
        <w:t>troca de energia e</w:t>
      </w:r>
      <w:r>
        <w:rPr/>
        <w:t>m</w:t>
      </w:r>
      <w:r>
        <w:rPr/>
        <w:t xml:space="preserve"> movimentação na </w:t>
      </w:r>
      <w:r>
        <w:rPr/>
        <w:t xml:space="preserve">formação das estruturas </w:t>
      </w:r>
      <w:r>
        <w:rPr/>
        <w:t>atômicas</w:t>
      </w:r>
      <w:r>
        <w:rPr/>
        <w:t xml:space="preserve"> e fenômenos físicos que acima mencionamos. </w:t>
      </w:r>
      <w:r>
        <w:rPr/>
        <w:t xml:space="preserve">Lembre-se que no conceito da física, força e energia são coisas diferentes e que força não é capaz de criar energia </w:t>
      </w:r>
      <w:r>
        <w:rPr/>
        <w:t>sendo</w:t>
      </w:r>
      <w:r>
        <w:rPr/>
        <w:t xml:space="preserve"> </w:t>
      </w:r>
      <w:r>
        <w:rPr/>
        <w:t xml:space="preserve">tão somente </w:t>
      </w:r>
      <w:r>
        <w:rPr/>
        <w:t xml:space="preserve">capaz de atuar, gerando algum movimento </w:t>
      </w:r>
      <w:r>
        <w:rPr/>
        <w:t xml:space="preserve">se houver </w:t>
      </w:r>
      <w:r>
        <w:rPr/>
        <w:t xml:space="preserve">a injeção ou transformação </w:t>
      </w:r>
      <w:r>
        <w:rPr/>
        <w:t>ou troca</w:t>
      </w:r>
      <w:r>
        <w:rPr/>
        <w:t xml:space="preserve"> de alguma forma de energia.</w:t>
      </w:r>
    </w:p>
    <w:p>
      <w:pPr>
        <w:pStyle w:val="Normal"/>
        <w:spacing w:before="0" w:after="0"/>
        <w:ind w:firstLine="737" w:left="0" w:right="0"/>
        <w:contextualSpacing/>
        <w:jc w:val="both"/>
        <w:rPr/>
      </w:pPr>
      <w:r>
        <w:rPr>
          <w:shd w:fill="auto" w:val="clear"/>
        </w:rPr>
        <w:t xml:space="preserve">As </w:t>
      </w:r>
      <w:r>
        <w:rPr/>
        <w:t xml:space="preserve">interações físicas ocorrem por ação das forças de </w:t>
      </w:r>
      <w:r>
        <w:rPr>
          <w:b/>
          <w:bCs/>
        </w:rPr>
        <w:t>e</w:t>
      </w:r>
      <w:r>
        <w:rPr>
          <w:b/>
          <w:bCs/>
        </w:rPr>
        <w:t>letricidade</w:t>
      </w:r>
      <w:r>
        <w:rPr/>
        <w:t xml:space="preserve">, </w:t>
      </w:r>
      <w:r>
        <w:rPr>
          <w:b/>
          <w:bCs/>
        </w:rPr>
        <w:t>magnetismo</w:t>
      </w:r>
      <w:r>
        <w:rPr/>
        <w:t xml:space="preserve">, </w:t>
      </w:r>
      <w:r>
        <w:rPr>
          <w:b/>
          <w:bCs/>
        </w:rPr>
        <w:t>gravidade</w:t>
      </w:r>
      <w:r>
        <w:rPr/>
        <w:t xml:space="preserve">,  </w:t>
      </w:r>
      <w:r>
        <w:rPr>
          <w:b/>
          <w:bCs/>
        </w:rPr>
        <w:t>atômicas</w:t>
      </w:r>
      <w:r>
        <w:rPr/>
        <w:t xml:space="preserve"> </w:t>
      </w:r>
      <w:r>
        <w:rPr>
          <w:b/>
          <w:bCs/>
        </w:rPr>
        <w:t>fraca</w:t>
      </w:r>
      <w:r>
        <w:rPr/>
        <w:t xml:space="preserve"> e </w:t>
      </w:r>
      <w:r>
        <w:rPr>
          <w:b/>
          <w:bCs/>
        </w:rPr>
        <w:t>forte</w:t>
      </w:r>
      <w:r>
        <w:rPr/>
        <w:t xml:space="preserve">. </w:t>
      </w:r>
      <w:r>
        <w:rPr/>
        <w:t>(</w:t>
      </w:r>
      <w:r>
        <w:rPr/>
        <w:t>Podem haver outras que ainda desconhecemos</w:t>
      </w:r>
      <w:r>
        <w:rPr/>
        <w:t>)</w:t>
      </w:r>
      <w:r>
        <w:rPr/>
        <w:t xml:space="preserve">. </w:t>
      </w:r>
      <w:r>
        <w:rPr/>
        <w:t>Essas interações já</w:t>
      </w:r>
      <w:r>
        <w:rPr/>
        <w:t xml:space="preserve"> são bem estudadas, embora não totalmente dominadas pela </w:t>
      </w:r>
      <w:r>
        <w:rPr/>
        <w:t>ciência</w:t>
      </w:r>
      <w:r>
        <w:rPr/>
        <w:t xml:space="preserve"> </w:t>
      </w:r>
      <w:r>
        <w:rPr/>
        <w:t>física</w:t>
      </w:r>
      <w:r>
        <w:rPr/>
        <w:t xml:space="preserve">. São elas consideradas bem definidas e constantes em todo o universo que conseguimos perceber. </w:t>
      </w:r>
      <w:r>
        <w:rPr/>
        <w:t>Em particular, vale lembrar, o conceito de gravidade vem sendo reinterpretad</w:t>
      </w:r>
      <w:r>
        <w:rPr/>
        <w:t>o</w:t>
      </w:r>
      <w:r>
        <w:rPr/>
        <w:t xml:space="preserve"> como sendo a distorção do espaço-tempo pela teoria da relatividade. </w:t>
      </w:r>
      <w:r>
        <w:rPr/>
        <w:t xml:space="preserve">Embora também se diferenciam essas interações entre os domínios da macrofísica e da </w:t>
      </w:r>
      <w:r>
        <w:rPr/>
        <w:t>física das</w:t>
      </w:r>
      <w:r>
        <w:rPr/>
        <w:t xml:space="preserve"> micropartículas.</w:t>
      </w:r>
    </w:p>
    <w:p>
      <w:pPr>
        <w:pStyle w:val="Normal"/>
        <w:spacing w:before="0" w:after="0"/>
        <w:ind w:firstLine="737" w:left="0" w:right="0"/>
        <w:contextualSpacing/>
        <w:jc w:val="both"/>
        <w:rPr/>
      </w:pPr>
      <w:r>
        <w:rPr/>
        <w:t xml:space="preserve">Até aqui, nos meandros de nossa discussão o </w:t>
      </w:r>
      <w:r>
        <w:rPr/>
        <w:t>funcionamen</w:t>
      </w:r>
      <w:r>
        <w:rPr/>
        <w:t>t</w:t>
      </w:r>
      <w:r>
        <w:rPr/>
        <w:t>o do</w:t>
      </w:r>
      <w:r>
        <w:rPr/>
        <w:t xml:space="preserve"> universo </w:t>
      </w:r>
      <w:r>
        <w:rPr/>
        <w:t xml:space="preserve">pode ser comparado </w:t>
      </w:r>
      <w:r>
        <w:rPr/>
        <w:t xml:space="preserve">como um gigantesco relógio, com suas engrenagens e mecanismos, </w:t>
      </w:r>
      <w:r>
        <w:rPr/>
        <w:t xml:space="preserve">perfeitamente engrenados e em perfeito funcionamento </w:t>
      </w:r>
      <w:r>
        <w:rPr/>
        <w:t>harmônico</w:t>
      </w:r>
      <w:r>
        <w:rPr/>
        <w:t xml:space="preserve">. Isso posto, desde que saibamos disso e conheçamos todas as variáveis envolvidas, tudo o que acontecerá no universo passa a ser, </w:t>
      </w:r>
      <w:r>
        <w:rPr/>
        <w:t>peremptori</w:t>
      </w:r>
      <w:r>
        <w:rPr/>
        <w:t xml:space="preserve">amente previsível. Se sei como o relógio funciona e sei que horas está marcando agora, posso prever </w:t>
      </w:r>
      <w:r>
        <w:rPr/>
        <w:t xml:space="preserve">em </w:t>
      </w:r>
      <w:r>
        <w:rPr/>
        <w:t xml:space="preserve">que </w:t>
      </w:r>
      <w:r>
        <w:rPr/>
        <w:t>posicionamento mecânico estará</w:t>
      </w:r>
      <w:r>
        <w:rPr/>
        <w:t xml:space="preserve"> amanhã. </w:t>
      </w:r>
      <w:r>
        <w:rPr/>
        <w:t>Por isso conseguimos prever as vis</w:t>
      </w:r>
      <w:r>
        <w:rPr/>
        <w:t>i</w:t>
      </w:r>
      <w:r>
        <w:rPr/>
        <w:t>tas de cometas, os eclipses lunares e solares e tantos outros eventos astronômicos.</w:t>
      </w:r>
    </w:p>
    <w:p>
      <w:pPr>
        <w:pStyle w:val="Normal"/>
        <w:spacing w:before="0" w:after="0"/>
        <w:ind w:firstLine="737" w:left="0" w:right="0"/>
        <w:contextualSpacing/>
        <w:jc w:val="both"/>
        <w:rPr/>
      </w:pPr>
      <w:r>
        <w:rPr/>
        <w:t>Mas</w:t>
      </w:r>
      <w:r>
        <w:rPr/>
        <w:t xml:space="preserve">, </w:t>
      </w:r>
      <w:r>
        <w:rPr/>
        <w:t>para complicar um pouco</w:t>
      </w:r>
      <w:r>
        <w:rPr/>
        <w:t>, acrescentar</w:t>
      </w:r>
      <w:r>
        <w:rPr/>
        <w:t>ei</w:t>
      </w:r>
      <w:r>
        <w:rPr/>
        <w:t xml:space="preserve"> </w:t>
      </w:r>
      <w:r>
        <w:rPr/>
        <w:t>três</w:t>
      </w:r>
      <w:r>
        <w:rPr/>
        <w:t xml:space="preserve"> </w:t>
      </w:r>
      <w:r>
        <w:rPr/>
        <w:t xml:space="preserve">forças </w:t>
      </w:r>
      <w:r>
        <w:rPr/>
        <w:t xml:space="preserve">interativas </w:t>
      </w:r>
      <w:r>
        <w:rPr/>
        <w:t xml:space="preserve">com particular importância na participação influente </w:t>
      </w:r>
      <w:r>
        <w:rPr/>
        <w:t>no</w:t>
      </w:r>
      <w:r>
        <w:rPr/>
        <w:t xml:space="preserve"> conteúdo dessa discussão: A </w:t>
      </w:r>
      <w:r>
        <w:rPr>
          <w:b/>
          <w:bCs/>
        </w:rPr>
        <w:t xml:space="preserve">força vital, </w:t>
      </w:r>
      <w:r>
        <w:rPr>
          <w:b/>
          <w:bCs/>
        </w:rPr>
        <w:t>a força instintiva,</w:t>
      </w:r>
      <w:r>
        <w:rPr/>
        <w:t xml:space="preserve"> </w:t>
      </w:r>
      <w:r>
        <w:rPr>
          <w:b/>
          <w:bCs/>
        </w:rPr>
        <w:t>a</w:t>
      </w:r>
      <w:r>
        <w:rPr/>
        <w:t xml:space="preserve"> </w:t>
      </w:r>
      <w:r>
        <w:rPr>
          <w:b/>
          <w:bCs/>
        </w:rPr>
        <w:t>força espiritual,</w:t>
      </w:r>
      <w:r>
        <w:rPr/>
        <w:t xml:space="preserve"> </w:t>
      </w:r>
      <w:r>
        <w:rPr/>
        <w:t>e suas interações.</w:t>
      </w:r>
    </w:p>
    <w:p>
      <w:pPr>
        <w:pStyle w:val="Normal"/>
        <w:spacing w:before="0" w:after="0"/>
        <w:ind w:firstLine="737" w:left="0" w:right="0"/>
        <w:contextualSpacing/>
        <w:jc w:val="both"/>
        <w:rPr/>
      </w:pPr>
      <w:r>
        <w:rPr/>
        <w:t>Porque não coloca</w:t>
      </w:r>
      <w:r>
        <w:rPr/>
        <w:t>ram</w:t>
      </w:r>
      <w:r>
        <w:rPr/>
        <w:t xml:space="preserve"> a força vital nos livros de física acompanhada das cinco que listei acima?</w:t>
      </w:r>
    </w:p>
    <w:p>
      <w:pPr>
        <w:pStyle w:val="Normal"/>
        <w:spacing w:before="0" w:after="0"/>
        <w:ind w:firstLine="737" w:left="0" w:right="0"/>
        <w:contextualSpacing/>
        <w:jc w:val="both"/>
        <w:rPr/>
      </w:pPr>
      <w:r>
        <w:rPr/>
        <w:t>Existem</w:t>
      </w:r>
      <w:r>
        <w:rPr/>
        <w:t xml:space="preserve"> </w:t>
      </w:r>
      <w:r>
        <w:rPr/>
        <w:t>várias</w:t>
      </w:r>
      <w:r>
        <w:rPr/>
        <w:t xml:space="preserve"> disciplinas científicas </w:t>
      </w:r>
      <w:r>
        <w:rPr/>
        <w:t xml:space="preserve">dedicadas </w:t>
      </w:r>
      <w:r>
        <w:rPr/>
        <w:t xml:space="preserve">inteiramente a vida, </w:t>
      </w:r>
      <w:r>
        <w:rPr/>
        <w:t>entre elas</w:t>
      </w:r>
      <w:r>
        <w:rPr/>
        <w:t xml:space="preserve"> a biologia e a química orgânica, tamanha a sua importância.</w:t>
      </w:r>
    </w:p>
    <w:p>
      <w:pPr>
        <w:pStyle w:val="Normal"/>
        <w:spacing w:before="0" w:after="0"/>
        <w:ind w:firstLine="737" w:left="0" w:right="0"/>
        <w:contextualSpacing/>
        <w:jc w:val="both"/>
        <w:rPr/>
      </w:pPr>
      <w:r>
        <w:rPr/>
      </w:r>
    </w:p>
    <w:p>
      <w:pPr>
        <w:pStyle w:val="Normal"/>
        <w:spacing w:before="0" w:after="0"/>
        <w:contextualSpacing/>
        <w:rPr/>
      </w:pPr>
      <w:r>
        <w:rPr>
          <w:b w:val="false"/>
          <w:i/>
          <w:iCs/>
          <w:caps w:val="false"/>
          <w:smallCaps w:val="false"/>
          <w:color w:val="000000"/>
          <w:spacing w:val="0"/>
          <w:sz w:val="24"/>
          <w:szCs w:val="24"/>
        </w:rPr>
        <w:t xml:space="preserve">No ano de 1807, o químico sueco </w:t>
      </w:r>
      <w:hyperlink r:id="rId18">
        <w:r>
          <w:rPr>
            <w:rStyle w:val="Hyperlink"/>
            <w:b w:val="false"/>
            <w:i/>
            <w:iCs/>
            <w:caps w:val="false"/>
            <w:smallCaps w:val="false"/>
            <w:color w:val="398671"/>
            <w:spacing w:val="0"/>
            <w:sz w:val="24"/>
            <w:szCs w:val="24"/>
            <w:u w:val="single"/>
          </w:rPr>
          <w:t>Jöns Jakob Berzelius</w:t>
        </w:r>
      </w:hyperlink>
      <w:r>
        <w:rPr>
          <w:b w:val="false"/>
          <w:i/>
          <w:iCs/>
          <w:caps w:val="false"/>
          <w:smallCaps w:val="false"/>
          <w:color w:val="000000"/>
          <w:spacing w:val="0"/>
          <w:sz w:val="24"/>
          <w:szCs w:val="24"/>
          <w:u w:val="single"/>
        </w:rPr>
        <w:t xml:space="preserve"> </w:t>
      </w:r>
      <w:r>
        <w:rPr>
          <w:b w:val="false"/>
          <w:i/>
          <w:iCs/>
          <w:caps w:val="false"/>
          <w:smallCaps w:val="false"/>
          <w:color w:val="000000"/>
          <w:spacing w:val="0"/>
          <w:sz w:val="24"/>
          <w:szCs w:val="24"/>
          <w:u w:val="single"/>
        </w:rPr>
        <w:t>(11)</w:t>
      </w:r>
      <w:r>
        <w:rPr>
          <w:b w:val="false"/>
          <w:i/>
          <w:iCs/>
          <w:caps w:val="false"/>
          <w:smallCaps w:val="false"/>
          <w:color w:val="000000"/>
          <w:spacing w:val="0"/>
          <w:sz w:val="24"/>
          <w:szCs w:val="24"/>
        </w:rPr>
        <w:t xml:space="preserve">lançou a </w:t>
      </w:r>
      <w:r>
        <w:rPr>
          <w:rStyle w:val="Strong"/>
          <w:b w:val="false"/>
          <w:i/>
          <w:iCs/>
          <w:caps w:val="false"/>
          <w:smallCaps w:val="false"/>
          <w:color w:val="000000"/>
          <w:spacing w:val="0"/>
          <w:sz w:val="24"/>
          <w:szCs w:val="24"/>
        </w:rPr>
        <w:t xml:space="preserve">teoria da </w:t>
      </w:r>
      <w:r>
        <w:rPr>
          <w:rStyle w:val="Strong"/>
          <w:b/>
          <w:bCs/>
          <w:i/>
          <w:iCs/>
          <w:caps w:val="false"/>
          <w:smallCaps w:val="false"/>
          <w:color w:val="000000"/>
          <w:spacing w:val="0"/>
          <w:sz w:val="24"/>
          <w:szCs w:val="24"/>
        </w:rPr>
        <w:t>força</w:t>
      </w:r>
      <w:r>
        <w:rPr>
          <w:rStyle w:val="Strong"/>
          <w:b w:val="false"/>
          <w:i/>
          <w:iCs/>
          <w:caps w:val="false"/>
          <w:smallCaps w:val="false"/>
          <w:color w:val="000000"/>
          <w:spacing w:val="0"/>
          <w:sz w:val="24"/>
          <w:szCs w:val="24"/>
        </w:rPr>
        <w:t xml:space="preserve"> </w:t>
      </w:r>
      <w:r>
        <w:rPr>
          <w:rStyle w:val="Strong"/>
          <w:b/>
          <w:bCs/>
          <w:i/>
          <w:iCs/>
          <w:caps w:val="false"/>
          <w:smallCaps w:val="false"/>
          <w:color w:val="000000"/>
          <w:spacing w:val="0"/>
          <w:sz w:val="24"/>
          <w:szCs w:val="24"/>
        </w:rPr>
        <w:t>vital</w:t>
      </w:r>
      <w:r>
        <w:rPr>
          <w:b w:val="false"/>
          <w:i/>
          <w:iCs/>
          <w:caps w:val="false"/>
          <w:smallCaps w:val="false"/>
          <w:color w:val="000000"/>
          <w:spacing w:val="0"/>
          <w:sz w:val="24"/>
          <w:szCs w:val="24"/>
        </w:rPr>
        <w:t xml:space="preserve">, também conhecida como </w:t>
      </w:r>
      <w:r>
        <w:rPr>
          <w:rStyle w:val="Strong"/>
          <w:b/>
          <w:bCs/>
          <w:i/>
          <w:iCs/>
          <w:caps w:val="false"/>
          <w:smallCaps w:val="false"/>
          <w:color w:val="000000"/>
          <w:spacing w:val="0"/>
          <w:sz w:val="24"/>
          <w:szCs w:val="24"/>
        </w:rPr>
        <w:t>Vitalismo</w:t>
      </w:r>
      <w:r>
        <w:rPr>
          <w:b w:val="false"/>
          <w:i/>
          <w:iCs/>
          <w:caps w:val="false"/>
          <w:smallCaps w:val="false"/>
          <w:color w:val="000000"/>
          <w:spacing w:val="0"/>
          <w:sz w:val="24"/>
          <w:szCs w:val="24"/>
        </w:rPr>
        <w:t xml:space="preserve">, que defendia a ideia de que apenas os seres vivos são capazes de produzir </w:t>
      </w:r>
      <w:hyperlink r:id="rId19">
        <w:r>
          <w:rPr>
            <w:rStyle w:val="Hyperlink"/>
            <w:b w:val="false"/>
            <w:i/>
            <w:iCs/>
            <w:caps w:val="false"/>
            <w:smallCaps w:val="false"/>
            <w:color w:val="398671"/>
            <w:spacing w:val="0"/>
            <w:sz w:val="24"/>
            <w:szCs w:val="24"/>
            <w:u w:val="single"/>
          </w:rPr>
          <w:t>compostos orgânicos</w:t>
        </w:r>
      </w:hyperlink>
      <w:r>
        <w:rPr>
          <w:b w:val="false"/>
          <w:i/>
          <w:iCs/>
          <w:caps w:val="false"/>
          <w:smallCaps w:val="false"/>
          <w:color w:val="000000"/>
          <w:spacing w:val="0"/>
          <w:sz w:val="24"/>
          <w:szCs w:val="24"/>
        </w:rPr>
        <w:t>, ou seja, tais substâncias não poderiam de nenhuma maneira, ser produzidas artificialmente. Segundo Berzelius, os compostos orgânicos eram produzidos a partir d</w:t>
      </w:r>
      <w:r>
        <w:rPr>
          <w:b w:val="false"/>
          <w:i/>
          <w:iCs/>
          <w:caps w:val="false"/>
          <w:smallCaps w:val="false"/>
          <w:color w:val="000000"/>
          <w:spacing w:val="0"/>
          <w:sz w:val="24"/>
          <w:szCs w:val="24"/>
        </w:rPr>
        <w:t>a</w:t>
      </w:r>
      <w:r>
        <w:rPr>
          <w:b w:val="false"/>
          <w:i/>
          <w:iCs/>
          <w:caps w:val="false"/>
          <w:smallCaps w:val="false"/>
          <w:color w:val="000000"/>
          <w:spacing w:val="0"/>
          <w:sz w:val="24"/>
          <w:szCs w:val="24"/>
        </w:rPr>
        <w:t xml:space="preserve"> </w:t>
      </w:r>
      <w:r>
        <w:rPr>
          <w:b w:val="false"/>
          <w:i/>
          <w:iCs/>
          <w:caps w:val="false"/>
          <w:smallCaps w:val="false"/>
          <w:color w:val="000000"/>
          <w:spacing w:val="0"/>
          <w:sz w:val="24"/>
          <w:szCs w:val="24"/>
        </w:rPr>
        <w:t xml:space="preserve"> ação de </w:t>
      </w:r>
      <w:r>
        <w:rPr>
          <w:b w:val="false"/>
          <w:i/>
          <w:iCs/>
          <w:caps w:val="false"/>
          <w:smallCaps w:val="false"/>
          <w:color w:val="000000"/>
          <w:spacing w:val="0"/>
          <w:sz w:val="24"/>
          <w:szCs w:val="24"/>
        </w:rPr>
        <w:t>uma “</w:t>
      </w:r>
      <w:r>
        <w:rPr>
          <w:b/>
          <w:bCs/>
          <w:i/>
          <w:iCs/>
          <w:caps w:val="false"/>
          <w:smallCaps w:val="false"/>
          <w:color w:val="000000"/>
          <w:spacing w:val="0"/>
          <w:sz w:val="24"/>
          <w:szCs w:val="24"/>
        </w:rPr>
        <w:t>força</w:t>
      </w:r>
      <w:r>
        <w:rPr>
          <w:b w:val="false"/>
          <w:i/>
          <w:iCs/>
          <w:caps w:val="false"/>
          <w:smallCaps w:val="false"/>
          <w:color w:val="000000"/>
          <w:spacing w:val="0"/>
          <w:sz w:val="24"/>
          <w:szCs w:val="24"/>
        </w:rPr>
        <w:t xml:space="preserve"> </w:t>
      </w:r>
      <w:r>
        <w:rPr>
          <w:b/>
          <w:bCs/>
          <w:i/>
          <w:iCs/>
          <w:caps w:val="false"/>
          <w:smallCaps w:val="false"/>
          <w:color w:val="000000"/>
          <w:spacing w:val="0"/>
          <w:sz w:val="24"/>
          <w:szCs w:val="24"/>
        </w:rPr>
        <w:t>vital</w:t>
      </w:r>
      <w:r>
        <w:rPr>
          <w:b w:val="false"/>
          <w:i/>
          <w:iCs/>
          <w:caps w:val="false"/>
          <w:smallCaps w:val="false"/>
          <w:color w:val="000000"/>
          <w:spacing w:val="0"/>
          <w:sz w:val="24"/>
          <w:szCs w:val="24"/>
        </w:rPr>
        <w:t>” característica dos organismos vivos, o que impossibilitava a síntese dos mesmos.</w:t>
      </w:r>
      <w:r>
        <w:rPr>
          <w:i/>
          <w:iCs/>
          <w:sz w:val="24"/>
          <w:szCs w:val="24"/>
        </w:rPr>
        <w:t xml:space="preserve"> </w:t>
      </w:r>
    </w:p>
    <w:p>
      <w:pPr>
        <w:pStyle w:val="Normal"/>
        <w:spacing w:before="0" w:after="0"/>
        <w:contextualSpacing/>
        <w:rPr/>
      </w:pPr>
      <w:r>
        <w:rPr>
          <w:i/>
          <w:iCs/>
          <w:sz w:val="24"/>
          <w:szCs w:val="24"/>
        </w:rPr>
        <w:t xml:space="preserve">Dada a </w:t>
      </w:r>
      <w:r>
        <w:rPr>
          <w:i/>
          <w:iCs/>
          <w:sz w:val="24"/>
          <w:szCs w:val="24"/>
        </w:rPr>
        <w:t xml:space="preserve">essa </w:t>
      </w:r>
      <w:r>
        <w:rPr>
          <w:i/>
          <w:iCs/>
          <w:sz w:val="24"/>
          <w:szCs w:val="24"/>
        </w:rPr>
        <w:t xml:space="preserve">definição de </w:t>
      </w:r>
      <w:r>
        <w:rPr>
          <w:b/>
          <w:bCs/>
          <w:i/>
          <w:iCs/>
          <w:sz w:val="24"/>
          <w:szCs w:val="24"/>
        </w:rPr>
        <w:t>força</w:t>
      </w:r>
      <w:r>
        <w:rPr>
          <w:i/>
          <w:iCs/>
          <w:sz w:val="24"/>
          <w:szCs w:val="24"/>
        </w:rPr>
        <w:t xml:space="preserve"> </w:t>
      </w:r>
      <w:r>
        <w:rPr>
          <w:b/>
          <w:bCs/>
          <w:i/>
          <w:iCs/>
          <w:sz w:val="24"/>
          <w:szCs w:val="24"/>
        </w:rPr>
        <w:t>vital</w:t>
      </w:r>
      <w:r>
        <w:rPr>
          <w:i/>
          <w:iCs/>
          <w:sz w:val="24"/>
          <w:szCs w:val="24"/>
        </w:rPr>
        <w:t>, proposta por Berzelius, sua teoria caiu por terra quando em</w:t>
      </w:r>
      <w:r>
        <w:rPr>
          <w:rFonts w:ascii="Lucida Grande;Verdana;Arial;sans-serif" w:hAnsi="Lucida Grande;Verdana;Arial;sans-serif"/>
          <w:b w:val="false"/>
          <w:i/>
          <w:iCs/>
          <w:caps w:val="false"/>
          <w:smallCaps w:val="false"/>
          <w:color w:val="000000"/>
          <w:spacing w:val="0"/>
          <w:sz w:val="28"/>
          <w:szCs w:val="24"/>
        </w:rPr>
        <w:t xml:space="preserve"> </w:t>
      </w:r>
      <w:r>
        <w:rPr>
          <w:b w:val="false"/>
          <w:i/>
          <w:iCs/>
          <w:caps w:val="false"/>
          <w:smallCaps w:val="false"/>
          <w:color w:val="000000"/>
          <w:spacing w:val="0"/>
          <w:sz w:val="24"/>
          <w:szCs w:val="24"/>
        </w:rPr>
        <w:t xml:space="preserve">1828, o químico alemão Friedrich Wöhler, discípulo de Berzelius, conseguiu sintetizar em laboratório a </w:t>
      </w:r>
      <w:hyperlink r:id="rId20">
        <w:r>
          <w:rPr>
            <w:rStyle w:val="Hyperlink"/>
            <w:b w:val="false"/>
            <w:i/>
            <w:iCs/>
            <w:caps w:val="false"/>
            <w:smallCaps w:val="false"/>
            <w:color w:val="398671"/>
            <w:spacing w:val="0"/>
            <w:sz w:val="24"/>
            <w:szCs w:val="24"/>
            <w:u w:val="single"/>
          </w:rPr>
          <w:t>ureia</w:t>
        </w:r>
      </w:hyperlink>
      <w:r>
        <w:rPr>
          <w:b w:val="false"/>
          <w:i/>
          <w:iCs/>
          <w:caps w:val="false"/>
          <w:smallCaps w:val="false"/>
          <w:color w:val="000000"/>
          <w:spacing w:val="0"/>
          <w:sz w:val="24"/>
          <w:szCs w:val="24"/>
        </w:rPr>
        <w:t xml:space="preserve">, um composto orgânico, a partir do aquecimento do cianato de amônio, um </w:t>
      </w:r>
      <w:hyperlink r:id="rId21">
        <w:r>
          <w:rPr>
            <w:rStyle w:val="Hyperlink"/>
            <w:i/>
            <w:iCs/>
          </w:rPr>
          <w:t>composto inorgânico</w:t>
        </w:r>
      </w:hyperlink>
      <w:r>
        <w:rPr>
          <w:b w:val="false"/>
          <w:i/>
          <w:iCs/>
          <w:caps w:val="false"/>
          <w:smallCaps w:val="false"/>
          <w:color w:val="398671"/>
          <w:spacing w:val="0"/>
          <w:sz w:val="24"/>
          <w:szCs w:val="24"/>
          <w:u w:val="single"/>
        </w:rPr>
        <w:t>,</w:t>
      </w:r>
      <w:r>
        <w:rPr>
          <w:b w:val="false"/>
          <w:i/>
          <w:iCs/>
          <w:caps w:val="false"/>
          <w:smallCaps w:val="false"/>
          <w:color w:val="398671"/>
          <w:spacing w:val="0"/>
          <w:sz w:val="24"/>
          <w:szCs w:val="24"/>
          <w:u w:val="single"/>
        </w:rPr>
        <w:t xml:space="preserve"> </w:t>
      </w:r>
      <w:r>
        <w:rPr>
          <w:i/>
          <w:iCs/>
          <w:sz w:val="24"/>
          <w:szCs w:val="24"/>
        </w:rPr>
        <w:t xml:space="preserve">o que levou ao desenvolvimento da química orgânica como a conhecemos hoje. </w:t>
      </w:r>
      <w:r>
        <w:rPr>
          <w:i/>
          <w:iCs/>
          <w:sz w:val="24"/>
          <w:szCs w:val="24"/>
        </w:rPr>
        <w:t xml:space="preserve">Sua teoria se baseava na suposição de uma </w:t>
      </w:r>
      <w:r>
        <w:rPr>
          <w:b/>
          <w:bCs/>
          <w:i/>
          <w:iCs/>
          <w:sz w:val="24"/>
          <w:szCs w:val="24"/>
        </w:rPr>
        <w:t>energia</w:t>
      </w:r>
      <w:r>
        <w:rPr>
          <w:i/>
          <w:iCs/>
          <w:sz w:val="24"/>
          <w:szCs w:val="24"/>
        </w:rPr>
        <w:t xml:space="preserve"> </w:t>
      </w:r>
      <w:r>
        <w:rPr>
          <w:b/>
          <w:bCs/>
          <w:i/>
          <w:iCs/>
          <w:sz w:val="24"/>
          <w:szCs w:val="24"/>
        </w:rPr>
        <w:t>vital</w:t>
      </w:r>
      <w:r>
        <w:rPr>
          <w:i/>
          <w:iCs/>
          <w:sz w:val="24"/>
          <w:szCs w:val="24"/>
        </w:rPr>
        <w:t xml:space="preserve">, que atuando na </w:t>
      </w:r>
      <w:r>
        <w:rPr>
          <w:b/>
          <w:bCs/>
          <w:i/>
          <w:iCs/>
          <w:sz w:val="24"/>
          <w:szCs w:val="24"/>
        </w:rPr>
        <w:t>força</w:t>
      </w:r>
      <w:r>
        <w:rPr>
          <w:i/>
          <w:iCs/>
          <w:sz w:val="24"/>
          <w:szCs w:val="24"/>
        </w:rPr>
        <w:t xml:space="preserve"> </w:t>
      </w:r>
      <w:r>
        <w:rPr>
          <w:b/>
          <w:bCs/>
          <w:i/>
          <w:iCs/>
          <w:sz w:val="24"/>
          <w:szCs w:val="24"/>
        </w:rPr>
        <w:t>vital</w:t>
      </w:r>
      <w:r>
        <w:rPr>
          <w:i/>
          <w:iCs/>
          <w:sz w:val="24"/>
          <w:szCs w:val="24"/>
        </w:rPr>
        <w:t xml:space="preserve"> seria a causa da formação dos compostos orgânicos. Em sendo possível </w:t>
      </w:r>
      <w:r>
        <w:rPr>
          <w:i/>
          <w:iCs/>
          <w:sz w:val="24"/>
          <w:szCs w:val="24"/>
        </w:rPr>
        <w:t>criar</w:t>
      </w:r>
      <w:r>
        <w:rPr>
          <w:i/>
          <w:iCs/>
          <w:sz w:val="24"/>
          <w:szCs w:val="24"/>
        </w:rPr>
        <w:t xml:space="preserve"> corpos orgânicos através do uso de energias físicas tradicionais, como energia térmica por exemplo, </w:t>
      </w:r>
      <w:r>
        <w:rPr>
          <w:i/>
          <w:iCs/>
          <w:sz w:val="24"/>
          <w:szCs w:val="24"/>
        </w:rPr>
        <w:t>desobrigando a necessidade de existência de uma suposta energia vital, sua teoria perdeu a força,</w:t>
      </w:r>
      <w:r>
        <w:rPr>
          <w:sz w:val="24"/>
          <w:szCs w:val="24"/>
        </w:rPr>
        <w:t xml:space="preserve"> ironicamente.</w:t>
      </w:r>
      <w:r>
        <w:rPr>
          <w:sz w:val="24"/>
          <w:szCs w:val="24"/>
        </w:rPr>
        <w:t>(12)</w:t>
      </w:r>
    </w:p>
    <w:p>
      <w:pPr>
        <w:pStyle w:val="Normal"/>
        <w:spacing w:before="0" w:after="0"/>
        <w:ind w:firstLine="737" w:left="0" w:right="0"/>
        <w:contextualSpacing/>
        <w:jc w:val="both"/>
        <w:rPr/>
      </w:pPr>
      <w:r>
        <w:rPr>
          <w:sz w:val="24"/>
          <w:szCs w:val="24"/>
        </w:rPr>
        <w:t xml:space="preserve">Mas, argumento. </w:t>
      </w:r>
      <w:r>
        <w:rPr>
          <w:sz w:val="24"/>
          <w:szCs w:val="24"/>
        </w:rPr>
        <w:t>O</w:t>
      </w:r>
      <w:r>
        <w:rPr>
          <w:sz w:val="24"/>
          <w:szCs w:val="24"/>
        </w:rPr>
        <w:t xml:space="preserve"> fato de ser possível sintetizar compostos orgânicos, não implica a inexistência de uma </w:t>
      </w:r>
      <w:r>
        <w:rPr>
          <w:b/>
          <w:bCs/>
          <w:sz w:val="24"/>
          <w:szCs w:val="24"/>
        </w:rPr>
        <w:t>força</w:t>
      </w:r>
      <w:r>
        <w:rPr>
          <w:sz w:val="24"/>
          <w:szCs w:val="24"/>
        </w:rPr>
        <w:t xml:space="preserve"> </w:t>
      </w:r>
      <w:r>
        <w:rPr>
          <w:b/>
          <w:bCs/>
          <w:sz w:val="24"/>
          <w:szCs w:val="24"/>
        </w:rPr>
        <w:t>vital</w:t>
      </w:r>
      <w:r>
        <w:rPr>
          <w:sz w:val="24"/>
          <w:szCs w:val="24"/>
        </w:rPr>
        <w:t xml:space="preserve"> </w:t>
      </w:r>
      <w:r>
        <w:rPr>
          <w:sz w:val="24"/>
          <w:szCs w:val="24"/>
        </w:rPr>
        <w:t xml:space="preserve">e consequentemente uma </w:t>
      </w:r>
      <w:r>
        <w:rPr>
          <w:b/>
          <w:bCs/>
          <w:sz w:val="24"/>
          <w:szCs w:val="24"/>
        </w:rPr>
        <w:t>energia</w:t>
      </w:r>
      <w:r>
        <w:rPr>
          <w:sz w:val="24"/>
          <w:szCs w:val="24"/>
        </w:rPr>
        <w:t xml:space="preserve"> </w:t>
      </w:r>
      <w:r>
        <w:rPr>
          <w:b/>
          <w:bCs/>
          <w:sz w:val="24"/>
          <w:szCs w:val="24"/>
        </w:rPr>
        <w:t>vital</w:t>
      </w:r>
      <w:r>
        <w:rPr>
          <w:sz w:val="24"/>
          <w:szCs w:val="24"/>
        </w:rPr>
        <w:t xml:space="preserve">. </w:t>
      </w:r>
      <w:r>
        <w:rPr>
          <w:sz w:val="24"/>
          <w:szCs w:val="24"/>
        </w:rPr>
        <w:t xml:space="preserve">Sim. Conseguimos sintetizar compostos orgânicos, mas ainda não conseguimos produzir a vida em laboratório. De fato, </w:t>
      </w:r>
      <w:r>
        <w:rPr>
          <w:sz w:val="24"/>
          <w:szCs w:val="24"/>
        </w:rPr>
        <w:t xml:space="preserve">não a controlamos e </w:t>
      </w:r>
      <w:r>
        <w:rPr>
          <w:sz w:val="24"/>
          <w:szCs w:val="24"/>
        </w:rPr>
        <w:t xml:space="preserve">nem se quer a entendemos. </w:t>
      </w:r>
      <w:r>
        <w:rPr>
          <w:sz w:val="24"/>
          <w:szCs w:val="24"/>
        </w:rPr>
        <w:t xml:space="preserve">Como também, bem pouco entendemos </w:t>
      </w:r>
      <w:r>
        <w:rPr>
          <w:sz w:val="24"/>
          <w:szCs w:val="24"/>
        </w:rPr>
        <w:t xml:space="preserve">em totalidade </w:t>
      </w:r>
      <w:r>
        <w:rPr>
          <w:sz w:val="24"/>
          <w:szCs w:val="24"/>
        </w:rPr>
        <w:t>a força gravitacional e também não a controlamos.</w:t>
      </w:r>
    </w:p>
    <w:p>
      <w:pPr>
        <w:pStyle w:val="Normal"/>
        <w:spacing w:before="0" w:after="0"/>
        <w:ind w:firstLine="737" w:left="0" w:right="0"/>
        <w:contextualSpacing/>
        <w:jc w:val="both"/>
        <w:rPr>
          <w:rFonts w:ascii="Liberation Serif" w:hAnsi="Liberation Serif"/>
          <w:sz w:val="24"/>
          <w:szCs w:val="24"/>
        </w:rPr>
      </w:pPr>
      <w:r>
        <w:rPr>
          <w:sz w:val="24"/>
          <w:szCs w:val="24"/>
        </w:rPr>
        <w:t>O fato é que a vida existe e exerce seu papel e sua força na interação com a matéria, sob a égide de leis tão imutáveis quant</w:t>
      </w:r>
      <w:r>
        <w:rPr>
          <w:sz w:val="24"/>
          <w:szCs w:val="24"/>
        </w:rPr>
        <w:t>o</w:t>
      </w:r>
      <w:r>
        <w:rPr>
          <w:sz w:val="24"/>
          <w:szCs w:val="24"/>
        </w:rPr>
        <w:t xml:space="preserve"> as leis da física e da química inorgânica.</w:t>
      </w:r>
    </w:p>
    <w:p>
      <w:pPr>
        <w:pStyle w:val="Normal"/>
        <w:spacing w:before="0" w:after="0"/>
        <w:ind w:firstLine="737" w:left="0" w:right="0"/>
        <w:contextualSpacing/>
        <w:jc w:val="both"/>
        <w:rPr/>
      </w:pPr>
      <w:r>
        <w:rPr>
          <w:sz w:val="24"/>
          <w:szCs w:val="24"/>
        </w:rPr>
        <w:t xml:space="preserve">Assim como a </w:t>
      </w:r>
      <w:r>
        <w:rPr>
          <w:sz w:val="24"/>
          <w:szCs w:val="24"/>
        </w:rPr>
        <w:t xml:space="preserve">ação da </w:t>
      </w:r>
      <w:r>
        <w:rPr>
          <w:sz w:val="24"/>
          <w:szCs w:val="24"/>
        </w:rPr>
        <w:t xml:space="preserve">força da gravidade </w:t>
      </w:r>
      <w:r>
        <w:rPr>
          <w:sz w:val="24"/>
          <w:szCs w:val="24"/>
        </w:rPr>
        <w:t>ou a distorção do espaço-tempo, como queiram,</w:t>
      </w:r>
      <w:r>
        <w:rPr>
          <w:sz w:val="24"/>
          <w:szCs w:val="24"/>
        </w:rPr>
        <w:t xml:space="preserve"> leva a efeitos na atração entre os corpos, na formação de sistemas estelares, galáxias, buracos negros, etc., a </w:t>
      </w:r>
      <w:r>
        <w:rPr>
          <w:sz w:val="24"/>
          <w:szCs w:val="24"/>
        </w:rPr>
        <w:t xml:space="preserve">ação da </w:t>
      </w:r>
      <w:r>
        <w:rPr>
          <w:sz w:val="24"/>
          <w:szCs w:val="24"/>
        </w:rPr>
        <w:t>força vital leva a efeitos como nasc</w:t>
      </w:r>
      <w:r>
        <w:rPr>
          <w:sz w:val="24"/>
          <w:szCs w:val="24"/>
        </w:rPr>
        <w:t>imento</w:t>
      </w:r>
      <w:r>
        <w:rPr>
          <w:sz w:val="24"/>
          <w:szCs w:val="24"/>
        </w:rPr>
        <w:t>, cresc</w:t>
      </w:r>
      <w:r>
        <w:rPr>
          <w:sz w:val="24"/>
          <w:szCs w:val="24"/>
        </w:rPr>
        <w:t>imento</w:t>
      </w:r>
      <w:r>
        <w:rPr>
          <w:sz w:val="24"/>
          <w:szCs w:val="24"/>
        </w:rPr>
        <w:t>, reprodu</w:t>
      </w:r>
      <w:r>
        <w:rPr>
          <w:sz w:val="24"/>
          <w:szCs w:val="24"/>
        </w:rPr>
        <w:t>ção</w:t>
      </w:r>
      <w:r>
        <w:rPr>
          <w:sz w:val="24"/>
          <w:szCs w:val="24"/>
        </w:rPr>
        <w:t xml:space="preserve">, etc., </w:t>
      </w:r>
      <w:r>
        <w:rPr>
          <w:sz w:val="24"/>
          <w:szCs w:val="24"/>
        </w:rPr>
        <w:t>nos</w:t>
      </w:r>
      <w:r>
        <w:rPr>
          <w:sz w:val="24"/>
          <w:szCs w:val="24"/>
        </w:rPr>
        <w:t xml:space="preserve"> corpos orgânicos.</w:t>
      </w:r>
    </w:p>
    <w:p>
      <w:pPr>
        <w:pStyle w:val="Normal"/>
        <w:spacing w:before="0" w:after="0"/>
        <w:ind w:firstLine="737" w:left="0" w:right="0"/>
        <w:contextualSpacing/>
        <w:jc w:val="both"/>
        <w:rPr>
          <w:rFonts w:ascii="Liberation Serif" w:hAnsi="Liberation Serif"/>
          <w:sz w:val="24"/>
          <w:szCs w:val="24"/>
        </w:rPr>
      </w:pPr>
      <w:r>
        <w:rPr>
          <w:sz w:val="24"/>
          <w:szCs w:val="24"/>
        </w:rPr>
        <w:t>E</w:t>
      </w:r>
      <w:r>
        <w:rPr>
          <w:sz w:val="24"/>
          <w:szCs w:val="24"/>
        </w:rPr>
        <w:t>ssa interação</w:t>
      </w:r>
      <w:r>
        <w:rPr>
          <w:sz w:val="24"/>
          <w:szCs w:val="24"/>
        </w:rPr>
        <w:t xml:space="preserve"> chama</w:t>
      </w:r>
      <w:r>
        <w:rPr>
          <w:sz w:val="24"/>
          <w:szCs w:val="24"/>
        </w:rPr>
        <w:t>da</w:t>
      </w:r>
      <w:r>
        <w:rPr>
          <w:sz w:val="24"/>
          <w:szCs w:val="24"/>
        </w:rPr>
        <w:t xml:space="preserve"> de </w:t>
      </w:r>
      <w:r>
        <w:rPr>
          <w:b/>
          <w:bCs/>
          <w:sz w:val="24"/>
          <w:szCs w:val="24"/>
        </w:rPr>
        <w:t>vitalidade</w:t>
      </w:r>
      <w:r>
        <w:rPr>
          <w:sz w:val="24"/>
          <w:szCs w:val="24"/>
        </w:rPr>
        <w:t xml:space="preserve">, </w:t>
      </w:r>
      <w:r>
        <w:rPr>
          <w:sz w:val="24"/>
          <w:szCs w:val="24"/>
        </w:rPr>
        <w:t xml:space="preserve">supostamente ainda pela ciência, atua </w:t>
      </w:r>
      <w:r>
        <w:rPr>
          <w:sz w:val="24"/>
          <w:szCs w:val="24"/>
        </w:rPr>
        <w:t xml:space="preserve">como se fosse uma chama que se acende e se apaga sem </w:t>
      </w:r>
      <w:r>
        <w:rPr>
          <w:sz w:val="24"/>
          <w:szCs w:val="24"/>
        </w:rPr>
        <w:t xml:space="preserve">o </w:t>
      </w:r>
      <w:r>
        <w:rPr>
          <w:sz w:val="24"/>
          <w:szCs w:val="24"/>
        </w:rPr>
        <w:t xml:space="preserve">controle </w:t>
      </w:r>
      <w:r>
        <w:rPr>
          <w:sz w:val="24"/>
          <w:szCs w:val="24"/>
        </w:rPr>
        <w:t>dos Homens</w:t>
      </w:r>
      <w:r>
        <w:rPr>
          <w:sz w:val="24"/>
          <w:szCs w:val="24"/>
        </w:rPr>
        <w:t>.</w:t>
      </w:r>
    </w:p>
    <w:p>
      <w:pPr>
        <w:pStyle w:val="Normal"/>
        <w:spacing w:before="0" w:after="0"/>
        <w:ind w:firstLine="737" w:left="0" w:right="0"/>
        <w:contextualSpacing/>
        <w:jc w:val="both"/>
        <w:rPr>
          <w:rFonts w:ascii="Liberation Serif" w:hAnsi="Liberation Serif"/>
          <w:sz w:val="24"/>
          <w:szCs w:val="24"/>
        </w:rPr>
      </w:pPr>
      <w:r>
        <w:rPr>
          <w:sz w:val="24"/>
          <w:szCs w:val="24"/>
        </w:rPr>
        <w:t xml:space="preserve">A </w:t>
      </w:r>
      <w:r>
        <w:rPr>
          <w:b/>
          <w:bCs/>
          <w:sz w:val="24"/>
          <w:szCs w:val="24"/>
        </w:rPr>
        <w:t>força</w:t>
      </w:r>
      <w:r>
        <w:rPr>
          <w:sz w:val="24"/>
          <w:szCs w:val="24"/>
        </w:rPr>
        <w:t xml:space="preserve"> </w:t>
      </w:r>
      <w:r>
        <w:rPr>
          <w:b/>
          <w:bCs/>
          <w:sz w:val="24"/>
          <w:szCs w:val="24"/>
        </w:rPr>
        <w:t>instintiva</w:t>
      </w:r>
      <w:r>
        <w:rPr>
          <w:sz w:val="24"/>
          <w:szCs w:val="24"/>
        </w:rPr>
        <w:t xml:space="preserve">, </w:t>
      </w:r>
      <w:r>
        <w:rPr>
          <w:sz w:val="24"/>
          <w:szCs w:val="24"/>
        </w:rPr>
        <w:t xml:space="preserve">também ainda supostamente pela ciência, </w:t>
      </w:r>
      <w:r>
        <w:rPr>
          <w:sz w:val="24"/>
          <w:szCs w:val="24"/>
        </w:rPr>
        <w:t xml:space="preserve">permeia a interação entre os seres vivos, entre si e com o meio ambiente, em uma </w:t>
      </w:r>
      <w:r>
        <w:rPr>
          <w:b/>
          <w:bCs/>
          <w:sz w:val="24"/>
          <w:szCs w:val="24"/>
        </w:rPr>
        <w:t>rede</w:t>
      </w:r>
      <w:r>
        <w:rPr>
          <w:sz w:val="24"/>
          <w:szCs w:val="24"/>
        </w:rPr>
        <w:t xml:space="preserve"> </w:t>
      </w:r>
      <w:r>
        <w:rPr>
          <w:b/>
          <w:bCs/>
          <w:sz w:val="24"/>
          <w:szCs w:val="24"/>
        </w:rPr>
        <w:t>instintiva</w:t>
      </w:r>
      <w:r>
        <w:rPr>
          <w:sz w:val="24"/>
          <w:szCs w:val="24"/>
        </w:rPr>
        <w:t xml:space="preserve"> que preside o equilíbrio da vida em consonância com os recursos do meio ambiente disponíve</w:t>
      </w:r>
      <w:r>
        <w:rPr>
          <w:sz w:val="24"/>
          <w:szCs w:val="24"/>
        </w:rPr>
        <w:t>l</w:t>
      </w:r>
      <w:r>
        <w:rPr>
          <w:sz w:val="24"/>
          <w:szCs w:val="24"/>
        </w:rPr>
        <w:t xml:space="preserve"> para a manutenção da vida como um todo. </w:t>
      </w:r>
    </w:p>
    <w:p>
      <w:pPr>
        <w:pStyle w:val="Normal"/>
        <w:spacing w:before="0" w:after="0"/>
        <w:ind w:firstLine="737" w:left="0" w:right="0"/>
        <w:contextualSpacing/>
        <w:jc w:val="both"/>
        <w:rPr>
          <w:rFonts w:ascii="Liberation Serif" w:hAnsi="Liberation Serif"/>
          <w:sz w:val="24"/>
          <w:szCs w:val="24"/>
        </w:rPr>
      </w:pPr>
      <w:r>
        <w:rPr>
          <w:sz w:val="24"/>
          <w:szCs w:val="24"/>
        </w:rPr>
        <w:t xml:space="preserve">Charles Darwin explorou muito bem o tema instinto. </w:t>
      </w:r>
      <w:r>
        <w:rPr>
          <w:sz w:val="24"/>
          <w:szCs w:val="24"/>
        </w:rPr>
        <w:t>C</w:t>
      </w:r>
      <w:r>
        <w:rPr>
          <w:sz w:val="24"/>
          <w:szCs w:val="24"/>
        </w:rPr>
        <w:t>om maior ênfase,</w:t>
      </w:r>
      <w:r>
        <w:rPr>
          <w:sz w:val="24"/>
          <w:szCs w:val="24"/>
        </w:rPr>
        <w:t xml:space="preserve"> </w:t>
      </w:r>
      <w:r>
        <w:rPr>
          <w:sz w:val="24"/>
          <w:szCs w:val="24"/>
        </w:rPr>
        <w:t>se aprofundou no assunto focando inicialmente no entendimento do instinto para as espécies em si, deixando apenas preliminares para um estudo futuro do instinto como uma rede permeando a interação entre as diversas espécies.</w:t>
      </w:r>
    </w:p>
    <w:p>
      <w:pPr>
        <w:pStyle w:val="Normal"/>
        <w:spacing w:before="0" w:after="0"/>
        <w:ind w:firstLine="737" w:left="0" w:right="0"/>
        <w:contextualSpacing/>
        <w:jc w:val="both"/>
        <w:rPr>
          <w:rFonts w:ascii="Liberation Serif" w:hAnsi="Liberation Serif"/>
          <w:sz w:val="24"/>
          <w:szCs w:val="24"/>
        </w:rPr>
      </w:pPr>
      <w:r>
        <w:rPr>
          <w:sz w:val="24"/>
          <w:szCs w:val="24"/>
        </w:rPr>
        <w:t xml:space="preserve">A rede instintiva, em tese </w:t>
      </w:r>
      <w:r>
        <w:rPr>
          <w:sz w:val="24"/>
          <w:szCs w:val="24"/>
        </w:rPr>
        <w:t>mais aceita</w:t>
      </w:r>
      <w:r>
        <w:rPr>
          <w:sz w:val="24"/>
          <w:szCs w:val="24"/>
        </w:rPr>
        <w:t xml:space="preserve">, </w:t>
      </w:r>
      <w:r>
        <w:rPr>
          <w:sz w:val="24"/>
          <w:szCs w:val="24"/>
        </w:rPr>
        <w:t>determina</w:t>
      </w:r>
      <w:r>
        <w:rPr>
          <w:sz w:val="24"/>
          <w:szCs w:val="24"/>
        </w:rPr>
        <w:t xml:space="preserve"> a ordem na cadeia alimentar, estabelecendo os limites de ação de cada espécie, de forma a </w:t>
      </w:r>
      <w:r>
        <w:rPr>
          <w:sz w:val="24"/>
          <w:szCs w:val="24"/>
        </w:rPr>
        <w:t>promover</w:t>
      </w:r>
      <w:r>
        <w:rPr>
          <w:sz w:val="24"/>
          <w:szCs w:val="24"/>
        </w:rPr>
        <w:t xml:space="preserve"> o necessário equilíbrio inter-relacional entre elas, elas mesmas e o meio ambiente.</w:t>
      </w:r>
    </w:p>
    <w:p>
      <w:pPr>
        <w:pStyle w:val="Normal"/>
        <w:spacing w:before="0" w:after="0"/>
        <w:ind w:firstLine="737" w:left="0" w:right="0"/>
        <w:contextualSpacing/>
        <w:jc w:val="both"/>
        <w:rPr>
          <w:rFonts w:ascii="Liberation Serif" w:hAnsi="Liberation Serif"/>
          <w:sz w:val="24"/>
          <w:szCs w:val="24"/>
        </w:rPr>
      </w:pPr>
      <w:r>
        <w:rPr>
          <w:sz w:val="24"/>
          <w:szCs w:val="24"/>
        </w:rPr>
      </w:r>
    </w:p>
    <w:p>
      <w:pPr>
        <w:pStyle w:val="Normal"/>
        <w:spacing w:before="0" w:after="0"/>
        <w:ind w:firstLine="737" w:left="0" w:right="0"/>
        <w:contextualSpacing/>
        <w:jc w:val="both"/>
        <w:rPr/>
      </w:pPr>
      <w:r>
        <w:rPr>
          <w:sz w:val="24"/>
          <w:szCs w:val="24"/>
        </w:rPr>
        <w:t xml:space="preserve">A </w:t>
      </w:r>
      <w:r>
        <w:rPr>
          <w:b/>
          <w:bCs/>
          <w:sz w:val="24"/>
          <w:szCs w:val="24"/>
        </w:rPr>
        <w:t>força</w:t>
      </w:r>
      <w:r>
        <w:rPr>
          <w:sz w:val="24"/>
          <w:szCs w:val="24"/>
        </w:rPr>
        <w:t xml:space="preserve"> </w:t>
      </w:r>
      <w:r>
        <w:rPr>
          <w:b/>
          <w:bCs/>
          <w:sz w:val="24"/>
          <w:szCs w:val="24"/>
        </w:rPr>
        <w:t>espiritual</w:t>
      </w:r>
      <w:r>
        <w:rPr>
          <w:sz w:val="24"/>
          <w:szCs w:val="24"/>
        </w:rPr>
        <w:t>, que também achei por bem considerar, é algo que também faz parte de noss</w:t>
      </w:r>
      <w:r>
        <w:rPr>
          <w:sz w:val="24"/>
          <w:szCs w:val="24"/>
        </w:rPr>
        <w:t xml:space="preserve">a </w:t>
      </w:r>
      <w:r>
        <w:rPr>
          <w:sz w:val="24"/>
          <w:szCs w:val="24"/>
        </w:rPr>
        <w:t xml:space="preserve">discussão. </w:t>
      </w:r>
      <w:r>
        <w:rPr>
          <w:sz w:val="24"/>
          <w:szCs w:val="24"/>
        </w:rPr>
        <w:t xml:space="preserve">A teoria de sua existência, </w:t>
      </w:r>
      <w:r>
        <w:rPr>
          <w:sz w:val="24"/>
          <w:szCs w:val="24"/>
        </w:rPr>
        <w:t xml:space="preserve">embora ainda controversa </w:t>
      </w:r>
      <w:r>
        <w:rPr>
          <w:sz w:val="24"/>
          <w:szCs w:val="24"/>
        </w:rPr>
        <w:t>no</w:t>
      </w:r>
      <w:r>
        <w:rPr>
          <w:sz w:val="24"/>
          <w:szCs w:val="24"/>
        </w:rPr>
        <w:t>s</w:t>
      </w:r>
      <w:r>
        <w:rPr>
          <w:sz w:val="24"/>
          <w:szCs w:val="24"/>
        </w:rPr>
        <w:t xml:space="preserve"> meios acadêmicos científicos</w:t>
      </w:r>
      <w:r>
        <w:rPr>
          <w:sz w:val="24"/>
          <w:szCs w:val="24"/>
        </w:rPr>
        <w:t>,</w:t>
      </w:r>
      <w:r>
        <w:rPr>
          <w:sz w:val="24"/>
          <w:szCs w:val="24"/>
        </w:rPr>
        <w:t xml:space="preserve"> vem da percepção de que existe “algo” que caracteriza e individualiza os seres orgânicos animais, que parece preexistir, coexistir e sobreviver após </w:t>
      </w:r>
      <w:r>
        <w:rPr>
          <w:sz w:val="24"/>
          <w:szCs w:val="24"/>
        </w:rPr>
        <w:t>sessada a vida</w:t>
      </w:r>
      <w:r>
        <w:rPr>
          <w:sz w:val="24"/>
          <w:szCs w:val="24"/>
        </w:rPr>
        <w:t xml:space="preserve">, dando aos organismos animais características próprias como a personalidade, </w:t>
      </w:r>
      <w:r>
        <w:rPr>
          <w:sz w:val="24"/>
          <w:szCs w:val="24"/>
        </w:rPr>
        <w:t>racionalidade (inteligência)</w:t>
      </w:r>
      <w:r>
        <w:rPr>
          <w:sz w:val="24"/>
          <w:szCs w:val="24"/>
        </w:rPr>
        <w:t xml:space="preserve"> </w:t>
      </w:r>
      <w:r>
        <w:rPr>
          <w:sz w:val="24"/>
          <w:szCs w:val="24"/>
        </w:rPr>
        <w:t>e sentimento</w:t>
      </w:r>
      <w:r>
        <w:rPr>
          <w:sz w:val="24"/>
          <w:szCs w:val="24"/>
        </w:rPr>
        <w:t>. Comumente chamada de alma ou espírito, muito embora, também pouco conhecid</w:t>
      </w:r>
      <w:r>
        <w:rPr>
          <w:sz w:val="24"/>
          <w:szCs w:val="24"/>
        </w:rPr>
        <w:t>a</w:t>
      </w:r>
      <w:r>
        <w:rPr>
          <w:sz w:val="24"/>
          <w:szCs w:val="24"/>
        </w:rPr>
        <w:t xml:space="preserve"> e compreendida, é universalmente aceita pela maioria das pessoas, </w:t>
      </w:r>
      <w:r>
        <w:rPr>
          <w:sz w:val="24"/>
          <w:szCs w:val="24"/>
        </w:rPr>
        <w:t>pelas religiões e</w:t>
      </w:r>
      <w:r>
        <w:rPr>
          <w:sz w:val="24"/>
          <w:szCs w:val="24"/>
        </w:rPr>
        <w:t xml:space="preserve"> inclusive </w:t>
      </w:r>
      <w:r>
        <w:rPr>
          <w:sz w:val="24"/>
          <w:szCs w:val="24"/>
        </w:rPr>
        <w:t xml:space="preserve">por </w:t>
      </w:r>
      <w:r>
        <w:rPr>
          <w:sz w:val="24"/>
          <w:szCs w:val="24"/>
        </w:rPr>
        <w:t xml:space="preserve">algumas vertentes científicas. </w:t>
      </w:r>
      <w:r>
        <w:rPr>
          <w:sz w:val="24"/>
          <w:szCs w:val="24"/>
        </w:rPr>
        <w:t xml:space="preserve">É profundamente </w:t>
      </w:r>
      <w:r>
        <w:rPr>
          <w:sz w:val="24"/>
          <w:szCs w:val="24"/>
        </w:rPr>
        <w:t>e filosoficamente</w:t>
      </w:r>
      <w:r>
        <w:rPr>
          <w:sz w:val="24"/>
          <w:szCs w:val="24"/>
        </w:rPr>
        <w:t xml:space="preserve"> </w:t>
      </w:r>
      <w:r>
        <w:rPr>
          <w:sz w:val="24"/>
          <w:szCs w:val="24"/>
        </w:rPr>
        <w:t xml:space="preserve">abordada e </w:t>
      </w:r>
      <w:r>
        <w:rPr>
          <w:sz w:val="24"/>
          <w:szCs w:val="24"/>
        </w:rPr>
        <w:t>estuda</w:t>
      </w:r>
      <w:r>
        <w:rPr>
          <w:sz w:val="24"/>
          <w:szCs w:val="24"/>
        </w:rPr>
        <w:t>da</w:t>
      </w:r>
      <w:r>
        <w:rPr>
          <w:sz w:val="24"/>
          <w:szCs w:val="24"/>
        </w:rPr>
        <w:t xml:space="preserve"> pela Doutrina Espírita, codificada por Allan Kardec, na França em meados do século XIX.</w:t>
      </w:r>
    </w:p>
    <w:p>
      <w:pPr>
        <w:pStyle w:val="Normal"/>
        <w:spacing w:before="0" w:after="0"/>
        <w:ind w:firstLine="737" w:left="0" w:right="0"/>
        <w:contextualSpacing/>
        <w:jc w:val="both"/>
        <w:rPr/>
      </w:pPr>
      <w:r>
        <w:rPr>
          <w:sz w:val="24"/>
          <w:szCs w:val="24"/>
        </w:rPr>
        <w:t>A</w:t>
      </w:r>
      <w:r>
        <w:rPr>
          <w:sz w:val="24"/>
          <w:szCs w:val="24"/>
        </w:rPr>
        <w:t xml:space="preserve">ssim como a eletricidade funciona muito bem em par casado com o magnetismo nos fenômenos </w:t>
      </w:r>
      <w:r>
        <w:rPr>
          <w:sz w:val="24"/>
          <w:szCs w:val="24"/>
        </w:rPr>
        <w:t xml:space="preserve">de interação </w:t>
      </w:r>
      <w:r>
        <w:rPr>
          <w:sz w:val="24"/>
          <w:szCs w:val="24"/>
        </w:rPr>
        <w:t xml:space="preserve">eletromagnéticos, a vida funciona muito bem em par casado com a alma. Para interagir com a matéria, a alma precisa do concurso da vida </w:t>
      </w:r>
      <w:r>
        <w:rPr>
          <w:sz w:val="24"/>
          <w:szCs w:val="24"/>
        </w:rPr>
        <w:t>para interagir com a matéria</w:t>
      </w:r>
      <w:r>
        <w:rPr>
          <w:sz w:val="24"/>
          <w:szCs w:val="24"/>
        </w:rPr>
        <w:t xml:space="preserve">. </w:t>
      </w:r>
    </w:p>
    <w:p>
      <w:pPr>
        <w:pStyle w:val="Normal"/>
        <w:spacing w:before="0" w:after="0"/>
        <w:ind w:firstLine="737" w:left="0" w:right="0"/>
        <w:contextualSpacing/>
        <w:jc w:val="both"/>
        <w:rPr/>
      </w:pPr>
      <w:r>
        <w:rPr>
          <w:sz w:val="24"/>
          <w:szCs w:val="24"/>
        </w:rPr>
        <w:t xml:space="preserve">Se bem que a vida nos pareça rara no âmbito universal, pois que ainda não encontramos evidências ou pistas de sua existência fora da Terra, </w:t>
      </w:r>
      <w:r>
        <w:rPr>
          <w:sz w:val="24"/>
          <w:szCs w:val="24"/>
        </w:rPr>
        <w:t xml:space="preserve">é estatisticamente provável sua universalidade e </w:t>
      </w:r>
      <w:r>
        <w:rPr>
          <w:sz w:val="24"/>
          <w:szCs w:val="24"/>
        </w:rPr>
        <w:t xml:space="preserve">aqui ela existe em abundância e em uma diversidade </w:t>
      </w:r>
      <w:r>
        <w:rPr>
          <w:sz w:val="24"/>
          <w:szCs w:val="24"/>
        </w:rPr>
        <w:t>i</w:t>
      </w:r>
      <w:r>
        <w:rPr>
          <w:sz w:val="24"/>
          <w:szCs w:val="24"/>
        </w:rPr>
        <w:t>nco</w:t>
      </w:r>
      <w:r>
        <w:rPr>
          <w:sz w:val="24"/>
          <w:szCs w:val="24"/>
        </w:rPr>
        <w:t xml:space="preserve">mensurável, </w:t>
      </w:r>
      <w:r>
        <w:rPr>
          <w:sz w:val="24"/>
          <w:szCs w:val="24"/>
        </w:rPr>
        <w:t>há que se aceitar</w:t>
      </w:r>
      <w:r>
        <w:rPr>
          <w:sz w:val="24"/>
          <w:szCs w:val="24"/>
        </w:rPr>
        <w:t>.</w:t>
      </w:r>
    </w:p>
    <w:p>
      <w:pPr>
        <w:pStyle w:val="Normal"/>
        <w:spacing w:before="0" w:after="0"/>
        <w:ind w:firstLine="737" w:left="0" w:right="0"/>
        <w:contextualSpacing/>
        <w:jc w:val="both"/>
        <w:rPr/>
      </w:pPr>
      <w:r>
        <w:rPr>
          <w:b/>
          <w:bCs/>
          <w:sz w:val="24"/>
          <w:szCs w:val="24"/>
        </w:rPr>
        <w:t xml:space="preserve">A </w:t>
      </w:r>
      <w:r>
        <w:rPr>
          <w:b/>
          <w:bCs/>
          <w:sz w:val="24"/>
          <w:szCs w:val="24"/>
        </w:rPr>
        <w:t>consideração do futuro é importante?</w:t>
      </w:r>
      <w:r>
        <w:rPr>
          <w:sz w:val="24"/>
          <w:szCs w:val="24"/>
        </w:rPr>
        <w:t xml:space="preserve"> Qual o seu papel na determinação da existência dos seres vivos.</w:t>
      </w:r>
    </w:p>
    <w:p>
      <w:pPr>
        <w:pStyle w:val="Normal"/>
        <w:spacing w:lineRule="auto" w:line="240" w:before="0" w:after="0"/>
        <w:ind w:hanging="0" w:left="0" w:right="0"/>
        <w:contextualSpacing/>
        <w:jc w:val="both"/>
        <w:rPr/>
      </w:pPr>
      <w:r>
        <w:rPr>
          <w:sz w:val="24"/>
          <w:szCs w:val="24"/>
        </w:rPr>
        <w:t xml:space="preserve"> </w:t>
      </w:r>
      <w:r>
        <w:rPr>
          <w:sz w:val="24"/>
          <w:szCs w:val="24"/>
        </w:rPr>
        <w:t>Nas páginas de início do livro coloquei uma frase que coloca em levante a curiosidade e a alegria de encontrar respostas.</w:t>
      </w:r>
      <w:r>
        <w:rPr>
          <w:rStyle w:val="FootnoteReference"/>
          <w:sz w:val="24"/>
          <w:szCs w:val="24"/>
        </w:rPr>
        <w:footnoteReference w:id="10"/>
      </w:r>
    </w:p>
    <w:p>
      <w:pPr>
        <w:pStyle w:val="Normal"/>
        <w:spacing w:before="0" w:after="0"/>
        <w:ind w:firstLine="737" w:left="0" w:right="0"/>
        <w:contextualSpacing/>
        <w:jc w:val="both"/>
        <w:rPr>
          <w:rFonts w:ascii="Liberation Serif" w:hAnsi="Liberation Serif"/>
          <w:sz w:val="24"/>
          <w:szCs w:val="24"/>
        </w:rPr>
      </w:pPr>
      <w:r>
        <w:rPr>
          <w:sz w:val="24"/>
          <w:szCs w:val="24"/>
        </w:rPr>
        <w:t xml:space="preserve">No instinto, a curiosidade e a alegria das descobertas são inatas e impulsionam os seres vivos inexoravelmente à busca pelo desconhecido. E é esse mínimo detalhe que da direção </w:t>
      </w:r>
      <w:r>
        <w:rPr>
          <w:sz w:val="24"/>
          <w:szCs w:val="24"/>
        </w:rPr>
        <w:t>ao</w:t>
      </w:r>
      <w:r>
        <w:rPr>
          <w:sz w:val="24"/>
          <w:szCs w:val="24"/>
        </w:rPr>
        <w:t xml:space="preserve"> vetor de nossa existência rumo ao futuro. Essências do SER, são a razão mesma da evolução. Essa força negentrópica precisa da habilidade de cogitar, considerar, projetar, </w:t>
      </w:r>
      <w:r>
        <w:rPr>
          <w:sz w:val="24"/>
          <w:szCs w:val="24"/>
        </w:rPr>
        <w:t>desejar</w:t>
      </w:r>
      <w:r>
        <w:rPr>
          <w:sz w:val="24"/>
          <w:szCs w:val="24"/>
        </w:rPr>
        <w:t xml:space="preserve"> para dar rumo e continuidade para a existência da vida, a fim de criar e alcançar sonhos e metas no futuro. </w:t>
      </w:r>
    </w:p>
    <w:p>
      <w:pPr>
        <w:pStyle w:val="Normal"/>
        <w:spacing w:before="0" w:after="0"/>
        <w:ind w:firstLine="737" w:left="0" w:right="0"/>
        <w:contextualSpacing/>
        <w:jc w:val="both"/>
        <w:rPr>
          <w:rFonts w:ascii="Liberation Serif" w:hAnsi="Liberation Serif"/>
          <w:sz w:val="24"/>
          <w:szCs w:val="24"/>
        </w:rPr>
      </w:pPr>
      <w:r>
        <w:rPr/>
      </w:r>
    </w:p>
    <w:p>
      <w:pPr>
        <w:pStyle w:val="Normal"/>
        <w:spacing w:before="0" w:after="0"/>
        <w:ind w:firstLine="737" w:left="0" w:right="0"/>
        <w:contextualSpacing/>
        <w:jc w:val="both"/>
        <w:rPr>
          <w:rFonts w:ascii="Liberation Serif" w:hAnsi="Liberation Serif"/>
          <w:sz w:val="24"/>
          <w:szCs w:val="24"/>
        </w:rPr>
      </w:pPr>
      <w:r>
        <w:rPr>
          <w:sz w:val="24"/>
          <w:szCs w:val="24"/>
        </w:rPr>
      </w:r>
    </w:p>
    <w:p>
      <w:pPr>
        <w:pStyle w:val="Heading2"/>
        <w:spacing w:before="0" w:after="0"/>
        <w:ind w:firstLine="680" w:left="0"/>
        <w:contextualSpacing/>
        <w:rPr/>
      </w:pPr>
      <w:bookmarkStart w:id="9" w:name="__RefHeading___Toc22886_197393857"/>
      <w:bookmarkEnd w:id="9"/>
      <w:r>
        <w:rPr/>
        <w:t xml:space="preserve">Previsão do </w:t>
      </w:r>
      <w:r>
        <w:rPr/>
        <w:t>F</w:t>
      </w:r>
      <w:r>
        <w:rPr/>
        <w:t xml:space="preserve">uturo: </w:t>
      </w:r>
      <w:r>
        <w:rPr/>
        <w:t>P</w:t>
      </w:r>
      <w:r>
        <w:rPr/>
        <w:t xml:space="preserve">rofecias e </w:t>
      </w:r>
      <w:r>
        <w:rPr/>
        <w:t>P</w:t>
      </w:r>
      <w:r>
        <w:rPr/>
        <w:t>rem</w:t>
      </w:r>
      <w:r>
        <w:rPr/>
        <w:t>o</w:t>
      </w:r>
      <w:r>
        <w:rPr/>
        <w:t>nições.</w:t>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t xml:space="preserve">A possibilidade de previsão ou visão do futuro de forma arbitrária faz parte de nosso imaginário seja através de máquinas do tempo, </w:t>
      </w:r>
      <w:r>
        <w:rPr/>
        <w:t xml:space="preserve">na ficção científica </w:t>
      </w:r>
      <w:r>
        <w:rPr/>
        <w:t xml:space="preserve">ou </w:t>
      </w:r>
      <w:r>
        <w:rPr/>
        <w:t xml:space="preserve">através de </w:t>
      </w:r>
      <w:r>
        <w:rPr/>
        <w:t xml:space="preserve">profetas adivinhos, </w:t>
      </w:r>
      <w:r>
        <w:rPr/>
        <w:t>como queiram</w:t>
      </w:r>
      <w:r>
        <w:rPr/>
        <w:t xml:space="preserve">. Não que elas não possam de fato </w:t>
      </w:r>
      <w:r>
        <w:rPr/>
        <w:t xml:space="preserve">vir a </w:t>
      </w:r>
      <w:r>
        <w:rPr/>
        <w:t>existir. Ainda não vimos de tudo…</w:t>
      </w:r>
    </w:p>
    <w:p>
      <w:pPr>
        <w:pStyle w:val="Normal"/>
        <w:spacing w:before="0" w:after="0"/>
        <w:ind w:firstLine="737" w:left="0" w:right="0"/>
        <w:contextualSpacing/>
        <w:jc w:val="both"/>
        <w:rPr/>
      </w:pPr>
      <w:r>
        <w:rPr/>
        <w:t xml:space="preserve">Mas seguindo com nossa linha de raciocínio, partindo da observação de que tudo no universo é vibração e embora toda essa vibração é complexa e se mostre como um amontoado de ondas vibracionais interferindo entre si e </w:t>
      </w:r>
      <w:r>
        <w:rPr/>
        <w:t xml:space="preserve">se apresentando como </w:t>
      </w:r>
      <w:r>
        <w:rPr/>
        <w:t xml:space="preserve">se fora </w:t>
      </w:r>
      <w:r>
        <w:rPr/>
        <w:t>um amontoado de ruído branco</w:t>
      </w:r>
      <w:r>
        <w:rPr>
          <w:rStyle w:val="FootnoteReference"/>
        </w:rPr>
        <w:footnoteReference w:id="11"/>
      </w:r>
      <w:r>
        <w:rPr/>
        <w:t xml:space="preserve">. </w:t>
      </w:r>
      <w:r>
        <w:rPr/>
        <w:t>D</w:t>
      </w:r>
      <w:r>
        <w:rPr/>
        <w:t>e tal forma que</w:t>
      </w:r>
      <w:r>
        <w:rPr/>
        <w:t xml:space="preserve"> ainda não </w:t>
      </w:r>
      <w:r>
        <w:rPr/>
        <w:t>o</w:t>
      </w:r>
      <w:r>
        <w:rPr/>
        <w:t xml:space="preserve">s consigamos distinguir </w:t>
      </w:r>
      <w:r>
        <w:rPr/>
        <w:t xml:space="preserve">ou isolar </w:t>
      </w:r>
      <w:r>
        <w:rPr/>
        <w:t xml:space="preserve">em </w:t>
      </w:r>
      <w:r>
        <w:rPr/>
        <w:t>tod</w:t>
      </w:r>
      <w:r>
        <w:rPr/>
        <w:t>o</w:t>
      </w:r>
      <w:r>
        <w:rPr/>
        <w:t xml:space="preserve">s </w:t>
      </w:r>
      <w:r>
        <w:rPr/>
        <w:t xml:space="preserve">os </w:t>
      </w:r>
      <w:r>
        <w:rPr/>
        <w:t>s</w:t>
      </w:r>
      <w:r>
        <w:rPr/>
        <w:t>eu</w:t>
      </w:r>
      <w:r>
        <w:rPr/>
        <w:t>s componentes</w:t>
      </w:r>
      <w:r>
        <w:rPr/>
        <w:t xml:space="preserve"> específicos. </w:t>
      </w:r>
      <w:r>
        <w:rPr/>
        <w:t>E</w:t>
      </w:r>
      <w:r>
        <w:rPr/>
        <w:t>l</w:t>
      </w:r>
      <w:r>
        <w:rPr/>
        <w:t>e</w:t>
      </w:r>
      <w:r>
        <w:rPr/>
        <w:t>s tod</w:t>
      </w:r>
      <w:r>
        <w:rPr/>
        <w:t>o</w:t>
      </w:r>
      <w:r>
        <w:rPr/>
        <w:t>s t</w:t>
      </w:r>
      <w:r>
        <w:rPr/>
        <w:t>ê</w:t>
      </w:r>
      <w:r>
        <w:rPr/>
        <w:t xml:space="preserve">m origem em </w:t>
      </w:r>
      <w:r>
        <w:rPr/>
        <w:t xml:space="preserve">ondas </w:t>
      </w:r>
      <w:r>
        <w:rPr/>
        <w:t xml:space="preserve">fundamentais sinusoidais bem definidas, estáveis </w:t>
      </w:r>
      <w:r>
        <w:rPr/>
        <w:t>e</w:t>
      </w:r>
      <w:r>
        <w:rPr/>
        <w:t xml:space="preserve"> imutáveis em seu continuum.</w:t>
      </w:r>
    </w:p>
    <w:p>
      <w:pPr>
        <w:pStyle w:val="Normal"/>
        <w:spacing w:before="0" w:after="0"/>
        <w:ind w:firstLine="737" w:left="0" w:right="0"/>
        <w:contextualSpacing/>
        <w:jc w:val="both"/>
        <w:rPr/>
      </w:pPr>
      <w:r>
        <w:rPr/>
        <w:t>Em tese, matematicamente comprovável, é possível determinar como “estarão vibrando” no futuro e dai prever o que acontecerá.</w:t>
      </w:r>
    </w:p>
    <w:p>
      <w:pPr>
        <w:pStyle w:val="Normal"/>
        <w:spacing w:before="0" w:after="0"/>
        <w:ind w:firstLine="737" w:left="0" w:right="0"/>
        <w:contextualSpacing/>
        <w:jc w:val="both"/>
        <w:rPr/>
      </w:pPr>
      <w:r>
        <w:rPr/>
        <w:t xml:space="preserve">Já </w:t>
      </w:r>
      <w:r>
        <w:rPr/>
        <w:t xml:space="preserve">se </w:t>
      </w:r>
      <w:r>
        <w:rPr/>
        <w:t xml:space="preserve">faz isso em parte através dos estudos astronômicos, enquanto </w:t>
      </w:r>
      <w:r>
        <w:rPr/>
        <w:t>aumentam</w:t>
      </w:r>
      <w:r>
        <w:rPr/>
        <w:t xml:space="preserve"> o alcance de “visão” nas profundezas do infinito universal, observando o que aconteceu com o universo desde sua formação inicial. </w:t>
      </w:r>
      <w:r>
        <w:rPr/>
        <w:t>A</w:t>
      </w:r>
      <w:r>
        <w:rPr/>
        <w:t>cabam</w:t>
      </w:r>
      <w:r>
        <w:rPr/>
        <w:t>os</w:t>
      </w:r>
      <w:r>
        <w:rPr/>
        <w:t xml:space="preserve"> por entender como nascem, amadurecem e morrem as estrelas, galáxias e outros “corpos” celestiais. </w:t>
      </w:r>
      <w:r>
        <w:rPr/>
        <w:t xml:space="preserve">Esse conhecimento passa a </w:t>
      </w:r>
      <w:r>
        <w:rPr/>
        <w:t>proporcionar</w:t>
      </w:r>
      <w:r>
        <w:rPr/>
        <w:t xml:space="preserve"> o poder </w:t>
      </w:r>
      <w:r>
        <w:rPr/>
        <w:t>de</w:t>
      </w:r>
      <w:r>
        <w:rPr/>
        <w:t xml:space="preserve"> prever o que </w:t>
      </w:r>
      <w:r>
        <w:rPr/>
        <w:t xml:space="preserve">se </w:t>
      </w:r>
      <w:r>
        <w:rPr/>
        <w:t>tem pela frente.</w:t>
      </w:r>
    </w:p>
    <w:p>
      <w:pPr>
        <w:pStyle w:val="Normal"/>
        <w:spacing w:before="0" w:after="0"/>
        <w:ind w:firstLine="737" w:left="0" w:right="0"/>
        <w:contextualSpacing/>
        <w:jc w:val="both"/>
        <w:rPr>
          <w:i/>
          <w:i/>
          <w:iCs/>
        </w:rPr>
      </w:pPr>
      <w:r>
        <w:rPr>
          <w:i/>
          <w:iCs/>
        </w:rPr>
        <w:t xml:space="preserve">Por exemplo, </w:t>
      </w:r>
      <w:r>
        <w:rPr>
          <w:i/>
          <w:iCs/>
        </w:rPr>
        <w:t>e</w:t>
      </w:r>
      <w:r>
        <w:rPr>
          <w:i/>
          <w:iCs/>
        </w:rPr>
        <w:t>stima-se que a idade do Sol seja de 4,6 bilhões de anos e que daqui a cerca de 7 bilhões de anos ele será uma gigante vermelha, com um raio equatorial 200 vezes maior que o atual (de 6.963.108 m, quase 109 vezes o raio da Terra) e até 5000 vezes mais brilhante, “engolindo” a órbita do nosso planeta.</w:t>
      </w:r>
    </w:p>
    <w:p>
      <w:pPr>
        <w:pStyle w:val="Normal"/>
        <w:spacing w:before="0" w:after="0"/>
        <w:contextualSpacing/>
        <w:rPr/>
      </w:pPr>
      <w:r>
        <w:rPr>
          <w:i/>
          <w:iCs/>
        </w:rPr>
        <w:t>Ao atingir essa marca, o Sol será capaz de fundir átomos de carbono devido às altas temperaturas. Os estágios finais da evolução estelar do Sol indicam que essa estrela se tornará uma anã branca — uma classe de estrelas extremamente densas —, apresentando menos da metade de sua massa atual devido ao processo de fusão nuclear e à emissão de ventos solares, comprimida em um raio até 17 vezes menor, deixando em sua volta uma grande nuvem de poeira estelar."</w:t>
      </w:r>
      <w:r>
        <w:rPr>
          <w:i/>
          <w:iCs/>
        </w:rPr>
        <w:t>(13)</w:t>
      </w:r>
    </w:p>
    <w:p>
      <w:pPr>
        <w:pStyle w:val="Normal"/>
        <w:spacing w:before="0" w:after="0"/>
        <w:ind w:firstLine="737" w:left="0" w:right="0"/>
        <w:contextualSpacing/>
        <w:jc w:val="both"/>
        <w:rPr/>
      </w:pPr>
      <w:r>
        <w:rPr/>
        <w:t>Toda essa inferência foi possível pela observação de inúmeros sistemas estelares em diversas fases de suas vidas, distintas pela distância maior ou menor de onde enviaram suas imagens.</w:t>
      </w:r>
    </w:p>
    <w:p>
      <w:pPr>
        <w:pStyle w:val="Normal"/>
        <w:spacing w:before="0" w:after="0"/>
        <w:ind w:firstLine="737" w:left="0" w:right="0"/>
        <w:contextualSpacing/>
        <w:jc w:val="both"/>
        <w:rPr/>
      </w:pPr>
      <w:r>
        <w:rPr/>
        <w:t>Pode-</w:t>
      </w:r>
      <w:r>
        <w:rPr/>
        <w:t>se</w:t>
      </w:r>
      <w:r>
        <w:rPr/>
        <w:t xml:space="preserve"> deduzir ainda que quanto mais </w:t>
      </w:r>
      <w:r>
        <w:rPr/>
        <w:t xml:space="preserve">se </w:t>
      </w:r>
      <w:r>
        <w:rPr/>
        <w:t xml:space="preserve">tem o passado registrado e acessível e ou quanto maior o conhecimento, </w:t>
      </w:r>
      <w:r>
        <w:rPr/>
        <w:t>ou quanto melhor se controlam variáveis registradas,</w:t>
      </w:r>
      <w:r>
        <w:rPr/>
        <w:t xml:space="preserve"> maior será a capacidade de vislumbrar o futuro. </w:t>
      </w:r>
      <w:r>
        <w:rPr/>
        <w:t>Percebe-se isso por exemplo com relação às previsões meteorológicas. Até pouco tempo atrás não passavam de adivinhações baseadas em observações fortuitas que erravam muito mais que acertavam. Hoje com imagens de satélite e sensoreamento em larga escala, as previsões são muito m</w:t>
      </w:r>
      <w:r>
        <w:rPr/>
        <w:t>ais</w:t>
      </w:r>
      <w:r>
        <w:rPr/>
        <w:t xml:space="preserve"> assertivas.</w:t>
      </w:r>
    </w:p>
    <w:p>
      <w:pPr>
        <w:pStyle w:val="Normal"/>
        <w:spacing w:before="0" w:after="0"/>
        <w:ind w:firstLine="737" w:left="0" w:right="0"/>
        <w:contextualSpacing/>
        <w:jc w:val="both"/>
        <w:rPr/>
      </w:pPr>
      <w:r>
        <w:rPr/>
        <w:t>A previsibilidade do futuro nesse contexto se mostra proporcional ao conhecimento e vivência com fluxo sinusoidal do funcionamento do meio ambiente ao alcance do “</w:t>
      </w:r>
      <w:r>
        <w:rPr/>
        <w:t xml:space="preserve">profeta </w:t>
      </w:r>
      <w:r>
        <w:rPr/>
        <w:t>adivinho” do futuro. Como o sol desponta no leste todos dias pela manhã, conseguimos prever com muita precisão que ele deverá nascer amanhã. Também conseguimos prever um eclipse, entre uma infinidade de outros eventos, notadamente os astronômicos. Com relação aos fenômenos físicos e alguns naturais isso é fácil.</w:t>
      </w:r>
    </w:p>
    <w:p>
      <w:pPr>
        <w:pStyle w:val="Normal"/>
        <w:spacing w:before="0" w:after="0"/>
        <w:ind w:firstLine="737" w:left="0" w:right="0"/>
        <w:contextualSpacing/>
        <w:jc w:val="both"/>
        <w:rPr/>
      </w:pPr>
      <w:r>
        <w:rPr/>
        <w:t xml:space="preserve">É fácil perceber que essa possibilidade só pode ser factível se existir e se for possível compreender e conhecer a dinâmica do algoritmo fractal de funcionamento do Universo. </w:t>
      </w:r>
    </w:p>
    <w:p>
      <w:pPr>
        <w:pStyle w:val="Normal"/>
        <w:spacing w:before="0" w:after="0"/>
        <w:ind w:firstLine="737" w:left="0" w:right="0"/>
        <w:contextualSpacing/>
        <w:jc w:val="both"/>
        <w:rPr/>
      </w:pPr>
      <w:r>
        <w:rPr/>
        <w:t>Mas até onde isso pode se estender?</w:t>
      </w:r>
    </w:p>
    <w:p>
      <w:pPr>
        <w:pStyle w:val="Normal"/>
        <w:spacing w:before="0" w:after="0"/>
        <w:ind w:firstLine="737" w:left="0" w:right="0"/>
        <w:contextualSpacing/>
        <w:jc w:val="both"/>
        <w:rPr/>
      </w:pPr>
      <w:r>
        <w:rPr/>
        <w:t xml:space="preserve">Vamos logo exagerar e supor que “alguém” pudesse conhecer a história de milhares de planetas similares a Terra que já tivessem existido e ainda existam </w:t>
      </w:r>
      <w:r>
        <w:rPr/>
        <w:t xml:space="preserve">por ai </w:t>
      </w:r>
      <w:r>
        <w:rPr/>
        <w:t>no universo. Em sendo esses planetas desenvolvidos seguindo as mesmas Leis que regem todo o universo, é muito provável que esse “alguém” desenvolvesse a habilidade de prever com boa assertividade o futuro dessa Terra.</w:t>
      </w:r>
    </w:p>
    <w:p>
      <w:pPr>
        <w:pStyle w:val="Normal"/>
        <w:spacing w:before="0" w:after="0"/>
        <w:ind w:firstLine="737" w:left="0" w:right="0"/>
        <w:contextualSpacing/>
        <w:jc w:val="both"/>
        <w:rPr/>
      </w:pPr>
      <w:r>
        <w:rPr/>
        <w:t xml:space="preserve">Assim acontece com tudo. Quanto mais dominamos, melhor a previsibilidade do futuro. </w:t>
      </w:r>
    </w:p>
    <w:p>
      <w:pPr>
        <w:pStyle w:val="Normal"/>
        <w:spacing w:before="0" w:after="0"/>
        <w:ind w:firstLine="737" w:left="0" w:right="0"/>
        <w:contextualSpacing/>
        <w:jc w:val="both"/>
        <w:rPr/>
      </w:pPr>
      <w:r>
        <w:rPr/>
        <w:t xml:space="preserve">Essa é uma visão mecanicista ainda e plausível, seguindo os parâmetros balizados sob a restrição de domínio dentro do conceito de espaço-tempo, conforme vivenciamos naturalmente com os recursos de que dispomos e conseguimos fazer uso, supondo </w:t>
      </w:r>
      <w:r>
        <w:rPr/>
        <w:t>ainda</w:t>
      </w:r>
      <w:r>
        <w:rPr/>
        <w:t xml:space="preserve"> o tempo ocupando o papel de </w:t>
      </w:r>
      <w:r>
        <w:rPr>
          <w:b/>
          <w:bCs/>
        </w:rPr>
        <w:t>4</w:t>
      </w:r>
      <w:r>
        <w:rPr>
          <w:b/>
          <w:bCs/>
          <w:vertAlign w:val="superscript"/>
        </w:rPr>
        <w:t>a</w:t>
      </w:r>
      <w:r>
        <w:rPr>
          <w:b/>
          <w:bCs/>
        </w:rPr>
        <w:t xml:space="preserve"> dimensão</w:t>
      </w:r>
      <w:r>
        <w:rPr/>
        <w:t xml:space="preserve">. </w:t>
      </w:r>
      <w:r>
        <w:rPr/>
        <w:t>Discutiremos um pouco mais sobre ela mais adiante.</w:t>
      </w:r>
    </w:p>
    <w:p>
      <w:pPr>
        <w:pStyle w:val="Normal"/>
        <w:spacing w:before="0" w:after="0"/>
        <w:ind w:firstLine="737" w:left="0" w:right="0"/>
        <w:contextualSpacing/>
        <w:jc w:val="both"/>
        <w:rPr/>
      </w:pPr>
      <w:r>
        <w:rPr/>
      </w:r>
      <w:r>
        <w:br w:type="page"/>
      </w:r>
      <w:r>
        <mc:AlternateContent>
          <mc:Choice Requires="wps">
            <w:drawing>
              <wp:anchor behindDoc="0" distT="0" distB="0" distL="0" distR="0" simplePos="0" locked="0" layoutInCell="0" allowOverlap="1" relativeHeight="56">
                <wp:simplePos x="0" y="0"/>
                <wp:positionH relativeFrom="column">
                  <wp:posOffset>2002155</wp:posOffset>
                </wp:positionH>
                <wp:positionV relativeFrom="paragraph">
                  <wp:posOffset>400050</wp:posOffset>
                </wp:positionV>
                <wp:extent cx="1853565" cy="4622165"/>
                <wp:effectExtent l="0" t="0" r="0" b="0"/>
                <wp:wrapSquare wrapText="largest"/>
                <wp:docPr id="13" name="Quadro4"/>
                <a:graphic xmlns:a="http://schemas.openxmlformats.org/drawingml/2006/main">
                  <a:graphicData uri="http://schemas.microsoft.com/office/word/2010/wordprocessingShape">
                    <wps:wsp>
                      <wps:cNvSpPr txBox="1"/>
                      <wps:spPr>
                        <a:xfrm>
                          <a:off x="0" y="0"/>
                          <a:ext cx="1853565" cy="4622165"/>
                        </a:xfrm>
                        <a:prstGeom prst="rect"/>
                        <a:solidFill>
                          <a:srgbClr val="FFFFFF"/>
                        </a:solidFill>
                      </wps:spPr>
                      <wps:txbx>
                        <w:txbxContent>
                          <w:p>
                            <w:pPr>
                              <w:pStyle w:val="Figura"/>
                              <w:spacing w:before="120" w:after="120"/>
                              <w:rPr/>
                            </w:pPr>
                            <w:r>
                              <w:rPr/>
                              <w:drawing>
                                <wp:inline distT="0" distB="0" distL="0" distR="0">
                                  <wp:extent cx="1853565" cy="4294505"/>
                                  <wp:effectExtent l="0" t="0" r="0" b="0"/>
                                  <wp:docPr id="14" name="Poesia Entropia"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oesia Entropia" descr=""/>
                                          <pic:cNvPicPr>
                                            <a:picLocks noChangeAspect="1" noChangeArrowheads="1"/>
                                          </pic:cNvPicPr>
                                        </pic:nvPicPr>
                                        <pic:blipFill>
                                          <a:blip r:embed="rId22"/>
                                          <a:stretch>
                                            <a:fillRect/>
                                          </a:stretch>
                                        </pic:blipFill>
                                        <pic:spPr bwMode="auto">
                                          <a:xfrm>
                                            <a:off x="0" y="0"/>
                                            <a:ext cx="1853565" cy="429450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3</w:t>
                            </w:r>
                            <w:r>
                              <w:rPr/>
                              <w:fldChar w:fldCharType="end"/>
                            </w:r>
                            <w:r>
                              <w:rPr/>
                              <w:t>: Entropia</w:t>
                            </w:r>
                          </w:p>
                        </w:txbxContent>
                      </wps:txbx>
                      <wps:bodyPr anchor="t" lIns="0" tIns="0" rIns="0" bIns="0">
                        <a:noAutofit/>
                      </wps:bodyPr>
                    </wps:wsp>
                  </a:graphicData>
                </a:graphic>
              </wp:anchor>
            </w:drawing>
          </mc:Choice>
          <mc:Fallback>
            <w:pict>
              <v:rect style="position:absolute;rotation:-0;width:145.95pt;height:363.95pt;mso-wrap-distance-left:0pt;mso-wrap-distance-right:0pt;mso-wrap-distance-top:0pt;mso-wrap-distance-bottom:0pt;margin-top:31.5pt;mso-position-vertical-relative:text;margin-left:157.65pt;mso-position-horizontal-relative:text">
                <v:textbox inset="0in,0in,0in,0in">
                  <w:txbxContent>
                    <w:p>
                      <w:pPr>
                        <w:pStyle w:val="Figura"/>
                        <w:spacing w:before="120" w:after="120"/>
                        <w:rPr/>
                      </w:pPr>
                      <w:r>
                        <w:rPr/>
                        <w:drawing>
                          <wp:inline distT="0" distB="0" distL="0" distR="0">
                            <wp:extent cx="1853565" cy="4294505"/>
                            <wp:effectExtent l="0" t="0" r="0" b="0"/>
                            <wp:docPr id="15" name="Poesia Entropia"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oesia Entropia" descr=""/>
                                    <pic:cNvPicPr>
                                      <a:picLocks noChangeAspect="1" noChangeArrowheads="1"/>
                                    </pic:cNvPicPr>
                                  </pic:nvPicPr>
                                  <pic:blipFill>
                                    <a:blip r:embed="rId23"/>
                                    <a:stretch>
                                      <a:fillRect/>
                                    </a:stretch>
                                  </pic:blipFill>
                                  <pic:spPr bwMode="auto">
                                    <a:xfrm>
                                      <a:off x="0" y="0"/>
                                      <a:ext cx="1853565" cy="429450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3</w:t>
                      </w:r>
                      <w:r>
                        <w:rPr/>
                        <w:fldChar w:fldCharType="end"/>
                      </w:r>
                      <w:r>
                        <w:rPr/>
                        <w:t>: Entropia</w:t>
                      </w:r>
                    </w:p>
                  </w:txbxContent>
                </v:textbox>
                <w10:wrap type="square" side="largest"/>
              </v:rect>
            </w:pict>
          </mc:Fallback>
        </mc:AlternateContent>
      </w:r>
    </w:p>
    <w:p>
      <w:pPr>
        <w:pStyle w:val="Heading2"/>
        <w:spacing w:before="0" w:after="0"/>
        <w:ind w:firstLine="680" w:left="0"/>
        <w:contextualSpacing/>
        <w:rPr/>
      </w:pPr>
      <w:bookmarkStart w:id="10" w:name="__RefHeading___Toc22892_197393857"/>
      <w:bookmarkEnd w:id="10"/>
      <w:r>
        <w:rPr/>
        <w:t>Sonho e Premonição.</w:t>
      </w:r>
    </w:p>
    <w:p>
      <w:pPr>
        <w:pStyle w:val="Normal"/>
        <w:spacing w:before="0" w:after="0"/>
        <w:ind w:firstLine="737" w:left="0" w:right="0"/>
        <w:contextualSpacing/>
        <w:jc w:val="both"/>
        <w:rPr>
          <w:ins w:id="739" w:author="Autor desconhecido" w:date="2024-06-06T10:00:39Z"/>
        </w:rPr>
      </w:pPr>
      <w:r>
        <w:rPr/>
        <w:t xml:space="preserve">Durante toda a minha vida, hoje </w:t>
      </w:r>
      <w:r>
        <w:rPr/>
        <w:t xml:space="preserve">estou </w:t>
      </w:r>
      <w:r>
        <w:rPr/>
        <w:t xml:space="preserve">com 56 anos, vivenciei três experiências de premonição através de sonhos, que passo a reportar sem a intenção de convencê-lo como prova de veracidade. </w:t>
      </w:r>
      <w:r>
        <w:rPr/>
        <w:t xml:space="preserve">São interessantes no contexto da temática do tempo pois essas experiências, embora pessoais, acabaram por interferir de forma contumaz o meu entendimento e compreensão com relação a percepção do tempo e de previsões do futuro </w:t>
      </w:r>
      <w:r>
        <w:rPr/>
        <w:t>de forma muito transcendental.</w:t>
      </w:r>
    </w:p>
    <w:p>
      <w:pPr>
        <w:pStyle w:val="Normal"/>
        <w:spacing w:before="0" w:after="0"/>
        <w:ind w:firstLine="737" w:left="0" w:right="0"/>
        <w:contextualSpacing/>
        <w:jc w:val="both"/>
        <w:rPr/>
      </w:pPr>
      <w:ins w:id="740" w:author="Autor desconhecido" w:date="2024-06-06T10:00:39Z">
        <w:r>
          <w:rPr/>
          <w:t xml:space="preserve">A apresentação do que descrevo aqui pode </w:t>
        </w:r>
      </w:ins>
      <w:ins w:id="741" w:author="Autor desconhecido" w:date="2024-06-06T10:01:42Z">
        <w:r>
          <w:rPr/>
          <w:t xml:space="preserve">se mostrar algo confuso por se tratar de contar </w:t>
        </w:r>
      </w:ins>
      <w:ins w:id="742" w:author="Autor desconhecido" w:date="2024-06-06T10:01:42Z">
        <w:r>
          <w:rPr/>
          <w:t>sonhos</w:t>
        </w:r>
      </w:ins>
      <w:ins w:id="743" w:author="Autor desconhecido" w:date="2024-06-06T10:01:42Z">
        <w:r>
          <w:rPr/>
          <w:t xml:space="preserve"> que acontece</w:t>
        </w:r>
      </w:ins>
      <w:ins w:id="744" w:author="Autor desconhecido" w:date="2024-06-06T10:01:42Z">
        <w:r>
          <w:rPr/>
          <w:t>ram</w:t>
        </w:r>
      </w:ins>
      <w:ins w:id="745" w:author="Autor desconhecido" w:date="2024-06-06T10:01:42Z">
        <w:r>
          <w:rPr/>
          <w:t xml:space="preserve"> no passado</w:t>
        </w:r>
      </w:ins>
      <w:ins w:id="746" w:author="Autor desconhecido" w:date="2024-06-06T10:02:43Z">
        <w:r>
          <w:rPr/>
          <w:t xml:space="preserve">, prevendo na época o futuro que se tornou presente e agora também é passado. Fiz o melhor que pude </w:t>
        </w:r>
      </w:ins>
      <w:ins w:id="747" w:author="Autor desconhecido" w:date="2024-06-06T10:03:44Z">
        <w:r>
          <w:rPr/>
          <w:t>para não confundi-lo</w:t>
        </w:r>
      </w:ins>
      <w:ins w:id="748" w:author="Autor desconhecido" w:date="2024-06-06T10:13:33Z">
        <w:r>
          <w:rPr/>
          <w:t xml:space="preserve"> </w:t>
        </w:r>
      </w:ins>
      <w:ins w:id="749" w:author="Autor desconhecido" w:date="2024-06-06T10:13:33Z">
        <w:r>
          <w:rPr/>
          <w:t>por demais.</w:t>
        </w:r>
      </w:ins>
    </w:p>
    <w:p>
      <w:pPr>
        <w:pStyle w:val="Normal"/>
        <w:spacing w:before="0" w:after="0"/>
        <w:ind w:firstLine="737" w:left="0" w:right="0"/>
        <w:contextualSpacing/>
        <w:jc w:val="both"/>
        <w:rPr/>
      </w:pPr>
      <w:r>
        <w:rPr/>
        <w:t xml:space="preserve">O leitor amigo fique inteiramente a vontade em sua interpretação. Se não se sentir intrigado, pode levar a conta do imaginário fértil de minha criatividade. Só peço que considere que para mim foram tidas a conta de experiências verdadeiras e objetos de convicção, até que me provem o contrário. </w:t>
      </w:r>
      <w:r>
        <w:rPr/>
        <w:t>Afinal, são “apenas” sonhos</w:t>
      </w:r>
      <w:ins w:id="750" w:author="Autor desconhecido" w:date="2024-06-06T10:05:40Z">
        <w:r>
          <w:rPr/>
          <w:t xml:space="preserve"> </w:t>
        </w:r>
      </w:ins>
      <w:ins w:id="751" w:author="Autor desconhecido" w:date="2024-06-06T10:05:40Z">
        <w:r>
          <w:rPr/>
          <w:t>que se mostraram premonitórios e que dadas as circunstâncias não podem ser caracterizados por simples coincidência</w:t>
        </w:r>
      </w:ins>
      <w:ins w:id="752" w:author="Autor desconhecido" w:date="2024-06-06T10:06:42Z">
        <w:r>
          <w:rPr/>
          <w:t>.</w:t>
        </w:r>
      </w:ins>
      <w:del w:id="753" w:author="Autor desconhecido" w:date="2024-06-06T10:05:39Z">
        <w:r>
          <w:rPr/>
          <w:delText>.</w:delText>
        </w:r>
      </w:del>
    </w:p>
    <w:p>
      <w:pPr>
        <w:pStyle w:val="Normal"/>
        <w:spacing w:before="0" w:after="0"/>
        <w:ind w:firstLine="737" w:left="0" w:right="0"/>
        <w:contextualSpacing/>
        <w:jc w:val="both"/>
        <w:rPr/>
      </w:pPr>
      <w:r>
        <w:rPr/>
      </w:r>
    </w:p>
    <w:p>
      <w:pPr>
        <w:pStyle w:val="Ttulo"/>
        <w:spacing w:before="0" w:after="0"/>
        <w:contextualSpacing/>
        <w:rPr/>
      </w:pPr>
      <w:r>
        <w:rPr/>
        <w:t>Santa Barbara d’Oeste.</w:t>
      </w:r>
    </w:p>
    <w:p>
      <w:pPr>
        <w:pStyle w:val="Normal"/>
        <w:spacing w:before="0" w:after="0"/>
        <w:ind w:firstLine="737" w:left="0" w:right="0"/>
        <w:contextualSpacing/>
        <w:jc w:val="both"/>
        <w:rPr/>
      </w:pPr>
      <w:r>
        <w:rPr/>
        <w:t>Quan</w:t>
      </w:r>
      <w:r>
        <w:rPr/>
        <w:t>d</w:t>
      </w:r>
      <w:r>
        <w:rPr/>
        <w:t>o tinha entre se</w:t>
      </w:r>
      <w:r>
        <w:rPr/>
        <w:t>is</w:t>
      </w:r>
      <w:r>
        <w:rPr/>
        <w:t xml:space="preserve"> e nove anos de idade, </w:t>
      </w:r>
      <w:r>
        <w:rPr/>
        <w:t xml:space="preserve">não consigo precisar melhor, </w:t>
      </w:r>
      <w:r>
        <w:rPr/>
        <w:t xml:space="preserve">fui viajar e passear com meu pai até a cidade de Santa Barbara </w:t>
      </w:r>
      <w:r>
        <w:rPr/>
        <w:t>d’</w:t>
      </w:r>
      <w:r>
        <w:rPr/>
        <w:t>Oeste onde visitaríamos</w:t>
      </w:r>
      <w:r>
        <w:rPr/>
        <w:t xml:space="preserve"> </w:t>
      </w:r>
      <w:r>
        <w:rPr/>
        <w:t>uma empresa fabricante de máquinas operatrizes.</w:t>
      </w:r>
    </w:p>
    <w:p>
      <w:pPr>
        <w:pStyle w:val="Normal"/>
        <w:spacing w:before="0" w:after="0"/>
        <w:ind w:firstLine="737" w:left="0" w:right="0"/>
        <w:contextualSpacing/>
        <w:jc w:val="both"/>
        <w:rPr/>
      </w:pPr>
      <w:r>
        <w:rPr/>
        <w:t xml:space="preserve">Saímos muito cedo </w:t>
      </w:r>
      <w:r>
        <w:rPr/>
        <w:t>ainda</w:t>
      </w:r>
      <w:r>
        <w:rPr/>
        <w:t xml:space="preserve"> </w:t>
      </w:r>
      <w:r>
        <w:rPr/>
        <w:t>de madrugada</w:t>
      </w:r>
      <w:r>
        <w:rPr/>
        <w:t xml:space="preserve"> para chegar ao local logo no começo do expediente da manhã.</w:t>
      </w:r>
    </w:p>
    <w:p>
      <w:pPr>
        <w:pStyle w:val="Normal"/>
        <w:spacing w:before="0" w:after="0"/>
        <w:ind w:firstLine="737" w:left="0" w:right="0"/>
        <w:contextualSpacing/>
        <w:jc w:val="both"/>
        <w:rPr/>
      </w:pPr>
      <w:r>
        <w:rPr/>
        <w:t xml:space="preserve">Depois de passada a agitação do levantar cedo para viajar. </w:t>
      </w:r>
      <w:r>
        <w:rPr/>
        <w:t>C</w:t>
      </w:r>
      <w:r>
        <w:rPr/>
        <w:t xml:space="preserve">om o sacolejar </w:t>
      </w:r>
      <w:r>
        <w:rPr/>
        <w:t>e ruídos hipnotizantes característicos</w:t>
      </w:r>
      <w:r>
        <w:rPr/>
        <w:t xml:space="preserve"> do carro na estrada logo relaxei, me acomodei deitado no banco de trás do carro e dormi.</w:t>
      </w:r>
    </w:p>
    <w:p>
      <w:pPr>
        <w:pStyle w:val="Normal"/>
        <w:spacing w:before="0" w:after="0"/>
        <w:ind w:firstLine="737" w:left="0" w:right="0"/>
        <w:contextualSpacing/>
        <w:jc w:val="both"/>
        <w:rPr/>
      </w:pPr>
      <w:r>
        <w:rPr/>
        <w:t xml:space="preserve">Durante o sono sonhei que estávamos chegando na referida cidade </w:t>
      </w:r>
      <w:r>
        <w:rPr/>
        <w:t xml:space="preserve">(que </w:t>
      </w:r>
      <w:r>
        <w:rPr/>
        <w:t xml:space="preserve">até então </w:t>
      </w:r>
      <w:r>
        <w:rPr/>
        <w:t xml:space="preserve">eu não conhecia). </w:t>
      </w:r>
      <w:r>
        <w:rPr/>
        <w:t>V</w:t>
      </w:r>
      <w:r>
        <w:rPr/>
        <w:t xml:space="preserve">i-nos contornando o trevo de entrada da cidade, percorrendo as avenidas de acesso, dobrando uma esquina ali, outra aqui até que meu pai se reconheceu perdido no local. O sonho se estendeu na persistência de tentativas frustradas, dobrando uma sucessão de esquinas. </w:t>
      </w:r>
      <w:r>
        <w:rPr/>
        <w:t xml:space="preserve">Prosseguindo o sonho, </w:t>
      </w:r>
      <w:r>
        <w:rPr/>
        <w:t>ha</w:t>
      </w:r>
      <w:r>
        <w:rPr/>
        <w:t xml:space="preserve"> meia quadra de uma dessas tentativas, encontra</w:t>
      </w:r>
      <w:r>
        <w:rPr/>
        <w:t>va-se</w:t>
      </w:r>
      <w:r>
        <w:rPr/>
        <w:t xml:space="preserve"> a porta de uma oficina mecânica entreaberta, </w:t>
      </w:r>
      <w:r>
        <w:rPr/>
        <w:t>o que suscitou a m</w:t>
      </w:r>
      <w:r>
        <w:rPr/>
        <w:t>eu pai par</w:t>
      </w:r>
      <w:r>
        <w:rPr/>
        <w:t>ar</w:t>
      </w:r>
      <w:r>
        <w:rPr/>
        <w:t xml:space="preserve"> o carro e pedi</w:t>
      </w:r>
      <w:r>
        <w:rPr/>
        <w:t>r</w:t>
      </w:r>
      <w:r>
        <w:rPr/>
        <w:t xml:space="preserve"> orientações de direç</w:t>
      </w:r>
      <w:r>
        <w:rPr/>
        <w:t>ões</w:t>
      </w:r>
      <w:r>
        <w:rPr/>
        <w:t xml:space="preserve"> para um senhor já de cabelos brancos sobre como chegar à Romi ao que foi atendido com atenção e boa vontade.</w:t>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t>Logo depois, a</w:t>
      </w:r>
      <w:r>
        <w:rPr/>
        <w:t xml:space="preserve">cordei com a </w:t>
      </w:r>
      <w:r>
        <w:rPr/>
        <w:t>mudança de ritmo, frenagens, lombadas da entrada da cidade, e ainda com os olhos inchados, acredito, logo percebi a sincronia do caminho com o sonho de momentos antes. Sentei-me para observar pela janela.</w:t>
      </w:r>
    </w:p>
    <w:p>
      <w:pPr>
        <w:pStyle w:val="Normal"/>
        <w:spacing w:before="0" w:after="0"/>
        <w:ind w:firstLine="737" w:left="0" w:right="0"/>
        <w:contextualSpacing/>
        <w:jc w:val="both"/>
        <w:rPr/>
      </w:pPr>
      <w:r>
        <w:rPr/>
        <w:t xml:space="preserve">Achando aquilo engraçado mas sem me impressionar demais, como se aquilo fosse simples e natural. Dada a minha pouca idade. </w:t>
      </w:r>
      <w:r>
        <w:rPr/>
        <w:t>A</w:t>
      </w:r>
      <w:r>
        <w:rPr/>
        <w:t xml:space="preserve">credito que </w:t>
      </w:r>
      <w:r>
        <w:rPr/>
        <w:t xml:space="preserve">não </w:t>
      </w:r>
      <w:r>
        <w:rPr/>
        <w:t xml:space="preserve">tinha maturidade para processar aquilo de forma mais racional. </w:t>
      </w:r>
      <w:r>
        <w:rPr/>
        <w:t>F</w:t>
      </w:r>
      <w:r>
        <w:rPr/>
        <w:t xml:space="preserve">ui acompanhando o andar dos acontecimentos enquanto ia “acordando” e despertando gradativamente. </w:t>
      </w:r>
    </w:p>
    <w:p>
      <w:pPr>
        <w:pStyle w:val="Normal"/>
        <w:spacing w:before="0" w:after="0"/>
        <w:ind w:firstLine="737" w:left="0" w:right="0"/>
        <w:contextualSpacing/>
        <w:jc w:val="both"/>
        <w:rPr/>
      </w:pPr>
      <w:r>
        <w:rPr/>
        <w:t xml:space="preserve">Conforme o trajeto ia </w:t>
      </w:r>
      <w:r>
        <w:rPr/>
        <w:t>acontecendo</w:t>
      </w:r>
      <w:r>
        <w:rPr/>
        <w:t>, seguindo minhas lembranças do sonho, a certa altura perguntei para meu pai:</w:t>
      </w:r>
    </w:p>
    <w:p>
      <w:pPr>
        <w:pStyle w:val="Normal"/>
        <w:spacing w:before="0" w:after="0"/>
        <w:ind w:firstLine="737" w:left="0" w:right="0"/>
        <w:contextualSpacing/>
        <w:jc w:val="both"/>
        <w:rPr/>
      </w:pPr>
      <w:r>
        <w:rPr/>
        <w:t xml:space="preserve">— </w:t>
      </w:r>
      <w:r>
        <w:rPr/>
        <w:t>Você está meio perdido, não é?</w:t>
      </w:r>
    </w:p>
    <w:p>
      <w:pPr>
        <w:pStyle w:val="Normal"/>
        <w:spacing w:before="0" w:after="0"/>
        <w:ind w:firstLine="737" w:left="0" w:right="0"/>
        <w:contextualSpacing/>
        <w:jc w:val="both"/>
        <w:rPr/>
      </w:pPr>
      <w:r>
        <w:rPr/>
        <w:t xml:space="preserve">— </w:t>
      </w:r>
      <w:r>
        <w:rPr/>
        <w:t>É</w:t>
      </w:r>
      <w:r>
        <w:rPr/>
        <w:t>h</w:t>
      </w:r>
      <w:r>
        <w:rPr/>
        <w:t>… Respondeu. — Eles devem ter mudado de endereço…</w:t>
      </w:r>
    </w:p>
    <w:p>
      <w:pPr>
        <w:pStyle w:val="Normal"/>
        <w:spacing w:before="0" w:after="0"/>
        <w:ind w:firstLine="737" w:left="0" w:right="0"/>
        <w:contextualSpacing/>
        <w:jc w:val="both"/>
        <w:rPr/>
      </w:pPr>
      <w:r>
        <w:rPr/>
        <w:t>Adiantei-me então:</w:t>
      </w:r>
    </w:p>
    <w:p>
      <w:pPr>
        <w:pStyle w:val="Normal"/>
        <w:spacing w:before="0" w:after="0"/>
        <w:ind w:firstLine="737" w:left="0" w:right="0"/>
        <w:contextualSpacing/>
        <w:jc w:val="both"/>
        <w:rPr/>
      </w:pPr>
      <w:r>
        <w:rPr/>
        <w:t xml:space="preserve">— </w:t>
      </w:r>
      <w:r>
        <w:rPr/>
        <w:t>Lá na frente, daqui umas duas ruas, você vira. No Meio do quarteirão tem uma oficina que está abrindo agora. Tem um velhinho de cabeça branca. Ele vai te mostrar como é que chega lá.</w:t>
      </w:r>
    </w:p>
    <w:p>
      <w:pPr>
        <w:pStyle w:val="Normal"/>
        <w:spacing w:before="0" w:after="0"/>
        <w:ind w:firstLine="737" w:left="0" w:right="0"/>
        <w:contextualSpacing/>
        <w:jc w:val="both"/>
        <w:rPr/>
      </w:pPr>
      <w:r>
        <w:rPr/>
        <w:t>Ele me olhou achando que eu estava brincando mas como continuei sério em minha postura, se espantou um pouco e seguiu minha diretiva para confirmarmos juntos a sequência de acontecimentos.</w:t>
      </w:r>
    </w:p>
    <w:p>
      <w:pPr>
        <w:pStyle w:val="Normal"/>
        <w:spacing w:before="0" w:after="0"/>
        <w:ind w:firstLine="737" w:left="0" w:right="0"/>
        <w:contextualSpacing/>
        <w:jc w:val="both"/>
        <w:rPr/>
      </w:pPr>
      <w:r>
        <w:rPr/>
        <w:t>Observei a meu turno tudo se repetir como no meu sonho.</w:t>
      </w:r>
    </w:p>
    <w:p>
      <w:pPr>
        <w:pStyle w:val="Normal"/>
        <w:spacing w:before="0" w:after="0"/>
        <w:ind w:firstLine="737" w:left="0" w:right="0"/>
        <w:contextualSpacing/>
        <w:jc w:val="both"/>
        <w:rPr/>
      </w:pPr>
      <w:r>
        <w:rPr/>
        <w:t xml:space="preserve">Depois que conversou com o Senhor e voltou para o carro me perguntou: </w:t>
      </w:r>
    </w:p>
    <w:p>
      <w:pPr>
        <w:pStyle w:val="Normal"/>
        <w:spacing w:before="0" w:after="0"/>
        <w:ind w:firstLine="737" w:left="0" w:right="0"/>
        <w:contextualSpacing/>
        <w:jc w:val="both"/>
        <w:rPr/>
      </w:pPr>
      <w:r>
        <w:rPr/>
        <w:t xml:space="preserve">— </w:t>
      </w:r>
      <w:r>
        <w:rPr/>
        <w:t xml:space="preserve">Como você sabia disso? </w:t>
      </w:r>
    </w:p>
    <w:p>
      <w:pPr>
        <w:pStyle w:val="Normal"/>
        <w:spacing w:before="0" w:after="0"/>
        <w:ind w:firstLine="737" w:left="0" w:right="0"/>
        <w:contextualSpacing/>
        <w:jc w:val="both"/>
        <w:rPr/>
      </w:pPr>
      <w:r>
        <w:rPr/>
        <w:t xml:space="preserve">— </w:t>
      </w:r>
      <w:r>
        <w:rPr/>
        <w:t>Sabia porque acabei de sonhar com tudo isso enquanto estava dormindo na viagem…</w:t>
      </w:r>
    </w:p>
    <w:p>
      <w:pPr>
        <w:pStyle w:val="Normal"/>
        <w:spacing w:before="0" w:after="0"/>
        <w:ind w:firstLine="737" w:left="0" w:right="0"/>
        <w:contextualSpacing/>
        <w:jc w:val="both"/>
        <w:rPr/>
      </w:pPr>
      <w:r>
        <w:rPr/>
      </w:r>
    </w:p>
    <w:p>
      <w:pPr>
        <w:pStyle w:val="Ttulo"/>
        <w:spacing w:before="0" w:after="0"/>
        <w:contextualSpacing/>
        <w:rPr/>
      </w:pPr>
      <w:r>
        <w:rPr/>
        <w:t>A moça do Anhembi.</w:t>
      </w:r>
    </w:p>
    <w:p>
      <w:pPr>
        <w:pStyle w:val="Normal"/>
        <w:spacing w:before="0" w:after="0"/>
        <w:ind w:firstLine="737" w:left="0" w:right="0"/>
        <w:contextualSpacing/>
        <w:jc w:val="both"/>
        <w:rPr/>
      </w:pPr>
      <w:r>
        <w:rPr/>
        <w:t xml:space="preserve">Lá pelos idos do final da década de 80, estava eu pela idade dos 16 </w:t>
      </w:r>
      <w:r>
        <w:rPr/>
        <w:t>ou 17</w:t>
      </w:r>
      <w:r>
        <w:rPr/>
        <w:t xml:space="preserve"> anos.</w:t>
      </w:r>
    </w:p>
    <w:p>
      <w:pPr>
        <w:pStyle w:val="Normal"/>
        <w:spacing w:before="0" w:after="0"/>
        <w:ind w:firstLine="737" w:left="0" w:right="0"/>
        <w:contextualSpacing/>
        <w:jc w:val="both"/>
        <w:rPr/>
      </w:pPr>
      <w:r>
        <w:rPr/>
        <w:t xml:space="preserve">Certa feita me programei para viajar a São Paulo (moro em Franca, </w:t>
      </w:r>
      <w:r>
        <w:rPr/>
        <w:t>SP</w:t>
      </w:r>
      <w:r>
        <w:rPr/>
        <w:t xml:space="preserve">) para visitar uma feira de tecnologia no Anhembi. Estava algo apreensivo pois seria uma experiência de viajar sozinho rumo a </w:t>
      </w:r>
      <w:r>
        <w:rPr/>
        <w:t>c</w:t>
      </w:r>
      <w:r>
        <w:rPr/>
        <w:t xml:space="preserve">apital do estado, maior cidade da América Latina. Para mim, </w:t>
      </w:r>
      <w:r>
        <w:rPr/>
        <w:t>na</w:t>
      </w:r>
      <w:r>
        <w:rPr/>
        <w:t>quela época por si só isso já era um desafio.</w:t>
      </w:r>
    </w:p>
    <w:p>
      <w:pPr>
        <w:pStyle w:val="Normal"/>
        <w:spacing w:before="0" w:after="0"/>
        <w:ind w:firstLine="737" w:left="0" w:right="0"/>
        <w:contextualSpacing/>
        <w:jc w:val="both"/>
        <w:rPr/>
      </w:pPr>
      <w:r>
        <w:rPr/>
        <w:t>Deveria tomar o ônibus nas primeiras horas da manhã e fui “tentar” dormir mais cedo afim de me acumular da energia necessária paro a aventura.</w:t>
      </w:r>
    </w:p>
    <w:p>
      <w:pPr>
        <w:pStyle w:val="Normal"/>
        <w:spacing w:before="0" w:after="0"/>
        <w:ind w:firstLine="737" w:left="0" w:right="0"/>
        <w:contextualSpacing/>
        <w:jc w:val="both"/>
        <w:rPr/>
      </w:pPr>
      <w:r>
        <w:rPr/>
        <w:t>Teria poucas horas para correr a feira toda e aproveitar o máximo possível de informações e aprender sobre o que havia de novo nos segmentos de tecnologia de meu interesse.</w:t>
      </w:r>
    </w:p>
    <w:p>
      <w:pPr>
        <w:pStyle w:val="Normal"/>
        <w:spacing w:before="0" w:after="0"/>
        <w:ind w:firstLine="737" w:left="0" w:right="0"/>
        <w:contextualSpacing/>
        <w:jc w:val="both"/>
        <w:rPr/>
      </w:pPr>
      <w:r>
        <w:rPr/>
        <w:t>Depois de longo tempo de excitação e rolagem na cama acabei adormecendo.</w:t>
      </w:r>
    </w:p>
    <w:p>
      <w:pPr>
        <w:pStyle w:val="Normal"/>
        <w:spacing w:before="0" w:after="0"/>
        <w:ind w:firstLine="737" w:left="0" w:right="0"/>
        <w:contextualSpacing/>
        <w:jc w:val="both"/>
        <w:rPr/>
      </w:pPr>
      <w:r>
        <w:rPr/>
        <w:t>Durante a noite, com minhas intenções afloradas, acabei sonhando com a minha chegada ao evento da feira.</w:t>
      </w:r>
    </w:p>
    <w:p>
      <w:pPr>
        <w:pStyle w:val="Normal"/>
        <w:spacing w:before="0" w:after="0"/>
        <w:ind w:firstLine="737" w:left="0" w:right="0"/>
        <w:contextualSpacing/>
        <w:jc w:val="both"/>
        <w:rPr/>
      </w:pPr>
      <w:r>
        <w:rPr/>
        <w:t xml:space="preserve">Vi-me diante das filas de recepção e conferência de ingressos da feira, percebendo aquele tumulto peculiar de gargalo operacional que acumulava ali mais de uma centena de pessoas aglomeradas diante dos diversos “bretes”. </w:t>
      </w:r>
      <w:r>
        <w:rPr/>
        <w:t>C</w:t>
      </w:r>
      <w:r>
        <w:rPr/>
        <w:t>ada um sob a responsabilidade de um</w:t>
      </w:r>
      <w:r>
        <w:rPr/>
        <w:t>a bela</w:t>
      </w:r>
      <w:r>
        <w:rPr/>
        <w:t xml:space="preserve"> recepcionista vestid</w:t>
      </w:r>
      <w:r>
        <w:rPr/>
        <w:t>a</w:t>
      </w:r>
      <w:r>
        <w:rPr/>
        <w:t xml:space="preserve"> a caráter para conferir os ingressos e permitir a entrada ao evento.</w:t>
      </w:r>
    </w:p>
    <w:p>
      <w:pPr>
        <w:pStyle w:val="Normal"/>
        <w:spacing w:before="0" w:after="0"/>
        <w:ind w:firstLine="737" w:left="0" w:right="0"/>
        <w:contextualSpacing/>
        <w:jc w:val="both"/>
        <w:rPr/>
      </w:pPr>
      <w:r>
        <w:rPr/>
        <w:t xml:space="preserve">Naturalmente me vi permitido a entrar e começando a caminhar pela área de distribuição para acesso aos corredores e aos </w:t>
      </w:r>
      <w:r>
        <w:rPr/>
        <w:t>e</w:t>
      </w:r>
      <w:r>
        <w:rPr/>
        <w:t>stand</w:t>
      </w:r>
      <w:r>
        <w:rPr/>
        <w:t>e</w:t>
      </w:r>
      <w:r>
        <w:rPr/>
        <w:t>s das grandes empresas que ali se reuniam.</w:t>
      </w:r>
    </w:p>
    <w:p>
      <w:pPr>
        <w:pStyle w:val="Normal"/>
        <w:spacing w:before="0" w:after="0"/>
        <w:ind w:firstLine="737" w:left="0" w:right="0"/>
        <w:contextualSpacing/>
        <w:jc w:val="both"/>
        <w:rPr/>
      </w:pPr>
      <w:r>
        <w:rPr/>
        <w:t>Nesse caminhar vi-me acompanhando o fluxo das pessoas e tomando noção do ambiente para formular uma estratégia de visitação eficiente e condizente com o pouco tempo que dispunha.</w:t>
      </w:r>
    </w:p>
    <w:p>
      <w:pPr>
        <w:pStyle w:val="Normal"/>
        <w:spacing w:before="0" w:after="0"/>
        <w:ind w:firstLine="737" w:left="0" w:right="0"/>
        <w:contextualSpacing/>
        <w:jc w:val="both"/>
        <w:rPr/>
      </w:pPr>
      <w:r>
        <w:rPr/>
        <w:t>De repente, vi-me de frente com uma moça que vinha em sentido contrário, andando na contramão do fluxo majoritário. Paramos de súbito para não nos trombarmos. Ao mesmo tempo intentamos nos desviar para a esquerda e direita mas por três vezes o fizemos para o mesmo lado, criando uma situação engraçada na quela dancinha de “prá-lá-e-prá-cá”. Paramos, trocamos um sorriso, nos decidimos cognitivamente, nos desviamos e seguimos nossos caminhos.</w:t>
      </w:r>
    </w:p>
    <w:p>
      <w:pPr>
        <w:pStyle w:val="Normal"/>
        <w:spacing w:before="0" w:after="0"/>
        <w:ind w:firstLine="737" w:left="0" w:right="0"/>
        <w:contextualSpacing/>
        <w:jc w:val="both"/>
        <w:rPr/>
      </w:pPr>
      <w:r>
        <w:rPr/>
        <w:t>O sonho acabou por ai.</w:t>
      </w:r>
    </w:p>
    <w:p>
      <w:pPr>
        <w:pStyle w:val="Normal"/>
        <w:spacing w:before="0" w:after="0"/>
        <w:ind w:firstLine="737" w:left="0" w:right="0"/>
        <w:contextualSpacing/>
        <w:jc w:val="both"/>
        <w:rPr/>
      </w:pPr>
      <w:r>
        <w:rPr/>
        <w:t>Na madrugada, munido de meu “arsenal” de recursos necessários disparei a minha jornada, o que tomou cerca de 6 horas de viagem.</w:t>
      </w:r>
    </w:p>
    <w:p>
      <w:pPr>
        <w:pStyle w:val="Normal"/>
        <w:spacing w:before="0" w:after="0"/>
        <w:ind w:firstLine="737" w:left="0" w:right="0"/>
        <w:contextualSpacing/>
        <w:jc w:val="both"/>
        <w:rPr/>
      </w:pPr>
      <w:r>
        <w:rPr/>
        <w:t xml:space="preserve">Cheguei ao local da feira lá pela hora do almoço. Na euforia natural da minha aventura, cheguei ao portão de acesso quando a feição de um “déjà-vu” </w:t>
      </w:r>
      <w:r>
        <w:rPr/>
        <w:t>esticado,</w:t>
      </w:r>
      <w:r>
        <w:rPr/>
        <w:t xml:space="preserve"> percebi que estava vivenciando o meu sonho da noite passada.</w:t>
      </w:r>
    </w:p>
    <w:p>
      <w:pPr>
        <w:pStyle w:val="Normal"/>
        <w:spacing w:before="0" w:after="0"/>
        <w:ind w:firstLine="737" w:left="0" w:right="0"/>
        <w:contextualSpacing/>
        <w:jc w:val="both"/>
        <w:rPr/>
      </w:pPr>
      <w:r>
        <w:rPr/>
        <w:t xml:space="preserve">Em um misto de espanto e assombro quase interrompi minha caminhada, mas percebi que se o fizesse quebraria o sincronismo perfeito que se processava ali entre o sonho e a realidade, então </w:t>
      </w:r>
      <w:r>
        <w:rPr/>
        <w:t xml:space="preserve">intuitivamente </w:t>
      </w:r>
      <w:r>
        <w:rPr/>
        <w:t>me deixei levar.</w:t>
      </w:r>
    </w:p>
    <w:p>
      <w:pPr>
        <w:pStyle w:val="Normal"/>
        <w:spacing w:before="0" w:after="0"/>
        <w:ind w:firstLine="737" w:left="0" w:right="0"/>
        <w:contextualSpacing/>
        <w:jc w:val="both"/>
        <w:rPr/>
      </w:pPr>
      <w:r>
        <w:rPr/>
        <w:t>O sincronismo chegava a ser assustador, não faltava ali nenhuma das centenas de pessoas que estavam no meu sonho.</w:t>
      </w:r>
    </w:p>
    <w:p>
      <w:pPr>
        <w:pStyle w:val="Normal"/>
        <w:spacing w:before="0" w:after="0"/>
        <w:ind w:firstLine="737" w:left="0" w:right="0"/>
        <w:contextualSpacing/>
        <w:jc w:val="both"/>
        <w:rPr/>
      </w:pPr>
      <w:r>
        <w:rPr/>
        <w:t xml:space="preserve">Atônito vivenciei cada passo confirmando a exatidão da “premonição” que estava se revelando. </w:t>
      </w:r>
    </w:p>
    <w:p>
      <w:pPr>
        <w:pStyle w:val="Normal"/>
        <w:spacing w:before="0" w:after="0"/>
        <w:ind w:firstLine="737" w:left="0" w:right="0"/>
        <w:contextualSpacing/>
        <w:jc w:val="both"/>
        <w:rPr/>
      </w:pPr>
      <w:r>
        <w:rPr/>
        <w:t xml:space="preserve">Tomei consciência da experimentação. </w:t>
      </w:r>
    </w:p>
    <w:p>
      <w:pPr>
        <w:pStyle w:val="Normal"/>
        <w:spacing w:before="0" w:after="0"/>
        <w:ind w:firstLine="737" w:left="0" w:right="0"/>
        <w:contextualSpacing/>
        <w:jc w:val="both"/>
        <w:rPr/>
      </w:pPr>
      <w:r>
        <w:rPr/>
        <w:t>Me deixei levar como se tivesse que acertar meus passos com o “fantasma” de sincronização com a sequência do sonho da noite passada.</w:t>
      </w:r>
    </w:p>
    <w:p>
      <w:pPr>
        <w:pStyle w:val="Normal"/>
        <w:spacing w:before="0" w:after="0"/>
        <w:ind w:firstLine="737" w:left="0" w:right="0"/>
        <w:contextualSpacing/>
        <w:jc w:val="both"/>
        <w:rPr/>
      </w:pPr>
      <w:r>
        <w:rPr/>
        <w:t xml:space="preserve">Mas minha mente naturalmente burlou o processo, pois em vez de pensar sobre minha estratégia de visitação conforme experimentei no sonho, me adiantei mentalmente na curiosidade de procurar a moça já na certeza </w:t>
      </w:r>
      <w:r>
        <w:rPr/>
        <w:t xml:space="preserve">de </w:t>
      </w:r>
      <w:r>
        <w:rPr/>
        <w:t>que ela deveria estar vindo em minha direção.</w:t>
      </w:r>
    </w:p>
    <w:p>
      <w:pPr>
        <w:pStyle w:val="Normal"/>
        <w:spacing w:before="0" w:after="0"/>
        <w:ind w:firstLine="737" w:left="0" w:right="0"/>
        <w:contextualSpacing/>
        <w:jc w:val="both"/>
        <w:rPr/>
      </w:pPr>
      <w:r>
        <w:rPr/>
        <w:t xml:space="preserve">Quase me perdi, mas “algo” ou “alguém” </w:t>
      </w:r>
      <w:r>
        <w:rPr/>
        <w:t>se intrometendo em meus pensamentos</w:t>
      </w:r>
      <w:r>
        <w:rPr/>
        <w:t xml:space="preserve"> me disse: </w:t>
      </w:r>
    </w:p>
    <w:p>
      <w:pPr>
        <w:pStyle w:val="Normal"/>
        <w:spacing w:before="0" w:after="0"/>
        <w:ind w:firstLine="737" w:left="0" w:right="0"/>
        <w:contextualSpacing/>
        <w:jc w:val="both"/>
        <w:rPr/>
      </w:pPr>
      <w:r>
        <w:rPr/>
        <w:t xml:space="preserve">— </w:t>
      </w:r>
      <w:r>
        <w:rPr/>
        <w:t>Calma… Deixa rolar.</w:t>
      </w:r>
    </w:p>
    <w:p>
      <w:pPr>
        <w:pStyle w:val="Normal"/>
        <w:spacing w:before="0" w:after="0"/>
        <w:ind w:firstLine="737" w:left="0" w:right="0"/>
        <w:contextualSpacing/>
        <w:jc w:val="both"/>
        <w:rPr/>
      </w:pPr>
      <w:r>
        <w:rPr/>
        <w:t xml:space="preserve">Assim, aquiesci. </w:t>
      </w:r>
    </w:p>
    <w:p>
      <w:pPr>
        <w:pStyle w:val="Normal"/>
        <w:spacing w:before="0" w:after="0"/>
        <w:ind w:firstLine="737" w:left="0" w:right="0"/>
        <w:contextualSpacing/>
        <w:jc w:val="both"/>
        <w:rPr/>
      </w:pPr>
      <w:r>
        <w:rPr/>
        <w:t xml:space="preserve">Mais alguns passos e lá estava a moça diante de mim. Passinho para a esquerda, passinho par a direita, de novo para esquerda </w:t>
      </w:r>
      <w:r>
        <w:rPr/>
        <w:t>e</w:t>
      </w:r>
      <w:r>
        <w:rPr/>
        <w:t xml:space="preserve"> o sorrisinho sem graça.</w:t>
      </w:r>
    </w:p>
    <w:p>
      <w:pPr>
        <w:pStyle w:val="Normal"/>
        <w:spacing w:before="0" w:after="0"/>
        <w:ind w:firstLine="737" w:left="0" w:right="0"/>
        <w:contextualSpacing/>
        <w:jc w:val="both"/>
        <w:rPr/>
      </w:pPr>
      <w:r>
        <w:rPr/>
        <w:t xml:space="preserve">Paramos, algo agora diferente, ela olha para mim e pergunta: </w:t>
      </w:r>
    </w:p>
    <w:p>
      <w:pPr>
        <w:pStyle w:val="Normal"/>
        <w:spacing w:before="0" w:after="0"/>
        <w:ind w:firstLine="737" w:left="0" w:right="0"/>
        <w:contextualSpacing/>
        <w:jc w:val="both"/>
        <w:rPr/>
      </w:pPr>
      <w:r>
        <w:rPr/>
        <w:t xml:space="preserve">— </w:t>
      </w:r>
      <w:r>
        <w:rPr/>
        <w:t>De onde eu te conheço?</w:t>
      </w:r>
    </w:p>
    <w:p>
      <w:pPr>
        <w:pStyle w:val="Normal"/>
        <w:spacing w:before="0" w:after="0"/>
        <w:ind w:firstLine="737" w:left="0" w:right="0"/>
        <w:contextualSpacing/>
        <w:jc w:val="both"/>
        <w:rPr/>
      </w:pPr>
      <w:r>
        <w:rPr/>
        <w:t xml:space="preserve">Ao que respondi sem pestanejar: </w:t>
      </w:r>
      <w:r>
        <w:rPr/>
        <w:t xml:space="preserve">— </w:t>
      </w:r>
      <w:r>
        <w:rPr/>
        <w:t>Do sonho da noite passada!</w:t>
      </w:r>
    </w:p>
    <w:p>
      <w:pPr>
        <w:pStyle w:val="Normal"/>
        <w:spacing w:before="0" w:after="0"/>
        <w:ind w:firstLine="737" w:left="0" w:right="0"/>
        <w:contextualSpacing/>
        <w:jc w:val="both"/>
        <w:rPr/>
      </w:pPr>
      <w:r>
        <w:rPr/>
        <w:t>—</w:t>
      </w:r>
      <w:r>
        <w:rPr/>
        <w:t xml:space="preserve"> </w:t>
      </w:r>
      <w:r>
        <w:rPr/>
        <w:t>Ah! Foi isso mesmo! Concordou.</w:t>
      </w:r>
    </w:p>
    <w:p>
      <w:pPr>
        <w:pStyle w:val="Normal"/>
        <w:spacing w:before="0" w:after="0"/>
        <w:ind w:firstLine="737" w:left="0" w:right="0"/>
        <w:contextualSpacing/>
        <w:jc w:val="both"/>
        <w:rPr/>
      </w:pPr>
      <w:r>
        <w:rPr/>
        <w:t xml:space="preserve">Assustados, acredito, ambos sem entender </w:t>
      </w:r>
      <w:r>
        <w:rPr/>
        <w:t>muita coisa</w:t>
      </w:r>
      <w:r>
        <w:rPr/>
        <w:t>, como se já estivéssemos embalados pelo que tinha que acontecer, nos desviamos e seguimos nossos caminhos.</w:t>
      </w:r>
    </w:p>
    <w:p>
      <w:pPr>
        <w:pStyle w:val="Normal"/>
        <w:spacing w:before="0" w:after="0"/>
        <w:ind w:firstLine="737" w:left="0" w:right="0"/>
        <w:contextualSpacing/>
        <w:jc w:val="both"/>
        <w:rPr/>
      </w:pPr>
      <w:r>
        <w:rPr/>
        <w:t>An</w:t>
      </w:r>
      <w:r>
        <w:rPr/>
        <w:t>de</w:t>
      </w:r>
      <w:r>
        <w:rPr/>
        <w:t xml:space="preserve">i mais uns vinte metros e digamos “caí em mim de novo”. Ousei olhar para trás e vi que ela estava fazendo a mesma coisa, trocamos um olhar </w:t>
      </w:r>
      <w:r>
        <w:rPr/>
        <w:t>à</w:t>
      </w:r>
      <w:r>
        <w:rPr/>
        <w:t xml:space="preserve"> distância, um sorriso e a vi dobrando a esquina de uma das ruas da exposição.</w:t>
      </w:r>
    </w:p>
    <w:p>
      <w:pPr>
        <w:pStyle w:val="Normal"/>
        <w:spacing w:before="0" w:after="0"/>
        <w:ind w:firstLine="737" w:left="0" w:right="0"/>
        <w:contextualSpacing/>
        <w:jc w:val="both"/>
        <w:rPr/>
      </w:pPr>
      <w:r>
        <w:rPr/>
        <w:t>Segui meu caminho, sem saber pensar mais nada que não no ocorrido.</w:t>
      </w:r>
    </w:p>
    <w:p>
      <w:pPr>
        <w:pStyle w:val="Normal"/>
        <w:spacing w:before="0" w:after="0"/>
        <w:ind w:firstLine="737" w:left="0" w:right="0"/>
        <w:contextualSpacing/>
        <w:jc w:val="both"/>
        <w:rPr/>
      </w:pPr>
      <w:r>
        <w:rPr/>
        <w:t>Comecei a me perder em minhas ilações peculiares da jovialidade ainda imatura.</w:t>
      </w:r>
    </w:p>
    <w:p>
      <w:pPr>
        <w:pStyle w:val="Normal"/>
        <w:spacing w:before="0" w:after="0"/>
        <w:ind w:firstLine="737" w:left="0" w:right="0"/>
        <w:contextualSpacing/>
        <w:jc w:val="both"/>
        <w:rPr/>
      </w:pPr>
      <w:r>
        <w:rPr/>
        <w:t>“</w:t>
      </w:r>
      <w:r>
        <w:rPr/>
        <w:t xml:space="preserve">Quem </w:t>
      </w:r>
      <w:r>
        <w:rPr/>
        <w:t>será</w:t>
      </w:r>
      <w:r>
        <w:rPr/>
        <w:t xml:space="preserve"> aquela moça?</w:t>
      </w:r>
    </w:p>
    <w:p>
      <w:pPr>
        <w:pStyle w:val="Normal"/>
        <w:spacing w:before="0" w:after="0"/>
        <w:ind w:firstLine="737" w:left="0" w:right="0"/>
        <w:contextualSpacing/>
        <w:jc w:val="both"/>
        <w:rPr/>
      </w:pPr>
      <w:r>
        <w:rPr/>
        <w:t>Porque deixei ela ir embora?</w:t>
      </w:r>
    </w:p>
    <w:p>
      <w:pPr>
        <w:pStyle w:val="Normal"/>
        <w:ind w:firstLine="737" w:left="0" w:right="0"/>
        <w:jc w:val="both"/>
        <w:rPr>
          <w:del w:id="757" w:author="Autor desconhecido" w:date="2024-06-07T10:45:52Z"/>
        </w:rPr>
      </w:pPr>
      <w:del w:id="754" w:author="Autor desconhecido" w:date="2024-06-07T10:45:51Z">
        <w:r>
          <w:rPr/>
          <w:delText xml:space="preserve">Talvez ela seja a mulher da minha vida! (Era bonita a </w:delText>
        </w:r>
      </w:del>
      <w:del w:id="755" w:author="Autor desconhecido" w:date="2024-06-07T10:44:17Z">
        <w:r>
          <w:rPr/>
          <w:delText>danadinha</w:delText>
        </w:r>
      </w:del>
      <w:del w:id="756" w:author="Autor desconhecido" w:date="2024-06-07T10:45:52Z">
        <w:r>
          <w:rPr/>
          <w:delText>!)</w:delText>
        </w:r>
      </w:del>
    </w:p>
    <w:p>
      <w:pPr>
        <w:pStyle w:val="Normal"/>
        <w:spacing w:before="0" w:after="0"/>
        <w:ind w:firstLine="737" w:left="0" w:right="0"/>
        <w:contextualSpacing/>
        <w:jc w:val="both"/>
        <w:rPr/>
      </w:pPr>
      <w:r>
        <w:rPr/>
        <w:t>Tenho que correr atrás dela?!”</w:t>
      </w:r>
    </w:p>
    <w:p>
      <w:pPr>
        <w:pStyle w:val="Normal"/>
        <w:spacing w:before="0" w:after="0"/>
        <w:ind w:firstLine="737" w:left="0" w:right="0"/>
        <w:contextualSpacing/>
        <w:jc w:val="both"/>
        <w:rPr/>
      </w:pPr>
      <w:r>
        <w:rPr/>
        <w:t xml:space="preserve">— </w:t>
      </w:r>
      <w:r>
        <w:rPr/>
        <w:t>Calma! (de novo aquela voz). O que tiver que ser vai ser! Siga seu caminho.</w:t>
      </w:r>
    </w:p>
    <w:p>
      <w:pPr>
        <w:pStyle w:val="Normal"/>
        <w:spacing w:before="0" w:after="0"/>
        <w:ind w:firstLine="737" w:left="0" w:right="0"/>
        <w:contextualSpacing/>
        <w:jc w:val="both"/>
        <w:rPr/>
      </w:pPr>
      <w:r>
        <w:rPr/>
        <w:t>Até hoje nunca mais a encontrei, assim acredito. Mas até hoje quando vou a alguma feira, sempre me pego procurando por ela no meio da multidão. Confesso.</w:t>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t xml:space="preserve">Esse “cair em mim de novo” é no mínimo interessante. Enquanto vivenciava a experiência de viver o processo de reconhecimento da exatidão entre o sonho e a realidade, </w:t>
      </w:r>
      <w:r>
        <w:rPr/>
        <w:t>me sentia</w:t>
      </w:r>
      <w:r>
        <w:rPr/>
        <w:t xml:space="preserve"> inteiramente sobre o controle de mim mesmo, mas após terminada a experiência culminando na sensação de “cair em mim mesmo”, percebi que durante a experiência, minha percepção de tudo estava um tanto exacerbada. Terminada a experiência, minha percepção voltou ao normal.</w:t>
      </w:r>
    </w:p>
    <w:p>
      <w:pPr>
        <w:pStyle w:val="Normal"/>
        <w:spacing w:before="0" w:after="0"/>
        <w:ind w:firstLine="737" w:left="0" w:right="0"/>
        <w:contextualSpacing/>
        <w:jc w:val="both"/>
        <w:rPr/>
      </w:pPr>
      <w:r>
        <w:rPr/>
      </w:r>
    </w:p>
    <w:p>
      <w:pPr>
        <w:pStyle w:val="Ttulo"/>
        <w:spacing w:before="0" w:after="0"/>
        <w:contextualSpacing/>
        <w:rPr>
          <w:ins w:id="761" w:author="Autor desconhecido" w:date="2024-06-06T10:14:33Z"/>
        </w:rPr>
      </w:pPr>
      <w:del w:id="758" w:author="Autor desconhecido" w:date="2024-06-14T15:48:21Z">
        <w:r>
          <w:rPr/>
          <w:delText xml:space="preserve">Sandra e </w:delText>
        </w:r>
      </w:del>
      <w:del w:id="759" w:author="Autor desconhecido" w:date="2024-06-14T15:48:21Z">
        <w:r>
          <w:rPr/>
          <w:delText>Melissa.</w:delText>
        </w:r>
      </w:del>
      <w:ins w:id="760" w:author="Autor desconhecido" w:date="2024-06-14T15:48:21Z">
        <w:r>
          <w:rPr/>
          <w:t>Minha Filha.</w:t>
        </w:r>
      </w:ins>
    </w:p>
    <w:p>
      <w:pPr>
        <w:pStyle w:val="BodyText"/>
        <w:spacing w:before="0" w:after="0"/>
        <w:contextualSpacing/>
        <w:rPr/>
      </w:pPr>
      <w:ins w:id="762" w:author="Autor desconhecido" w:date="2024-06-06T11:03:52Z">
        <w:r>
          <w:rPr/>
        </w:r>
      </w:ins>
      <w:r>
        <mc:AlternateContent>
          <mc:Choice Requires="wps">
            <w:drawing>
              <wp:inline distT="0" distB="0" distL="0" distR="0">
                <wp:extent cx="5652135" cy="3557270"/>
                <wp:effectExtent l="0" t="0" r="0" b="0"/>
                <wp:docPr id="16" name="Quadro11"/>
                <a:graphic xmlns:a="http://schemas.openxmlformats.org/drawingml/2006/main">
                  <a:graphicData uri="http://schemas.microsoft.com/office/word/2010/wordprocessingShape">
                    <wps:wsp>
                      <wps:cNvSpPr txBox="1"/>
                      <wps:spPr>
                        <a:xfrm>
                          <a:off x="0" y="0"/>
                          <a:ext cx="5652135" cy="3557270"/>
                        </a:xfrm>
                        <a:prstGeom prst="rect"/>
                        <a:solidFill>
                          <a:srgbClr val="FFFFFF"/>
                        </a:solidFill>
                      </wps:spPr>
                      <wps:txbx>
                        <w:txbxContent>
                          <w:p>
                            <w:pPr>
                              <w:pStyle w:val="Figura"/>
                              <w:spacing w:before="120" w:after="120"/>
                              <w:rPr/>
                            </w:pPr>
                            <w:r>
                              <w:rPr/>
                              <w:drawing>
                                <wp:inline distT="0" distB="0" distL="0" distR="0">
                                  <wp:extent cx="5652135" cy="3229610"/>
                                  <wp:effectExtent l="0" t="0" r="0" b="0"/>
                                  <wp:docPr id="17"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4" descr=""/>
                                          <pic:cNvPicPr>
                                            <a:picLocks noChangeAspect="1" noChangeArrowheads="1"/>
                                          </pic:cNvPicPr>
                                        </pic:nvPicPr>
                                        <pic:blipFill>
                                          <a:blip r:embed="rId24"/>
                                          <a:stretch>
                                            <a:fillRect/>
                                          </a:stretch>
                                        </pic:blipFill>
                                        <pic:spPr bwMode="auto">
                                          <a:xfrm>
                                            <a:off x="0" y="0"/>
                                            <a:ext cx="5652135" cy="3229610"/>
                                          </a:xfrm>
                                          <a:prstGeom prst="rect">
                                            <a:avLst/>
                                          </a:prstGeom>
                                          <a:noFill/>
                                        </pic:spPr>
                                      </pic:pic>
                                    </a:graphicData>
                                  </a:graphic>
                                </wp:inline>
                              </w:drawing>
                              <w:t xml:space="preserve">Figura </w:t>
                            </w:r>
                            <w:bookmarkStart w:id="11" w:name="Ref_Figura3_number_only"/>
                            <w:r>
                              <w:rPr/>
                              <w:fldChar w:fldCharType="begin"/>
                            </w:r>
                            <w:r>
                              <w:rPr/>
                              <w:instrText xml:space="preserve"> SEQ Figura \* ARABIC </w:instrText>
                            </w:r>
                            <w:r>
                              <w:rPr/>
                              <w:fldChar w:fldCharType="separate"/>
                            </w:r>
                            <w:r>
                              <w:rPr/>
                              <w:t>4</w:t>
                            </w:r>
                            <w:r>
                              <w:rPr/>
                              <w:fldChar w:fldCharType="end"/>
                            </w:r>
                            <w:bookmarkEnd w:id="11"/>
                            <w:r>
                              <w:rPr/>
                              <w:t xml:space="preserve">: </w:t>
                            </w:r>
                            <w:r>
                              <w:rPr/>
                              <w:t>Anfiteatro Sonho Sandra e Melissa</w:t>
                            </w:r>
                            <w:ins w:id="763" w:author="Autor desconhecido" w:date="2024-06-06T11:06:04Z">
                              <w:r>
                                <w:rPr/>
                                <w:t xml:space="preserve"> </w:t>
                              </w:r>
                            </w:ins>
                            <w:ins w:id="764" w:author="Autor desconhecido" w:date="2024-06-06T11:06:04Z">
                              <w:r>
                                <w:rPr/>
                                <w:t>(</w:t>
                              </w:r>
                            </w:ins>
                            <w:ins w:id="765" w:author="Autor desconhecido" w:date="2024-06-06T11:06:04Z">
                              <w:r>
                                <w:rPr/>
                                <w:t xml:space="preserve">Meramente ilustrativo, </w:t>
                              </w:r>
                            </w:ins>
                            <w:ins w:id="766" w:author="Autor desconhecido" w:date="2024-06-06T11:06:04Z">
                              <w:r>
                                <w:rPr/>
                                <w:t>gerado por IA)</w:t>
                              </w:r>
                            </w:ins>
                          </w:p>
                        </w:txbxContent>
                      </wps:txbx>
                      <wps:bodyPr anchor="t" lIns="0" tIns="0" rIns="0" bIns="0">
                        <a:noAutofit/>
                      </wps:bodyPr>
                    </wps:wsp>
                  </a:graphicData>
                </a:graphic>
              </wp:inline>
            </w:drawing>
          </mc:Choice>
          <mc:Fallback>
            <w:pict>
              <v:rect style="position:absolute;rotation:-0;width:445.05pt;height:280.1pt;mso-wrap-distance-left:0pt;mso-wrap-distance-right:0pt;mso-wrap-distance-top:0pt;mso-wrap-distance-bottom:0pt;margin-top:-280.1pt;mso-position-vertical:top;mso-position-vertical-relative:text;margin-left:0pt;mso-position-horizontal:center;mso-position-horizontal-relative:text">
                <v:textbox inset="0in,0in,0in,0in">
                  <w:txbxContent>
                    <w:p>
                      <w:pPr>
                        <w:pStyle w:val="Figura"/>
                        <w:spacing w:before="120" w:after="120"/>
                        <w:rPr/>
                      </w:pPr>
                      <w:r>
                        <w:rPr/>
                        <w:drawing>
                          <wp:inline distT="0" distB="0" distL="0" distR="0">
                            <wp:extent cx="5652135" cy="3229610"/>
                            <wp:effectExtent l="0" t="0" r="0" b="0"/>
                            <wp:docPr id="18"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4" descr=""/>
                                    <pic:cNvPicPr>
                                      <a:picLocks noChangeAspect="1" noChangeArrowheads="1"/>
                                    </pic:cNvPicPr>
                                  </pic:nvPicPr>
                                  <pic:blipFill>
                                    <a:blip r:embed="rId25"/>
                                    <a:stretch>
                                      <a:fillRect/>
                                    </a:stretch>
                                  </pic:blipFill>
                                  <pic:spPr bwMode="auto">
                                    <a:xfrm>
                                      <a:off x="0" y="0"/>
                                      <a:ext cx="5652135" cy="3229610"/>
                                    </a:xfrm>
                                    <a:prstGeom prst="rect">
                                      <a:avLst/>
                                    </a:prstGeom>
                                    <a:noFill/>
                                  </pic:spPr>
                                </pic:pic>
                              </a:graphicData>
                            </a:graphic>
                          </wp:inline>
                        </w:drawing>
                        <w:t xml:space="preserve">Figura </w:t>
                      </w:r>
                      <w:bookmarkStart w:id="12" w:name="Ref_Figura3_number_only"/>
                      <w:r>
                        <w:rPr/>
                        <w:fldChar w:fldCharType="begin"/>
                      </w:r>
                      <w:r>
                        <w:rPr/>
                        <w:instrText xml:space="preserve"> SEQ Figura \* ARABIC </w:instrText>
                      </w:r>
                      <w:r>
                        <w:rPr/>
                        <w:fldChar w:fldCharType="separate"/>
                      </w:r>
                      <w:r>
                        <w:rPr/>
                        <w:t>4</w:t>
                      </w:r>
                      <w:r>
                        <w:rPr/>
                        <w:fldChar w:fldCharType="end"/>
                      </w:r>
                      <w:bookmarkEnd w:id="12"/>
                      <w:r>
                        <w:rPr/>
                        <w:t xml:space="preserve">: </w:t>
                      </w:r>
                      <w:r>
                        <w:rPr/>
                        <w:t>Anfiteatro Sonho Sandra e Melissa</w:t>
                      </w:r>
                      <w:ins w:id="767" w:author="Autor desconhecido" w:date="2024-06-06T11:06:04Z">
                        <w:r>
                          <w:rPr/>
                          <w:t xml:space="preserve"> </w:t>
                        </w:r>
                      </w:ins>
                      <w:ins w:id="768" w:author="Autor desconhecido" w:date="2024-06-06T11:06:04Z">
                        <w:r>
                          <w:rPr/>
                          <w:t>(</w:t>
                        </w:r>
                      </w:ins>
                      <w:ins w:id="769" w:author="Autor desconhecido" w:date="2024-06-06T11:06:04Z">
                        <w:r>
                          <w:rPr/>
                          <w:t xml:space="preserve">Meramente ilustrativo, </w:t>
                        </w:r>
                      </w:ins>
                      <w:ins w:id="770" w:author="Autor desconhecido" w:date="2024-06-06T11:06:04Z">
                        <w:r>
                          <w:rPr/>
                          <w:t>gerado por IA)</w:t>
                        </w:r>
                      </w:ins>
                    </w:p>
                  </w:txbxContent>
                </v:textbox>
                <w10:wrap type="square" side="largest"/>
              </v:rect>
            </w:pict>
          </mc:Fallback>
        </mc:AlternateContent>
      </w:r>
    </w:p>
    <w:p>
      <w:pPr>
        <w:pStyle w:val="Normal"/>
        <w:spacing w:before="0" w:after="0"/>
        <w:ind w:firstLine="737" w:left="0" w:right="0"/>
        <w:contextualSpacing/>
        <w:jc w:val="both"/>
        <w:rPr/>
      </w:pPr>
      <w:r>
        <w:rPr/>
        <w:t>Lá pelos 23 anos algo ainda tardiamente fustigado pela juventude meio atrasada, procrastinada, meio perdido em dúvidas e sentimentos controversos por conflitos de relacionamento com a noiva, fui convidado com meus pais a passar u</w:t>
      </w:r>
      <w:r>
        <w:rPr/>
        <w:t xml:space="preserve">ns dias de férias </w:t>
      </w:r>
      <w:r>
        <w:rPr/>
        <w:t>no rancho do Sr. A</w:t>
      </w:r>
      <w:r>
        <w:rPr/>
        <w:t>l</w:t>
      </w:r>
      <w:r>
        <w:rPr/>
        <w:t xml:space="preserve">bertinho </w:t>
      </w:r>
      <w:r>
        <w:rPr/>
        <w:t>Ferrante,</w:t>
      </w:r>
      <w:r>
        <w:rPr/>
        <w:t xml:space="preserve"> </w:t>
      </w:r>
      <w:r>
        <w:rPr/>
        <w:t>lá n</w:t>
      </w:r>
      <w:r>
        <w:rPr/>
        <w:t>a represa da usina hidroelétrica do</w:t>
      </w:r>
      <w:r>
        <w:rPr/>
        <w:t xml:space="preserve"> Estreito, </w:t>
      </w:r>
      <w:r>
        <w:rPr/>
        <w:t>MG</w:t>
      </w:r>
      <w:r>
        <w:rPr/>
        <w:t xml:space="preserve">. </w:t>
      </w:r>
    </w:p>
    <w:p>
      <w:pPr>
        <w:pStyle w:val="Normal"/>
        <w:spacing w:before="0" w:after="0"/>
        <w:ind w:firstLine="737" w:left="0" w:right="0"/>
        <w:contextualSpacing/>
        <w:jc w:val="both"/>
        <w:rPr/>
      </w:pPr>
      <w:r>
        <w:rPr/>
        <w:t>Durante a noite, naquele quarto iluminado a lamparina, depois de desligado o gerador, dormi e naturalmente sonhei.</w:t>
      </w:r>
    </w:p>
    <w:p>
      <w:pPr>
        <w:pStyle w:val="Normal"/>
        <w:spacing w:before="0" w:after="0"/>
        <w:ind w:firstLine="737" w:left="0" w:right="0"/>
        <w:contextualSpacing/>
        <w:jc w:val="both"/>
        <w:rPr/>
      </w:pPr>
      <w:r>
        <w:rPr/>
        <w:t xml:space="preserve">Tamanho </w:t>
      </w:r>
      <w:r>
        <w:rPr/>
        <w:t xml:space="preserve">foi </w:t>
      </w:r>
      <w:r>
        <w:rPr/>
        <w:t xml:space="preserve">o realismo e intensidade do sonho </w:t>
      </w:r>
      <w:r>
        <w:rPr/>
        <w:t xml:space="preserve">que vivenciei. </w:t>
      </w:r>
      <w:r>
        <w:rPr/>
        <w:t>L</w:t>
      </w:r>
      <w:r>
        <w:rPr/>
        <w:t>ogo após</w:t>
      </w:r>
      <w:r>
        <w:rPr/>
        <w:t xml:space="preserve"> despertar, me pus a escrevê-lo em meu caderno de </w:t>
      </w:r>
      <w:del w:id="771" w:author="Autor desconhecido" w:date="2024-06-06T09:58:28Z">
        <w:r>
          <w:rPr/>
          <w:delText>escola</w:delText>
        </w:r>
      </w:del>
      <w:ins w:id="772" w:author="Autor desconhecido" w:date="2024-06-06T09:58:28Z">
        <w:r>
          <w:rPr/>
          <w:t>notas</w:t>
        </w:r>
      </w:ins>
      <w:r>
        <w:rPr/>
        <w:t xml:space="preserve"> para não me esquecer </w:t>
      </w:r>
      <w:r>
        <w:rPr/>
        <w:t>dos detalhes do sonho</w:t>
      </w:r>
      <w:r>
        <w:rPr/>
        <w:t xml:space="preserve">. </w:t>
      </w:r>
      <w:r>
        <w:rPr/>
        <w:t>Aqui transcrevo algo atualizado com novas impressões.</w:t>
      </w:r>
    </w:p>
    <w:p>
      <w:pPr>
        <w:pStyle w:val="Normal"/>
        <w:spacing w:before="0" w:after="0"/>
        <w:ind w:firstLine="737" w:left="0" w:right="0"/>
        <w:contextualSpacing/>
        <w:jc w:val="both"/>
        <w:rPr/>
      </w:pPr>
      <w:r>
        <w:rPr/>
        <w:t xml:space="preserve">Sonhei com minha futura filha, que figurava </w:t>
      </w:r>
      <w:r>
        <w:rPr/>
        <w:t xml:space="preserve">no sonho </w:t>
      </w:r>
      <w:r>
        <w:rPr/>
        <w:t xml:space="preserve">a idade de cerca de cinco anos. Loirinha, cabelos </w:t>
      </w:r>
      <w:r>
        <w:rPr/>
        <w:t>cacheados</w:t>
      </w:r>
      <w:r>
        <w:rPr/>
        <w:t>, olhos azuis e uma cicatriz</w:t>
      </w:r>
      <w:r>
        <w:rPr/>
        <w:t>inha</w:t>
      </w:r>
      <w:r>
        <w:rPr/>
        <w:t xml:space="preserve"> charmosa na testa.</w:t>
      </w:r>
    </w:p>
    <w:p>
      <w:pPr>
        <w:pStyle w:val="Normal"/>
        <w:spacing w:before="0" w:after="0"/>
        <w:ind w:firstLine="737" w:left="0" w:right="0"/>
        <w:contextualSpacing/>
        <w:jc w:val="both"/>
        <w:rPr/>
      </w:pPr>
      <w:r>
        <w:rPr/>
        <w:t xml:space="preserve">Estávamos aguardando na arquibancada de um </w:t>
      </w:r>
      <w:ins w:id="773" w:author="Autor desconhecido" w:date="2024-06-07T13:13:41Z">
        <w:r>
          <w:rPr/>
          <w:t xml:space="preserve">tipo de </w:t>
        </w:r>
      </w:ins>
      <w:r>
        <w:rPr/>
        <w:t xml:space="preserve">estádio, semelhante ao de </w:t>
      </w:r>
      <w:r>
        <w:rPr/>
        <w:t>uma quadra</w:t>
      </w:r>
      <w:r>
        <w:rPr/>
        <w:t xml:space="preserve"> de </w:t>
      </w:r>
      <w:r>
        <w:rPr/>
        <w:t>basquetebol</w:t>
      </w:r>
      <w:r>
        <w:rPr/>
        <w:t>, mas preparado para um evento diferente, como se fosse para um show ou algo assim.</w:t>
      </w:r>
    </w:p>
    <w:p>
      <w:pPr>
        <w:pStyle w:val="Normal"/>
        <w:spacing w:before="0" w:after="0"/>
        <w:ind w:firstLine="737" w:left="0" w:right="0"/>
        <w:contextualSpacing/>
        <w:jc w:val="both"/>
        <w:rPr/>
      </w:pPr>
      <w:r>
        <w:rPr/>
        <w:t xml:space="preserve">O </w:t>
      </w:r>
      <w:r>
        <w:rPr/>
        <w:t>anfiteatro</w:t>
      </w:r>
      <w:ins w:id="774" w:author="Autor desconhecido" w:date="2024-06-10T16:05:24Z">
        <w:r>
          <w:rPr/>
          <w:t xml:space="preserve"> </w:t>
        </w:r>
      </w:ins>
      <w:ins w:id="775" w:author="Autor desconhecido" w:date="2024-06-10T16:05:24Z">
        <w:r>
          <w:rPr/>
          <w:t>(figura</w:t>
        </w:r>
      </w:ins>
      <w:ins w:id="776" w:author="Autor desconhecido" w:date="2024-06-06T11:05:34Z">
        <w:r>
          <w:rPr/>
          <w:t xml:space="preserve"> </w:t>
        </w:r>
      </w:ins>
      <w:ins w:id="777" w:author="Autor desconhecido" w:date="2024-06-06T11:05:34Z">
        <w:r>
          <w:rPr/>
          <w:fldChar w:fldCharType="begin"/>
        </w:r>
        <w:r>
          <w:rPr/>
          <w:instrText xml:space="preserve"> REF Ref_Figura3_number_only \h </w:instrText>
        </w:r>
        <w:r>
          <w:rPr/>
          <w:fldChar w:fldCharType="separate"/>
        </w:r>
        <w:r>
          <w:rPr/>
          <w:t>4</w:t>
        </w:r>
        <w:r>
          <w:rPr/>
          <w:fldChar w:fldCharType="end"/>
        </w:r>
      </w:ins>
      <w:ins w:id="778" w:author="Autor desconhecido" w:date="2024-06-10T16:05:44Z">
        <w:r>
          <w:rPr/>
          <w:t>)</w:t>
        </w:r>
      </w:ins>
      <w:r>
        <w:rPr/>
        <w:t xml:space="preserve"> estava repleto, o </w:t>
      </w:r>
      <w:del w:id="779" w:author="Autor desconhecido" w:date="2024-06-07T13:15:23Z">
        <w:r>
          <w:rPr/>
          <w:delText>“</w:delText>
        </w:r>
      </w:del>
      <w:r>
        <w:rPr/>
        <w:t>palco</w:t>
      </w:r>
      <w:del w:id="780" w:author="Autor desconhecido" w:date="2024-06-07T13:15:24Z">
        <w:r>
          <w:rPr/>
          <w:delText>”</w:delText>
        </w:r>
      </w:del>
      <w:r>
        <w:rPr/>
        <w:t xml:space="preserve"> </w:t>
      </w:r>
      <w:del w:id="781" w:author="Autor desconhecido" w:date="2024-06-07T13:15:16Z">
        <w:r>
          <w:rPr/>
          <w:delText xml:space="preserve">sobre </w:delText>
        </w:r>
      </w:del>
      <w:del w:id="782" w:author="Autor desconhecido" w:date="2024-06-07T13:15:16Z">
        <w:r>
          <w:rPr/>
          <w:delText>a quadra</w:delText>
        </w:r>
      </w:del>
      <w:del w:id="783" w:author="Autor desconhecido" w:date="2024-06-07T13:15:16Z">
        <w:r>
          <w:rPr/>
          <w:delText>,</w:delText>
        </w:r>
      </w:del>
      <w:r>
        <w:rPr/>
        <w:t xml:space="preserve"> recebendo os últimos preparativos antes d</w:t>
      </w:r>
      <w:r>
        <w:rPr/>
        <w:t xml:space="preserve">e algum tipo de </w:t>
      </w:r>
      <w:r>
        <w:rPr/>
        <w:t>evento</w:t>
      </w:r>
      <w:ins w:id="784" w:author="Autor desconhecido" w:date="2024-06-07T13:15:33Z">
        <w:r>
          <w:rPr/>
          <w:t xml:space="preserve"> </w:t>
        </w:r>
      </w:ins>
      <w:ins w:id="785" w:author="Autor desconhecido" w:date="2024-06-07T13:15:33Z">
        <w:r>
          <w:rPr/>
          <w:t>importante</w:t>
        </w:r>
      </w:ins>
      <w:r>
        <w:rPr/>
        <w:t>.</w:t>
      </w:r>
    </w:p>
    <w:p>
      <w:pPr>
        <w:pStyle w:val="Normal"/>
        <w:spacing w:before="0" w:after="0"/>
        <w:ind w:firstLine="737" w:left="0" w:right="0"/>
        <w:contextualSpacing/>
        <w:jc w:val="both"/>
        <w:rPr>
          <w:del w:id="799" w:author="Autor desconhecido" w:date="2024-06-10T15:53:51Z"/>
        </w:rPr>
      </w:pPr>
      <w:r>
        <w:rPr/>
        <w:t xml:space="preserve"> </w:t>
      </w:r>
      <w:r>
        <w:rPr/>
        <w:t xml:space="preserve">Deste sonho participava a </w:t>
      </w:r>
      <w:del w:id="786" w:author="Autor desconhecido" w:date="2024-06-10T15:53:19Z">
        <w:r>
          <w:rPr/>
          <w:delText>Sandra</w:delText>
        </w:r>
      </w:del>
      <w:ins w:id="787" w:author="Autor desconhecido" w:date="2024-06-10T15:53:19Z">
        <w:r>
          <w:rPr/>
          <w:t>futura mãe</w:t>
        </w:r>
      </w:ins>
      <w:r>
        <w:rPr/>
        <w:t xml:space="preserve">, </w:t>
      </w:r>
      <w:del w:id="788" w:author="Autor desconhecido" w:date="2024-06-10T15:53:44Z">
        <w:r>
          <w:rPr/>
          <w:delText xml:space="preserve">amiga </w:delText>
        </w:r>
      </w:del>
      <w:del w:id="789" w:author="Autor desconhecido" w:date="2024-06-10T15:53:44Z">
        <w:r>
          <w:rPr/>
          <w:delText>muito próxima</w:delText>
        </w:r>
      </w:del>
      <w:del w:id="790" w:author="Autor desconhecido" w:date="2024-06-10T15:53:44Z">
        <w:r>
          <w:rPr/>
          <w:delText xml:space="preserve"> da família havia anos </w:delText>
        </w:r>
      </w:del>
      <w:del w:id="791" w:author="Autor desconhecido" w:date="2024-06-10T15:53:44Z">
        <w:r>
          <w:rPr/>
          <w:delText>e</w:delText>
        </w:r>
      </w:del>
      <w:del w:id="792" w:author="Autor desconhecido" w:date="2024-06-10T15:53:44Z">
        <w:r>
          <w:rPr/>
          <w:delText xml:space="preserve"> a quem tinha apreço e considerava como se fosse minha </w:delText>
        </w:r>
      </w:del>
      <w:del w:id="793" w:author="Autor desconhecido" w:date="2024-06-10T15:53:44Z">
        <w:r>
          <w:rPr/>
          <w:delText>própria</w:delText>
        </w:r>
      </w:del>
      <w:del w:id="794" w:author="Autor desconhecido" w:date="2024-06-10T15:53:44Z">
        <w:r>
          <w:rPr/>
          <w:delText xml:space="preserve"> irmã. Àqueles dias, </w:delText>
        </w:r>
      </w:del>
      <w:del w:id="795" w:author="Autor desconhecido" w:date="2024-06-10T15:53:44Z">
        <w:r>
          <w:rPr/>
          <w:delText xml:space="preserve">ela também </w:delText>
        </w:r>
      </w:del>
      <w:del w:id="796" w:author="Autor desconhecido" w:date="2024-06-10T15:53:44Z">
        <w:r>
          <w:rPr/>
          <w:delText>estava noiva e começando os preparativos para seu casamento</w:delText>
        </w:r>
      </w:del>
      <w:del w:id="797" w:author="Autor desconhecido" w:date="2024-06-07T13:12:52Z">
        <w:r>
          <w:rPr/>
          <w:delText xml:space="preserve"> </w:delText>
        </w:r>
      </w:del>
      <w:del w:id="798" w:author="Autor desconhecido" w:date="2024-06-07T13:12:52Z">
        <w:r>
          <w:rPr/>
          <w:delText>com um jovem gaúcho.</w:delText>
        </w:r>
      </w:del>
    </w:p>
    <w:p>
      <w:pPr>
        <w:pStyle w:val="Normal"/>
        <w:ind w:firstLine="737" w:left="0" w:right="0"/>
        <w:jc w:val="both"/>
        <w:rPr/>
      </w:pPr>
      <w:del w:id="800" w:author="Autor desconhecido" w:date="2024-06-10T15:53:51Z">
        <w:r>
          <w:rPr/>
          <w:delText>A</w:delText>
        </w:r>
      </w:del>
      <w:ins w:id="801" w:author="Autor desconhecido" w:date="2024-06-10T15:53:54Z">
        <w:r>
          <w:rPr/>
          <w:t>a</w:t>
        </w:r>
      </w:ins>
      <w:r>
        <w:rPr/>
        <w:t xml:space="preserve">o meu lado, </w:t>
      </w:r>
      <w:r>
        <w:rPr/>
        <w:t>entre nós</w:t>
      </w:r>
      <w:r>
        <w:rPr/>
        <w:t xml:space="preserve"> estava a</w:t>
      </w:r>
      <w:r>
        <w:rPr/>
        <w:t>quela menina.</w:t>
      </w:r>
      <w:r>
        <w:rPr/>
        <w:t xml:space="preserve"> </w:t>
      </w:r>
      <w:r>
        <w:rPr/>
        <w:t>N</w:t>
      </w:r>
      <w:r>
        <w:rPr/>
        <w:t xml:space="preserve">o </w:t>
      </w:r>
      <w:r>
        <w:rPr/>
        <w:t>momento do sonho</w:t>
      </w:r>
      <w:r>
        <w:rPr/>
        <w:t xml:space="preserve"> eu ainda não poderia saber seu nome, </w:t>
      </w:r>
      <w:r>
        <w:rPr/>
        <w:t>pois ainda não tinha nascido</w:t>
      </w:r>
      <w:r>
        <w:rPr/>
        <w:t>.</w:t>
      </w:r>
    </w:p>
    <w:p>
      <w:pPr>
        <w:pStyle w:val="Normal"/>
        <w:spacing w:before="0" w:after="0"/>
        <w:ind w:firstLine="737" w:left="0" w:right="0"/>
        <w:contextualSpacing/>
        <w:jc w:val="both"/>
        <w:rPr/>
      </w:pPr>
      <w:r>
        <w:rPr/>
        <w:t xml:space="preserve">A </w:t>
      </w:r>
      <w:r>
        <w:rPr/>
        <w:t>menina</w:t>
      </w:r>
      <w:r>
        <w:rPr/>
        <w:t xml:space="preserve"> ostentava uma </w:t>
      </w:r>
      <w:ins w:id="802" w:author="Autor desconhecido" w:date="2024-06-07T13:16:18Z">
        <w:r>
          <w:rPr/>
          <w:t xml:space="preserve">pequena </w:t>
        </w:r>
      </w:ins>
      <w:r>
        <w:rPr/>
        <w:t>cicatriz na testa, como a nos mostrar marcas do passado que pediam reparação.</w:t>
      </w:r>
    </w:p>
    <w:p>
      <w:pPr>
        <w:pStyle w:val="Normal"/>
        <w:spacing w:before="0" w:after="0"/>
        <w:ind w:firstLine="737" w:left="0" w:right="0"/>
        <w:contextualSpacing/>
        <w:jc w:val="both"/>
        <w:rPr/>
      </w:pPr>
      <w:r>
        <w:rPr/>
        <w:t xml:space="preserve">Estávamos os três de mãos dadas, envoltos em eflúvios que até hoje não consigo descrever. Sentíamos nossas mentes unidas, em um sentido como se fossemos um só. Em outro sentido, percebíamos a individualidade uns dos outros, perscrutando e compartilhando sem mácula o mais profundo dos sentimentos e pensamentos de cada um. Harmonia </w:t>
      </w:r>
      <w:r>
        <w:rPr/>
        <w:t xml:space="preserve">e completude </w:t>
      </w:r>
      <w:r>
        <w:rPr/>
        <w:t xml:space="preserve">em toda a sua essência </w:t>
      </w:r>
      <w:r>
        <w:rPr/>
        <w:t>se manifestava</w:t>
      </w:r>
      <w:r>
        <w:rPr/>
        <w:t>.</w:t>
      </w:r>
    </w:p>
    <w:p>
      <w:pPr>
        <w:pStyle w:val="Normal"/>
        <w:spacing w:before="0" w:after="0"/>
        <w:ind w:firstLine="737" w:left="0" w:right="0"/>
        <w:contextualSpacing/>
        <w:jc w:val="both"/>
        <w:rPr/>
      </w:pPr>
      <w:r>
        <w:rPr/>
        <w:t xml:space="preserve">Em meio a </w:t>
      </w:r>
      <w:r>
        <w:rPr/>
        <w:t>multidão</w:t>
      </w:r>
      <w:r>
        <w:rPr/>
        <w:t xml:space="preserve">, algo alvoraçada, nos destacávamos </w:t>
      </w:r>
      <w:r>
        <w:rPr/>
        <w:t>isolados,</w:t>
      </w:r>
      <w:r>
        <w:rPr/>
        <w:t xml:space="preserve"> qual se envoltos em uma bolha de proteção, através da qual conseguíamos nos </w:t>
      </w:r>
      <w:r>
        <w:rPr/>
        <w:t>desconectar</w:t>
      </w:r>
      <w:r>
        <w:rPr/>
        <w:t xml:space="preserve"> da balburdia da arquibancada.</w:t>
      </w:r>
    </w:p>
    <w:p>
      <w:pPr>
        <w:pStyle w:val="Normal"/>
        <w:spacing w:before="0" w:after="0"/>
        <w:ind w:firstLine="737" w:left="0" w:right="0"/>
        <w:contextualSpacing/>
        <w:jc w:val="both"/>
        <w:rPr/>
      </w:pPr>
      <w:r>
        <w:rPr/>
        <w:t xml:space="preserve">Entre nós não havia o tempo, não havia o espaço. Estava tudo ali. O antes, o durante e o “depois”. O universo das causas. Os trojans de nossas escolhas. </w:t>
      </w:r>
    </w:p>
    <w:p>
      <w:pPr>
        <w:pStyle w:val="Normal"/>
        <w:spacing w:before="0" w:after="0"/>
        <w:ind w:firstLine="737" w:left="0" w:right="0"/>
        <w:contextualSpacing/>
        <w:jc w:val="both"/>
        <w:rPr/>
      </w:pPr>
      <w:r>
        <w:rPr/>
        <w:t xml:space="preserve">Não eram necessárias as palavras, lentas e impotentes demais. Não eram necessárias as expressões faciais e gestos, </w:t>
      </w:r>
      <w:r>
        <w:rPr/>
        <w:t xml:space="preserve">que seriam </w:t>
      </w:r>
      <w:r>
        <w:rPr/>
        <w:t>por demais simplóri</w:t>
      </w:r>
      <w:r>
        <w:rPr/>
        <w:t>o</w:t>
      </w:r>
      <w:r>
        <w:rPr/>
        <w:t xml:space="preserve">s. </w:t>
      </w:r>
    </w:p>
    <w:p>
      <w:pPr>
        <w:pStyle w:val="Normal"/>
        <w:spacing w:before="0" w:after="0"/>
        <w:ind w:firstLine="737" w:left="0" w:right="0"/>
        <w:contextualSpacing/>
        <w:jc w:val="both"/>
        <w:rPr/>
      </w:pPr>
      <w:r>
        <w:rPr/>
        <w:t>Em uma tradução muito simpl</w:t>
      </w:r>
      <w:r>
        <w:rPr/>
        <w:t>ista</w:t>
      </w:r>
      <w:r>
        <w:rPr/>
        <w:t xml:space="preserve">, entendemos a rogativa, o esclarecimento, </w:t>
      </w:r>
      <w:r>
        <w:rPr/>
        <w:t>n</w:t>
      </w:r>
      <w:r>
        <w:rPr/>
        <w:t xml:space="preserve">o </w:t>
      </w:r>
      <w:r>
        <w:rPr/>
        <w:t>propósito rogativo</w:t>
      </w:r>
      <w:r>
        <w:rPr/>
        <w:t xml:space="preserve"> da </w:t>
      </w:r>
      <w:r>
        <w:rPr/>
        <w:t>menina como se estivesse a dizer</w:t>
      </w:r>
      <w:r>
        <w:rPr/>
        <w:t>: “</w:t>
      </w:r>
      <w:r>
        <w:rPr/>
        <w:t>—</w:t>
      </w:r>
      <w:r>
        <w:rPr/>
        <w:t xml:space="preserve"> </w:t>
      </w:r>
      <w:r>
        <w:rPr/>
        <w:t>P</w:t>
      </w:r>
      <w:r>
        <w:rPr/>
        <w:t>ai, mãe, me ajudem. Eu preciso voltar.”</w:t>
      </w:r>
      <w:ins w:id="803" w:author="Autor desconhecido" w:date="2024-06-07T13:16:49Z">
        <w:r>
          <w:rPr/>
          <w:t xml:space="preserve"> </w:t>
        </w:r>
      </w:ins>
      <w:ins w:id="804" w:author="Autor desconhecido" w:date="2024-06-07T13:16:49Z">
        <w:r>
          <w:rPr/>
          <w:t>Hoje percebo que ela mais nos ajuda do que é ajudada por nós!</w:t>
        </w:r>
      </w:ins>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b/>
          <w:bCs/>
        </w:rPr>
        <w:t>Tínhamos abertos o véu do passado</w:t>
      </w:r>
      <w:r>
        <w:rPr/>
        <w:t xml:space="preserve"> na ciência de que lá pelo idos </w:t>
      </w:r>
      <w:r>
        <w:rPr/>
        <w:t xml:space="preserve">finais </w:t>
      </w:r>
      <w:r>
        <w:rPr/>
        <w:t>do século XV</w:t>
      </w:r>
      <w:r>
        <w:rPr/>
        <w:t>I</w:t>
      </w:r>
      <w:r>
        <w:rPr/>
        <w:t xml:space="preserve">, na Europa  me servia </w:t>
      </w:r>
      <w:r>
        <w:rPr/>
        <w:t xml:space="preserve">encarnado </w:t>
      </w:r>
      <w:r>
        <w:rPr/>
        <w:t xml:space="preserve">na </w:t>
      </w:r>
      <w:r>
        <w:rPr/>
        <w:t>T</w:t>
      </w:r>
      <w:r>
        <w:rPr/>
        <w:t>erra com o papel de relojoeiro que consertava relógios de igrejas.</w:t>
      </w:r>
    </w:p>
    <w:p>
      <w:pPr>
        <w:pStyle w:val="Normal"/>
        <w:spacing w:before="0" w:after="0"/>
        <w:ind w:firstLine="737" w:left="0" w:right="0"/>
        <w:contextualSpacing/>
        <w:jc w:val="both"/>
        <w:rPr/>
      </w:pPr>
      <w:r>
        <w:rPr/>
        <w:t>Com essa profissão, naturalmente me permitiam acesso ao interior de templos, muitos deles claustros em conventos de padres e freiras.</w:t>
      </w:r>
    </w:p>
    <w:p>
      <w:pPr>
        <w:pStyle w:val="Normal"/>
        <w:spacing w:before="0" w:after="0"/>
        <w:ind w:firstLine="737" w:left="0" w:right="0"/>
        <w:contextualSpacing/>
        <w:jc w:val="both"/>
        <w:rPr/>
      </w:pPr>
      <w:r>
        <w:rPr/>
        <w:t>Foi assim que acabei me envolvendo com uma freira</w:t>
      </w:r>
      <w:del w:id="805" w:author="Autor desconhecido" w:date="2024-06-10T15:55:40Z">
        <w:r>
          <w:rPr/>
          <w:delText xml:space="preserve">, </w:delText>
        </w:r>
      </w:del>
      <w:del w:id="806" w:author="Autor desconhecido" w:date="2024-06-10T15:55:40Z">
        <w:r>
          <w:rPr/>
          <w:delText>(A Sandra em outra experiência de vida)</w:delText>
        </w:r>
      </w:del>
      <w:r>
        <w:rPr/>
        <w:t>. Ela</w:t>
      </w:r>
      <w:r>
        <w:rPr/>
        <w:t xml:space="preserve"> </w:t>
      </w:r>
      <w:r>
        <w:rPr/>
        <w:t>como</w:t>
      </w:r>
      <w:r>
        <w:rPr/>
        <w:t xml:space="preserve"> noviça </w:t>
      </w:r>
      <w:r>
        <w:rPr/>
        <w:t xml:space="preserve">vivia </w:t>
      </w:r>
      <w:r>
        <w:rPr/>
        <w:t xml:space="preserve">enclausurada em algum desses lugares, resultando </w:t>
      </w:r>
      <w:r>
        <w:rPr/>
        <w:t>desse envolvimento</w:t>
      </w:r>
      <w:r>
        <w:rPr/>
        <w:t xml:space="preserve"> </w:t>
      </w:r>
      <w:r>
        <w:rPr/>
        <w:t>uma</w:t>
      </w:r>
      <w:r>
        <w:rPr/>
        <w:t xml:space="preserve"> gravidez inesperada.</w:t>
      </w:r>
    </w:p>
    <w:p>
      <w:pPr>
        <w:pStyle w:val="Normal"/>
        <w:spacing w:before="0" w:after="0"/>
        <w:ind w:firstLine="737" w:left="0" w:right="0"/>
        <w:contextualSpacing/>
        <w:jc w:val="both"/>
        <w:rPr/>
      </w:pPr>
      <w:r>
        <w:rPr/>
        <w:t xml:space="preserve">De minha parte, </w:t>
      </w:r>
      <w:r>
        <w:rPr/>
        <w:t>na</w:t>
      </w:r>
      <w:r>
        <w:rPr/>
        <w:t xml:space="preserve">quela época, </w:t>
      </w:r>
      <w:r>
        <w:rPr/>
        <w:t xml:space="preserve">mesmo que a relação tenha sido consensual, </w:t>
      </w:r>
      <w:r>
        <w:rPr/>
        <w:t xml:space="preserve">pouca repercussão </w:t>
      </w:r>
      <w:r>
        <w:rPr/>
        <w:t>me sensibilizou</w:t>
      </w:r>
      <w:r>
        <w:rPr/>
        <w:t xml:space="preserve"> a ponto de não me perturbar por demais. De fato, pouco me importei com aquilo. Figurava mais como um “bom vivant”, também apoiado pelos costumes da masculinidade preponderante sobre a feminilidade servi</w:t>
      </w:r>
      <w:r>
        <w:rPr/>
        <w:t>l</w:t>
      </w:r>
      <w:r>
        <w:rPr/>
        <w:t>, peculiar</w:t>
      </w:r>
      <w:r>
        <w:rPr/>
        <w:t>es</w:t>
      </w:r>
      <w:r>
        <w:rPr/>
        <w:t xml:space="preserve"> daquela época ainda </w:t>
      </w:r>
      <w:r>
        <w:rPr/>
        <w:t>algo</w:t>
      </w:r>
      <w:r>
        <w:rPr/>
        <w:t xml:space="preserve"> medieval</w:t>
      </w:r>
      <w:ins w:id="807" w:author="Autor desconhecido" w:date="2024-06-07T09:05:44Z">
        <w:r>
          <w:rPr/>
          <w:t xml:space="preserve"> </w:t>
        </w:r>
      </w:ins>
      <w:ins w:id="808" w:author="Autor desconhecido" w:date="2024-06-07T09:05:44Z">
        <w:r>
          <w:rPr/>
          <w:t xml:space="preserve">e não muito pior do que ainda hoje em dia </w:t>
        </w:r>
      </w:ins>
      <w:ins w:id="809" w:author="Autor desconhecido" w:date="2024-06-07T09:05:44Z">
        <w:r>
          <w:rPr/>
          <w:t xml:space="preserve">quando </w:t>
        </w:r>
      </w:ins>
      <w:ins w:id="810" w:author="Autor desconhecido" w:date="2024-06-07T09:05:44Z">
        <w:r>
          <w:rPr/>
          <w:t>percebemos resquícios desse c</w:t>
        </w:r>
      </w:ins>
      <w:ins w:id="811" w:author="Autor desconhecido" w:date="2024-06-07T09:06:45Z">
        <w:r>
          <w:rPr/>
          <w:t>omportamento</w:t>
        </w:r>
      </w:ins>
      <w:ins w:id="812" w:author="Autor desconhecido" w:date="2024-06-07T13:19:36Z">
        <w:r>
          <w:rPr/>
          <w:t xml:space="preserve"> </w:t>
        </w:r>
      </w:ins>
      <w:ins w:id="813" w:author="Autor desconhecido" w:date="2024-06-07T13:19:36Z">
        <w:r>
          <w:rPr/>
          <w:t>na sociedade e cultura contemporâneos</w:t>
        </w:r>
      </w:ins>
      <w:r>
        <w:rPr/>
        <w:t>.</w:t>
      </w:r>
    </w:p>
    <w:p>
      <w:pPr>
        <w:pStyle w:val="Normal"/>
        <w:spacing w:before="0" w:after="0"/>
        <w:ind w:firstLine="737" w:left="0" w:right="0"/>
        <w:contextualSpacing/>
        <w:jc w:val="both"/>
        <w:rPr/>
      </w:pPr>
      <w:r>
        <w:rPr/>
        <w:t>Por outro lado, um drama enorme se desenrolou por aquela</w:t>
      </w:r>
      <w:r>
        <w:rPr/>
        <w:t>s duas</w:t>
      </w:r>
      <w:r>
        <w:rPr/>
        <w:t xml:space="preserve"> alma</w:t>
      </w:r>
      <w:r>
        <w:rPr/>
        <w:t>s</w:t>
      </w:r>
      <w:r>
        <w:rPr/>
        <w:t xml:space="preserve"> aturdida</w:t>
      </w:r>
      <w:r>
        <w:rPr/>
        <w:t>s</w:t>
      </w:r>
      <w:r>
        <w:rPr/>
        <w:t xml:space="preserve"> por conflitos enormes de ordem moral, </w:t>
      </w:r>
      <w:r>
        <w:rPr/>
        <w:t xml:space="preserve">principalmente por parte da </w:t>
      </w:r>
      <w:r>
        <w:rPr/>
        <w:t>então</w:t>
      </w:r>
      <w:r>
        <w:rPr/>
        <w:t xml:space="preserve"> noviça</w:t>
      </w:r>
      <w:r>
        <w:rPr/>
        <w:t xml:space="preserve"> no contingente dos costumes e convenções dos sacramentos </w:t>
      </w:r>
      <w:r>
        <w:rPr/>
        <w:t xml:space="preserve">e dogmas </w:t>
      </w:r>
      <w:r>
        <w:rPr/>
        <w:t>religiosos do clero a que se submetera em sua proposta de “esposa do Cristo” e seus compromissos com a ritualística e convenções pertinentes.</w:t>
      </w:r>
    </w:p>
    <w:p>
      <w:pPr>
        <w:pStyle w:val="Normal"/>
        <w:spacing w:before="0" w:after="0"/>
        <w:ind w:firstLine="737" w:left="0" w:right="0"/>
        <w:contextualSpacing/>
        <w:jc w:val="both"/>
        <w:rPr/>
      </w:pPr>
      <w:r>
        <w:rPr/>
        <w:t>A consciência</w:t>
      </w:r>
      <w:ins w:id="814" w:author="Autor desconhecido" w:date="2024-06-07T13:22:18Z">
        <w:r>
          <w:rPr/>
          <w:t xml:space="preserve">, </w:t>
        </w:r>
      </w:ins>
      <w:del w:id="815" w:author="Autor desconhecido" w:date="2024-06-07T13:23:00Z">
        <w:r>
          <w:rPr/>
          <w:delText xml:space="preserve"> </w:delText>
        </w:r>
      </w:del>
      <w:r>
        <w:rPr/>
        <w:t>acusava-</w:t>
      </w:r>
      <w:r>
        <w:rPr/>
        <w:t>a</w:t>
      </w:r>
      <w:r>
        <w:rPr/>
        <w:t xml:space="preserve"> de pecados capitais inadmissíveis para suas crenças. Sentimentos de culpa, </w:t>
      </w:r>
      <w:r>
        <w:rPr/>
        <w:t xml:space="preserve">arrependimento, </w:t>
      </w:r>
      <w:r>
        <w:rPr/>
        <w:t>mágoa e abandono, tomaram-lhe o equilíbrio em perturbações dolorosas.</w:t>
      </w:r>
    </w:p>
    <w:p>
      <w:pPr>
        <w:pStyle w:val="Normal"/>
        <w:spacing w:before="0" w:after="0"/>
        <w:ind w:firstLine="737" w:left="0" w:right="0"/>
        <w:contextualSpacing/>
        <w:jc w:val="both"/>
        <w:rPr/>
      </w:pPr>
      <w:r>
        <w:rPr/>
        <w:t xml:space="preserve">Para piorar ainda mais o quadro, por consequência sucedeu-se </w:t>
      </w:r>
      <w:r>
        <w:rPr/>
        <w:t>entregar a</w:t>
      </w:r>
      <w:r>
        <w:rPr/>
        <w:t xml:space="preserve">o suicídio e concomitante aborto da criança </w:t>
      </w:r>
      <w:r>
        <w:rPr/>
        <w:t>em seu ventre</w:t>
      </w:r>
      <w:r>
        <w:rPr/>
        <w:t xml:space="preserve">. </w:t>
      </w:r>
    </w:p>
    <w:p>
      <w:pPr>
        <w:pStyle w:val="Normal"/>
        <w:spacing w:before="0" w:after="0"/>
        <w:ind w:firstLine="737" w:left="0" w:right="0"/>
        <w:contextualSpacing/>
        <w:jc w:val="both"/>
        <w:rPr/>
      </w:pPr>
      <w:r>
        <w:rPr/>
        <w:t xml:space="preserve">A criança </w:t>
      </w:r>
      <w:ins w:id="816" w:author="Autor desconhecido" w:date="2024-06-07T09:07:48Z">
        <w:r>
          <w:rPr/>
          <w:t>“</w:t>
        </w:r>
      </w:ins>
      <w:r>
        <w:rPr/>
        <w:t>assassinada</w:t>
      </w:r>
      <w:ins w:id="817" w:author="Autor desconhecido" w:date="2024-06-07T09:07:53Z">
        <w:r>
          <w:rPr/>
          <w:t>”</w:t>
        </w:r>
      </w:ins>
      <w:r>
        <w:rPr/>
        <w:t xml:space="preserve"> no ventre, naturalmente também se ressentiu </w:t>
      </w:r>
      <w:r>
        <w:rPr/>
        <w:t>com</w:t>
      </w:r>
      <w:r>
        <w:rPr/>
        <w:t xml:space="preserve"> sentimentos de desprezo e refugo e na ilusão de culpa como coparticipante daquele acontecimento infeliz.</w:t>
      </w:r>
    </w:p>
    <w:p>
      <w:pPr>
        <w:pStyle w:val="Normal"/>
        <w:spacing w:before="0" w:after="0"/>
        <w:ind w:firstLine="737" w:left="0" w:right="0"/>
        <w:contextualSpacing/>
        <w:jc w:val="both"/>
        <w:rPr/>
      </w:pPr>
      <w:r>
        <w:rPr/>
        <w:t>Sua</w:t>
      </w:r>
      <w:r>
        <w:rPr/>
        <w:t>s</w:t>
      </w:r>
      <w:r>
        <w:rPr/>
        <w:t xml:space="preserve"> condiç</w:t>
      </w:r>
      <w:r>
        <w:rPr/>
        <w:t>ões</w:t>
      </w:r>
      <w:r>
        <w:rPr/>
        <w:t xml:space="preserve"> perpetu</w:t>
      </w:r>
      <w:r>
        <w:rPr/>
        <w:t>aram</w:t>
      </w:r>
      <w:r>
        <w:rPr/>
        <w:t xml:space="preserve"> longo período de perturbação nos planos da vida maior, até que, com o amparo da espiritualidade maior, conseguiram ambas o equilíbrio necessário para melhor ponderar e compreender as circunstâncias a que est</w:t>
      </w:r>
      <w:r>
        <w:rPr/>
        <w:t>i</w:t>
      </w:r>
      <w:r>
        <w:rPr/>
        <w:t>ve</w:t>
      </w:r>
      <w:r>
        <w:rPr/>
        <w:t>mos todos</w:t>
      </w:r>
      <w:r>
        <w:rPr/>
        <w:t xml:space="preserve"> submetid</w:t>
      </w:r>
      <w:r>
        <w:rPr/>
        <w:t>os</w:t>
      </w:r>
      <w:r>
        <w:rPr/>
        <w:t>.</w:t>
      </w:r>
    </w:p>
    <w:p>
      <w:pPr>
        <w:pStyle w:val="Normal"/>
        <w:spacing w:before="0" w:after="0"/>
        <w:ind w:firstLine="737" w:left="0" w:right="0"/>
        <w:contextualSpacing/>
        <w:jc w:val="both"/>
        <w:rPr/>
      </w:pPr>
      <w:r>
        <w:rPr/>
        <w:t>Durante esse período, também acabei me conscientizando de minha atitude irresponsável e leviana, incorrendo nos processos do arrependimento que ped</w:t>
      </w:r>
      <w:r>
        <w:rPr/>
        <w:t>iam</w:t>
      </w:r>
      <w:r>
        <w:rPr/>
        <w:t xml:space="preserve"> o perdão e a reparação por remédios balsamizantes d</w:t>
      </w:r>
      <w:r>
        <w:rPr/>
        <w:t>e nossas</w:t>
      </w:r>
      <w:r>
        <w:rPr/>
        <w:t xml:space="preserve"> dor</w:t>
      </w:r>
      <w:r>
        <w:rPr/>
        <w:t>es</w:t>
      </w:r>
      <w:r>
        <w:rPr/>
        <w:t xml:space="preserve">. </w:t>
      </w:r>
      <w:r>
        <w:rPr/>
        <w:t>Reconheço.</w:t>
      </w:r>
    </w:p>
    <w:p>
      <w:pPr>
        <w:pStyle w:val="Normal"/>
        <w:spacing w:before="0" w:after="0"/>
        <w:ind w:firstLine="737" w:left="0" w:right="0"/>
        <w:contextualSpacing/>
        <w:jc w:val="both"/>
        <w:rPr/>
      </w:pPr>
      <w:r>
        <w:rPr/>
        <w:t>Reencarnamos em experiências separadas, naturalmente atendendo propósitos individuais, mas também para promover pelo distanciamento e esquecimento temporários o amainar dos sentimentos ainda carregados de mágoa.</w:t>
      </w:r>
    </w:p>
    <w:p>
      <w:pPr>
        <w:pStyle w:val="Normal"/>
        <w:spacing w:before="0" w:after="0"/>
        <w:ind w:firstLine="737" w:left="0" w:right="0"/>
        <w:contextualSpacing/>
        <w:jc w:val="both"/>
        <w:rPr/>
      </w:pPr>
      <w:r>
        <w:rPr/>
        <w:t xml:space="preserve">Em circunstâncias que me fogem agora a consciência plena, </w:t>
      </w:r>
      <w:r>
        <w:rPr/>
        <w:t xml:space="preserve">vítima de desvios comportamentais orbitados ainda pela sexualidade em desequilíbrio, </w:t>
      </w:r>
      <w:r>
        <w:rPr/>
        <w:t xml:space="preserve">enfrentei situações cármicas </w:t>
      </w:r>
      <w:r>
        <w:rPr/>
        <w:t>críticas</w:t>
      </w:r>
      <w:r>
        <w:rPr/>
        <w:t xml:space="preserve"> que culminaram ainda me levar, por ignorância própria, também ao infeliz suicídio. </w:t>
      </w:r>
    </w:p>
    <w:p>
      <w:pPr>
        <w:pStyle w:val="Normal"/>
        <w:spacing w:before="0" w:after="0"/>
        <w:ind w:firstLine="737" w:left="0" w:right="0"/>
        <w:contextualSpacing/>
        <w:jc w:val="both"/>
        <w:rPr>
          <w:ins w:id="818" w:author="Autor desconhecido" w:date="2024-06-07T13:27:08Z"/>
        </w:rPr>
      </w:pPr>
      <w:r>
        <w:rPr/>
        <w:t xml:space="preserve">Voltei pelo menos mais uma </w:t>
      </w:r>
      <w:r>
        <w:rPr/>
        <w:t>ou duas</w:t>
      </w:r>
      <w:r>
        <w:rPr/>
        <w:t xml:space="preserve"> vez</w:t>
      </w:r>
      <w:r>
        <w:rPr/>
        <w:t>es</w:t>
      </w:r>
      <w:r>
        <w:rPr/>
        <w:t xml:space="preserve"> para remodelar os estragos físicos oriundos da covardia inútil de autodestruição. </w:t>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t>De volta ao anfiteatro, r</w:t>
      </w:r>
      <w:r>
        <w:rPr/>
        <w:t xml:space="preserve">essentimos juntos todo esse processo dorido e lá estávamos nós em proposta de reparação. As mágoas atrozes já haviam se convertido em lembranças do passado como instrumentos de amadurecimento e burilamento de nossas tendências, rumo ainda ao nosso próprio aprimoramento moral </w:t>
      </w:r>
      <w:r>
        <w:rPr/>
        <w:t>reservad</w:t>
      </w:r>
      <w:r>
        <w:rPr/>
        <w:t>o</w:t>
      </w:r>
      <w:r>
        <w:rPr/>
        <w:t xml:space="preserve"> ao futuro</w:t>
      </w:r>
      <w:r>
        <w:rPr/>
        <w:t>, com as benesses da bondade de Deus.</w:t>
      </w:r>
    </w:p>
    <w:p>
      <w:pPr>
        <w:pStyle w:val="Normal"/>
        <w:spacing w:before="0" w:after="0"/>
        <w:ind w:firstLine="737" w:left="0" w:right="0"/>
        <w:contextualSpacing/>
        <w:jc w:val="both"/>
        <w:rPr/>
      </w:pPr>
      <w:r>
        <w:rPr/>
        <w:t xml:space="preserve">Ainda que todos nós envolvidos, estávamos agraciados por circunstâncias atenuadoras oriundas de usos e costumes de nossa própria ignorância </w:t>
      </w:r>
      <w:r>
        <w:rPr/>
        <w:t xml:space="preserve">e pela reverberação de passados ainda mais distantes, </w:t>
      </w:r>
      <w:r>
        <w:rPr/>
        <w:t xml:space="preserve">a Lei maior </w:t>
      </w:r>
      <w:r>
        <w:rPr/>
        <w:t>se mostra</w:t>
      </w:r>
      <w:r>
        <w:rPr/>
        <w:t xml:space="preserve"> inexorável na </w:t>
      </w:r>
      <w:r>
        <w:rPr/>
        <w:t xml:space="preserve">cobrança de </w:t>
      </w:r>
      <w:r>
        <w:rPr/>
        <w:t>prestação de contas e na manutenção da justiça universal a que todos estamos sujeitos pela aplicação d</w:t>
      </w:r>
      <w:del w:id="819" w:author="Autor desconhecido" w:date="2024-06-07T13:26:31Z">
        <w:r>
          <w:rPr/>
          <w:delText xml:space="preserve">as Leis de </w:delText>
        </w:r>
      </w:del>
      <w:ins w:id="820" w:author="Autor desconhecido" w:date="2024-06-07T13:26:31Z">
        <w:r>
          <w:rPr/>
          <w:t>a Lei Divina de Causa e Efeito.</w:t>
        </w:r>
      </w:ins>
      <w:del w:id="821" w:author="Autor desconhecido" w:date="2024-06-07T13:26:51Z">
        <w:r>
          <w:rPr/>
          <w:delText>Deus.</w:delText>
        </w:r>
      </w:del>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t xml:space="preserve">Acordei, me levantei sob a luz da lamparina </w:t>
      </w:r>
      <w:r>
        <w:rPr/>
        <w:t>e ensopado em lágrimas,</w:t>
      </w:r>
      <w:r>
        <w:rPr/>
        <w:t xml:space="preserve"> pus-me a tentar traduzir aquilo tudo para o pobre linguajar </w:t>
      </w:r>
      <w:r>
        <w:rPr/>
        <w:t xml:space="preserve">quase </w:t>
      </w:r>
      <w:r>
        <w:rPr/>
        <w:t xml:space="preserve">hieroglífico dos Homens, </w:t>
      </w:r>
      <w:r>
        <w:rPr/>
        <w:t>rascunhando minhas impressões em meu caderno</w:t>
      </w:r>
      <w:r>
        <w:rPr/>
        <w:t>…</w:t>
      </w:r>
    </w:p>
    <w:p>
      <w:pPr>
        <w:pStyle w:val="Normal"/>
        <w:spacing w:before="0" w:after="0"/>
        <w:ind w:firstLine="737" w:left="0" w:right="0"/>
        <w:contextualSpacing/>
        <w:jc w:val="both"/>
        <w:rPr/>
      </w:pPr>
      <w:r>
        <w:rPr/>
        <w:t>Mais tarde m</w:t>
      </w:r>
      <w:r>
        <w:rPr/>
        <w:t>ostrei</w:t>
      </w:r>
      <w:ins w:id="822" w:author="Autor desconhecido" w:date="2024-06-07T13:28:04Z">
        <w:r>
          <w:rPr/>
          <w:t xml:space="preserve">, </w:t>
        </w:r>
      </w:ins>
      <w:ins w:id="823" w:author="Autor desconhecido" w:date="2024-06-07T13:28:04Z">
        <w:r>
          <w:rPr/>
          <w:t>em compromisso de sigilo por respeito,</w:t>
        </w:r>
      </w:ins>
      <w:r>
        <w:rPr/>
        <w:t xml:space="preserve"> meus escritos para meu pai, indagando: “ — Como pode ser isso, pai? Ela está noiva e vai se casar…, </w:t>
      </w:r>
      <w:r>
        <w:rPr/>
        <w:t>E esse passado infeliz?</w:t>
      </w:r>
      <w:r>
        <w:rPr/>
        <w:t>”</w:t>
      </w:r>
    </w:p>
    <w:p>
      <w:pPr>
        <w:pStyle w:val="Normal"/>
        <w:spacing w:before="0" w:after="0"/>
        <w:ind w:firstLine="737" w:left="0" w:right="0"/>
        <w:contextualSpacing/>
        <w:jc w:val="both"/>
        <w:rPr>
          <w:ins w:id="824" w:author="Autor desconhecido" w:date="2024-06-10T15:59:12Z"/>
        </w:rPr>
      </w:pPr>
      <w:r>
        <w:rPr/>
        <w:t>—</w:t>
      </w:r>
      <w:r>
        <w:rPr/>
        <w:t>Apenas aguarde em silêncio. Advertiu-me em sua sabedoria, ou inspiração…</w:t>
      </w:r>
    </w:p>
    <w:p>
      <w:pPr>
        <w:pStyle w:val="Normal"/>
        <w:spacing w:before="0" w:after="0"/>
        <w:ind w:firstLine="737" w:left="0" w:right="0"/>
        <w:contextualSpacing/>
        <w:jc w:val="both"/>
        <w:rPr/>
      </w:pPr>
      <w:ins w:id="825" w:author="Autor desconhecido" w:date="2024-06-10T15:59:12Z">
        <w:r>
          <w:rPr/>
          <w:t>Algum tempo depois nos casamos.</w:t>
        </w:r>
      </w:ins>
    </w:p>
    <w:p>
      <w:pPr>
        <w:pStyle w:val="Normal"/>
        <w:ind w:firstLine="737" w:left="0" w:right="0"/>
        <w:jc w:val="both"/>
        <w:rPr>
          <w:del w:id="832" w:author="Autor desconhecido" w:date="2024-06-10T15:58:45Z"/>
        </w:rPr>
      </w:pPr>
      <w:del w:id="826" w:author="Autor desconhecido" w:date="2024-06-10T15:58:45Z">
        <w:r>
          <w:rPr/>
          <w:delText xml:space="preserve">Pouco tempo depois o noivado </w:delText>
        </w:r>
      </w:del>
      <w:del w:id="827" w:author="Autor desconhecido" w:date="2024-06-10T15:58:45Z">
        <w:r>
          <w:rPr/>
          <w:delText xml:space="preserve">dela </w:delText>
        </w:r>
      </w:del>
      <w:del w:id="828" w:author="Autor desconhecido" w:date="2024-06-10T15:58:45Z">
        <w:r>
          <w:rPr/>
          <w:delText xml:space="preserve">se desfez por si, assim como </w:delText>
        </w:r>
      </w:del>
      <w:del w:id="829" w:author="Autor desconhecido" w:date="2024-06-10T15:58:45Z">
        <w:r>
          <w:rPr/>
          <w:delText xml:space="preserve">também </w:delText>
        </w:r>
      </w:del>
      <w:del w:id="830" w:author="Autor desconhecido" w:date="2024-06-10T15:58:45Z">
        <w:r>
          <w:rPr/>
          <w:delText xml:space="preserve">o meu </w:delText>
        </w:r>
      </w:del>
      <w:del w:id="831" w:author="Autor desconhecido" w:date="2024-06-10T15:58:45Z">
        <w:r>
          <w:rPr/>
          <w:delText>com minha noiva.</w:delText>
        </w:r>
      </w:del>
    </w:p>
    <w:p>
      <w:pPr>
        <w:pStyle w:val="Normal"/>
        <w:ind w:firstLine="737" w:left="0" w:right="0"/>
        <w:jc w:val="both"/>
        <w:rPr>
          <w:del w:id="834" w:author="Autor desconhecido" w:date="2024-06-10T15:58:45Z"/>
        </w:rPr>
      </w:pPr>
      <w:del w:id="833" w:author="Autor desconhecido" w:date="2024-06-10T15:58:45Z">
        <w:r>
          <w:rPr/>
        </w:r>
      </w:del>
    </w:p>
    <w:p>
      <w:pPr>
        <w:pStyle w:val="Normal"/>
        <w:ind w:firstLine="737" w:left="0" w:right="0"/>
        <w:jc w:val="both"/>
        <w:rPr>
          <w:del w:id="836" w:author="Autor desconhecido" w:date="2024-06-10T15:58:45Z"/>
        </w:rPr>
      </w:pPr>
      <w:del w:id="835" w:author="Autor desconhecido" w:date="2024-06-10T15:58:45Z">
        <w:r>
          <w:rPr/>
          <w:delText>A Sandra, amiga da família, fazia parte do grupo da mocidade espírita desde muito tempo.</w:delText>
        </w:r>
      </w:del>
    </w:p>
    <w:p>
      <w:pPr>
        <w:pStyle w:val="Normal"/>
        <w:ind w:firstLine="737" w:left="0" w:right="0"/>
        <w:jc w:val="both"/>
        <w:rPr>
          <w:del w:id="838" w:author="Autor desconhecido" w:date="2024-06-10T15:58:45Z"/>
        </w:rPr>
      </w:pPr>
      <w:del w:id="837" w:author="Autor desconhecido" w:date="2024-06-10T15:58:45Z">
        <w:r>
          <w:rPr/>
          <w:delText>Sendo ela um pouco mais velha que eu, carregando naturalmente maior maturidade peculiar ao desenvolvimento mais acelerado das meninas, aliado ao meu “preconceito” quanto a namorar moças mais velhas, mantinha uma certa distância, alimentando uma certa afirmação de “alcance proibido” ou pelo menos “Ela é muita areia para o meu caminhãozinho.”</w:delText>
        </w:r>
      </w:del>
    </w:p>
    <w:p>
      <w:pPr>
        <w:pStyle w:val="Normal"/>
        <w:ind w:firstLine="737" w:left="0" w:right="0"/>
        <w:jc w:val="both"/>
        <w:rPr>
          <w:del w:id="849" w:author="Autor desconhecido" w:date="2024-06-10T15:58:24Z"/>
        </w:rPr>
      </w:pPr>
      <w:del w:id="839" w:author="Autor desconhecido" w:date="2024-06-10T15:58:45Z">
        <w:r>
          <w:rPr/>
          <w:delText>De fato, gost</w:delText>
        </w:r>
      </w:del>
      <w:del w:id="840" w:author="Autor desconhecido" w:date="2024-06-10T15:58:45Z">
        <w:r>
          <w:rPr/>
          <w:delText>ando</w:delText>
        </w:r>
      </w:del>
      <w:del w:id="841" w:author="Autor desconhecido" w:date="2024-06-10T15:58:45Z">
        <w:r>
          <w:rPr/>
          <w:delText xml:space="preserve"> muito dela a coloc</w:delText>
        </w:r>
      </w:del>
      <w:del w:id="842" w:author="Autor desconhecido" w:date="2024-06-10T15:58:45Z">
        <w:r>
          <w:rPr/>
          <w:delText xml:space="preserve">ava </w:delText>
        </w:r>
      </w:del>
      <w:del w:id="843" w:author="Autor desconhecido" w:date="2024-06-10T15:58:45Z">
        <w:r>
          <w:rPr/>
          <w:delText xml:space="preserve">na posição de irmã mais velha, mantendo uma atitude respeitosa mais </w:delText>
        </w:r>
      </w:del>
      <w:del w:id="844" w:author="Autor desconhecido" w:date="2024-06-10T15:58:45Z">
        <w:r>
          <w:rPr/>
          <w:delText xml:space="preserve">do </w:delText>
        </w:r>
      </w:del>
      <w:del w:id="845" w:author="Autor desconhecido" w:date="2024-06-10T15:58:45Z">
        <w:r>
          <w:rPr/>
          <w:delText xml:space="preserve">que de amigo </w:delText>
        </w:r>
      </w:del>
      <w:del w:id="846" w:author="Autor desconhecido" w:date="2024-06-07T09:13:58Z">
        <w:r>
          <w:rPr/>
          <w:delText>íntimo</w:delText>
        </w:r>
      </w:del>
      <w:del w:id="847" w:author="Autor desconhecido" w:date="2024-06-10T15:58:24Z">
        <w:r>
          <w:rPr/>
          <w:delText>.</w:delText>
        </w:r>
      </w:del>
      <w:del w:id="848" w:author="Autor desconhecido" w:date="2024-06-07T13:32:21Z">
        <w:r>
          <w:rPr/>
          <w:delText xml:space="preserve"> Não raro, buscava inclusive seus conselhos para me ajudar nas empreitadas de conquista de minhas próprias pretendentes.</w:delText>
        </w:r>
      </w:del>
    </w:p>
    <w:p>
      <w:pPr>
        <w:pStyle w:val="Normal"/>
        <w:ind w:firstLine="737" w:left="0" w:right="0"/>
        <w:jc w:val="both"/>
        <w:rPr>
          <w:del w:id="857" w:author="Autor desconhecido" w:date="2024-06-10T15:58:24Z"/>
        </w:rPr>
      </w:pPr>
      <w:del w:id="850" w:author="Autor desconhecido" w:date="2024-06-10T15:58:24Z">
        <w:r>
          <w:rPr/>
          <w:delText xml:space="preserve">Um dia, </w:delText>
        </w:r>
      </w:del>
      <w:del w:id="851" w:author="Autor desconhecido" w:date="2024-06-10T15:58:24Z">
        <w:r>
          <w:rPr/>
          <w:delText>ambos livres de outros compromissos,</w:delText>
        </w:r>
      </w:del>
      <w:del w:id="852" w:author="Autor desconhecido" w:date="2024-06-10T15:58:24Z">
        <w:r>
          <w:rPr/>
          <w:delText xml:space="preserve"> fomos juntos ao cinema, e ali mesmo, no carro, não me lembro se foi antes ou depois do filme, em vez de perguntar se ela gostaria de namorar comigo, já fui logo apressado: “—Você quer se casar comigo?” Assim mesmo, sem aliança, sem uma flor para </w:delText>
        </w:r>
      </w:del>
      <w:del w:id="853" w:author="Autor desconhecido" w:date="2024-06-10T15:58:24Z">
        <w:r>
          <w:rPr/>
          <w:delText xml:space="preserve">o </w:delText>
        </w:r>
      </w:del>
      <w:del w:id="854" w:author="Autor desconhecido" w:date="2024-06-10T15:58:24Z">
        <w:r>
          <w:rPr/>
          <w:delText xml:space="preserve">“florear” </w:delText>
        </w:r>
      </w:del>
      <w:del w:id="855" w:author="Autor desconhecido" w:date="2024-06-10T15:58:24Z">
        <w:r>
          <w:rPr/>
          <w:delText>romântico</w:delText>
        </w:r>
      </w:del>
      <w:del w:id="856" w:author="Autor desconhecido" w:date="2024-06-10T15:58:24Z">
        <w:r>
          <w:rPr/>
          <w:delText>. Que pena….</w:delText>
        </w:r>
      </w:del>
    </w:p>
    <w:p>
      <w:pPr>
        <w:pStyle w:val="Normal"/>
        <w:ind w:firstLine="737" w:left="0" w:right="0"/>
        <w:jc w:val="both"/>
        <w:rPr>
          <w:del w:id="869" w:author="Autor desconhecido" w:date="2024-06-10T15:58:25Z"/>
        </w:rPr>
      </w:pPr>
      <w:del w:id="858" w:author="Autor desconhecido" w:date="2024-06-10T15:58:24Z">
        <w:r>
          <w:rPr/>
          <w:delText xml:space="preserve">Três meses depois estávamos casados. </w:delText>
        </w:r>
      </w:del>
      <w:del w:id="859" w:author="Autor desconhecido" w:date="2024-06-07T09:15:05Z">
        <w:r>
          <w:rPr/>
          <w:delText>Onze meses</w:delText>
        </w:r>
      </w:del>
      <w:del w:id="860" w:author="Autor desconhecido" w:date="2024-06-10T15:58:25Z">
        <w:r>
          <w:rPr/>
          <w:delText xml:space="preserve"> </w:delText>
        </w:r>
      </w:del>
      <w:del w:id="861" w:author="Autor desconhecido" w:date="2024-06-10T15:58:25Z">
        <w:r>
          <w:rPr/>
          <w:delText>mais tarde</w:delText>
        </w:r>
      </w:del>
      <w:del w:id="862" w:author="Autor desconhecido" w:date="2024-06-10T15:58:25Z">
        <w:r>
          <w:rPr/>
          <w:delText xml:space="preserve">, depois do casamento, chegou a Melissa. Nossa princesa primeira. </w:delText>
        </w:r>
      </w:del>
      <w:del w:id="863" w:author="Autor desconhecido" w:date="2024-06-10T15:58:25Z">
        <w:r>
          <w:rPr/>
          <w:delText>Mais tarde</w:delText>
        </w:r>
      </w:del>
      <w:del w:id="864" w:author="Autor desconhecido" w:date="2024-06-10T15:58:25Z">
        <w:r>
          <w:rPr/>
          <w:delText xml:space="preserve"> veio também o </w:delText>
        </w:r>
      </w:del>
      <w:del w:id="865" w:author="Autor desconhecido" w:date="2024-06-10T15:58:25Z">
        <w:r>
          <w:rPr/>
          <w:delText xml:space="preserve">nosso </w:delText>
        </w:r>
      </w:del>
      <w:del w:id="866" w:author="Autor desconhecido" w:date="2024-06-10T15:58:25Z">
        <w:r>
          <w:rPr/>
          <w:delText xml:space="preserve">Saulo </w:delText>
        </w:r>
      </w:del>
      <w:del w:id="867" w:author="Autor desconhecido" w:date="2024-06-10T15:58:25Z">
        <w:r>
          <w:rPr/>
          <w:delText>querido</w:delText>
        </w:r>
      </w:del>
      <w:del w:id="868" w:author="Autor desconhecido" w:date="2024-06-10T15:58:25Z">
        <w:r>
          <w:rPr/>
          <w:delText>.</w:delText>
        </w:r>
      </w:del>
    </w:p>
    <w:p>
      <w:pPr>
        <w:pStyle w:val="Normal"/>
        <w:spacing w:before="0" w:after="0"/>
        <w:ind w:firstLine="737" w:left="0" w:right="0"/>
        <w:contextualSpacing/>
        <w:jc w:val="both"/>
        <w:rPr/>
      </w:pPr>
      <w:r>
        <w:rPr/>
        <w:t>Q</w:t>
      </w:r>
      <w:r>
        <w:rPr/>
        <w:t xml:space="preserve">uando a </w:t>
      </w:r>
      <w:del w:id="870" w:author="Autor desconhecido" w:date="2024-06-10T16:10:38Z">
        <w:r>
          <w:rPr/>
          <w:delText>Melissa</w:delText>
        </w:r>
      </w:del>
      <w:ins w:id="871" w:author="Autor desconhecido" w:date="2024-06-10T16:10:38Z">
        <w:r>
          <w:rPr/>
          <w:t>minha filha</w:t>
        </w:r>
      </w:ins>
      <w:r>
        <w:rPr/>
        <w:t xml:space="preserve"> contemplava os seus cinco aninhos, brincando e correndo faceira no jardim da casa do avô, bateu com a testa na janela, e lá se formou a cicatri</w:t>
      </w:r>
      <w:r>
        <w:rPr/>
        <w:t>z em sua testa.</w:t>
      </w:r>
    </w:p>
    <w:p>
      <w:pPr>
        <w:pStyle w:val="Normal"/>
        <w:ind w:firstLine="737" w:left="0" w:right="0"/>
        <w:jc w:val="both"/>
        <w:rPr>
          <w:del w:id="886" w:author="Autor desconhecido" w:date="2024-06-10T16:11:19Z"/>
        </w:rPr>
      </w:pPr>
      <w:del w:id="872" w:author="Autor desconhecido" w:date="2024-06-10T16:11:19Z">
        <w:r>
          <w:rPr/>
          <w:delText>A convivência em família se desdobrou em reminiscências que se manifesta</w:delText>
        </w:r>
      </w:del>
      <w:del w:id="873" w:author="Autor desconhecido" w:date="2024-06-10T16:11:19Z">
        <w:r>
          <w:rPr/>
          <w:delText>v</w:delText>
        </w:r>
      </w:del>
      <w:del w:id="874" w:author="Autor desconhecido" w:date="2024-06-10T16:11:19Z">
        <w:r>
          <w:rPr/>
          <w:delText xml:space="preserve">am de diversas formas. </w:delText>
        </w:r>
      </w:del>
      <w:del w:id="875" w:author="Autor desconhecido" w:date="2024-06-10T16:11:19Z">
        <w:r>
          <w:rPr/>
          <w:delText>C</w:delText>
        </w:r>
      </w:del>
      <w:del w:id="876" w:author="Autor desconhecido" w:date="2024-06-10T16:11:19Z">
        <w:r>
          <w:rPr/>
          <w:delText>omo por exemplo, a dificuldade que tínhamos em nos</w:delText>
        </w:r>
      </w:del>
      <w:del w:id="877" w:author="Autor desconhecido" w:date="2024-06-07T13:09:59Z">
        <w:r>
          <w:rPr/>
          <w:delText xml:space="preserve"> entregarmos ao contato</w:delText>
        </w:r>
      </w:del>
      <w:del w:id="878" w:author="Autor desconhecido" w:date="2024-06-10T16:11:19Z">
        <w:r>
          <w:rPr/>
          <w:delText xml:space="preserve"> íntimo</w:delText>
        </w:r>
      </w:del>
      <w:del w:id="879" w:author="Autor desconhecido" w:date="2024-06-07T13:10:07Z">
        <w:r>
          <w:rPr/>
          <w:delText xml:space="preserve"> sexual</w:delText>
        </w:r>
      </w:del>
      <w:del w:id="880" w:author="Autor desconhecido" w:date="2024-06-10T16:11:19Z">
        <w:r>
          <w:rPr/>
          <w:delText xml:space="preserve">. </w:delText>
        </w:r>
      </w:del>
      <w:del w:id="881" w:author="Autor desconhecido" w:date="2024-06-10T16:11:19Z">
        <w:r>
          <w:rPr/>
          <w:delText>A</w:delText>
        </w:r>
      </w:del>
      <w:del w:id="882" w:author="Autor desconhecido" w:date="2024-06-10T16:11:19Z">
        <w:r>
          <w:rPr/>
          <w:delText xml:space="preserve">credito </w:delText>
        </w:r>
      </w:del>
      <w:del w:id="883" w:author="Autor desconhecido" w:date="2024-06-10T16:11:19Z">
        <w:r>
          <w:rPr/>
          <w:delText>que esse fato</w:delText>
        </w:r>
      </w:del>
      <w:del w:id="884" w:author="Autor desconhecido" w:date="2024-06-10T16:11:19Z">
        <w:r>
          <w:rPr/>
          <w:delText xml:space="preserve"> </w:delText>
        </w:r>
      </w:del>
      <w:del w:id="885" w:author="Autor desconhecido" w:date="2024-06-10T16:11:19Z">
        <w:r>
          <w:rPr/>
          <w:delText xml:space="preserve">se apresentava como trauma de nossa experiência passada. </w:delText>
        </w:r>
      </w:del>
    </w:p>
    <w:p>
      <w:pPr>
        <w:pStyle w:val="Normal"/>
        <w:ind w:firstLine="737" w:left="0" w:right="0"/>
        <w:jc w:val="both"/>
        <w:rPr>
          <w:del w:id="897" w:author="Autor desconhecido" w:date="2024-06-10T16:11:19Z"/>
        </w:rPr>
      </w:pPr>
      <w:del w:id="887" w:author="Autor desconhecido" w:date="2024-06-10T16:11:19Z">
        <w:r>
          <w:rPr/>
          <w:delText xml:space="preserve">Não raro aquela noviça do passado, </w:delText>
        </w:r>
      </w:del>
      <w:del w:id="888" w:author="Autor desconhecido" w:date="2024-06-10T16:11:19Z">
        <w:r>
          <w:rPr/>
          <w:delText>“agora como</w:delText>
        </w:r>
      </w:del>
      <w:del w:id="889" w:author="Autor desconhecido" w:date="2024-06-10T16:11:19Z">
        <w:r>
          <w:rPr/>
          <w:delText xml:space="preserve"> </w:delText>
        </w:r>
      </w:del>
      <w:del w:id="890" w:author="Autor desconhecido" w:date="2024-06-10T16:11:19Z">
        <w:r>
          <w:rPr/>
          <w:delText xml:space="preserve">minha esposa”, se manifestava </w:delText>
        </w:r>
      </w:del>
      <w:del w:id="891" w:author="Autor desconhecido" w:date="2024-06-10T16:11:19Z">
        <w:r>
          <w:rPr/>
          <w:delText xml:space="preserve">com </w:delText>
        </w:r>
      </w:del>
      <w:del w:id="892" w:author="Autor desconhecido" w:date="2024-06-10T16:11:19Z">
        <w:r>
          <w:rPr/>
          <w:delText xml:space="preserve">desconfiança em relação a minha dedicação e responsabilidade de companheiro e pai </w:delText>
        </w:r>
      </w:del>
      <w:del w:id="893" w:author="Autor desconhecido" w:date="2024-06-10T16:11:19Z">
        <w:r>
          <w:rPr/>
          <w:delText xml:space="preserve">algo </w:delText>
        </w:r>
      </w:del>
      <w:del w:id="894" w:author="Autor desconhecido" w:date="2024-06-10T16:11:19Z">
        <w:r>
          <w:rPr/>
          <w:delText xml:space="preserve">ainda </w:delText>
        </w:r>
      </w:del>
      <w:del w:id="895" w:author="Autor desconhecido" w:date="2024-06-10T16:11:19Z">
        <w:r>
          <w:rPr/>
          <w:delText>imaturo, reconheço</w:delText>
        </w:r>
      </w:del>
      <w:del w:id="896" w:author="Autor desconhecido" w:date="2024-06-10T16:11:19Z">
        <w:r>
          <w:rPr/>
          <w:delText>.</w:delText>
        </w:r>
      </w:del>
    </w:p>
    <w:p>
      <w:pPr>
        <w:pStyle w:val="Normal"/>
        <w:ind w:firstLine="737" w:left="0" w:right="0"/>
        <w:jc w:val="both"/>
        <w:rPr>
          <w:del w:id="901" w:author="Autor desconhecido" w:date="2024-06-10T16:00:47Z"/>
        </w:rPr>
      </w:pPr>
      <w:del w:id="898" w:author="Autor desconhecido" w:date="2024-06-10T16:00:47Z">
        <w:r>
          <w:rPr/>
          <w:delText xml:space="preserve">Mais tarde optou pela separação, quando experimentei, por minha parte, os efeitos da sensação de desprezo e abandono, </w:delText>
        </w:r>
      </w:del>
      <w:del w:id="899" w:author="Autor desconhecido" w:date="2024-06-10T16:00:47Z">
        <w:r>
          <w:rPr/>
          <w:delText>para minha interpretação na época,</w:delText>
        </w:r>
      </w:del>
      <w:del w:id="900" w:author="Autor desconhecido" w:date="2024-06-10T16:00:47Z">
        <w:r>
          <w:rPr/>
          <w:delText xml:space="preserve"> sem motivo aparente.</w:delText>
        </w:r>
      </w:del>
    </w:p>
    <w:p>
      <w:pPr>
        <w:pStyle w:val="Normal"/>
        <w:ind w:firstLine="737" w:left="0" w:right="0"/>
        <w:jc w:val="both"/>
        <w:rPr>
          <w:del w:id="905" w:author="Autor desconhecido" w:date="2024-06-10T16:00:47Z"/>
        </w:rPr>
      </w:pPr>
      <w:del w:id="902" w:author="Autor desconhecido" w:date="2024-06-10T16:00:47Z">
        <w:r>
          <w:rPr/>
          <w:delText xml:space="preserve">Foi necessário um bom tempo de ponderação remoendo essas sensações </w:delText>
        </w:r>
      </w:del>
      <w:del w:id="903" w:author="Autor desconhecido" w:date="2024-06-10T16:00:47Z">
        <w:r>
          <w:rPr/>
          <w:delText>temperadas pela mágoa</w:delText>
        </w:r>
      </w:del>
      <w:del w:id="904" w:author="Autor desconhecido" w:date="2024-06-10T16:00:47Z">
        <w:r>
          <w:rPr/>
          <w:delText>, influenciadas por minhas próprias crenças de que “casamento é para sempre” e vivenciando a sensação autoinduzida de humilhação por ter perdido a “posse” da “minha” mulher.</w:delText>
        </w:r>
      </w:del>
    </w:p>
    <w:p>
      <w:pPr>
        <w:pStyle w:val="Normal"/>
        <w:ind w:firstLine="737" w:left="0" w:right="0"/>
        <w:jc w:val="both"/>
        <w:rPr>
          <w:del w:id="922" w:author="Autor desconhecido" w:date="2024-06-10T16:00:47Z"/>
        </w:rPr>
      </w:pPr>
      <w:del w:id="906" w:author="Autor desconhecido" w:date="2024-06-10T16:00:47Z">
        <w:r>
          <w:rPr/>
          <w:delText xml:space="preserve">Hoje, separados e com novos relacionamentos, mantemos nossa relação de amigos, sem reminiscências de ressentimentos de qualquer natureza </w:delText>
        </w:r>
      </w:del>
      <w:del w:id="907" w:author="Autor desconhecido" w:date="2024-06-10T16:00:47Z">
        <w:r>
          <w:rPr/>
          <w:delText xml:space="preserve">mais </w:delText>
        </w:r>
      </w:del>
      <w:del w:id="908" w:author="Autor desconhecido" w:date="2024-06-10T16:00:47Z">
        <w:r>
          <w:rPr/>
          <w:delText>perturbadoras.</w:delText>
        </w:r>
      </w:del>
      <w:del w:id="909" w:author="Autor desconhecido" w:date="2024-06-10T16:00:47Z">
        <w:r>
          <w:rPr/>
          <w:delText xml:space="preserve"> </w:delText>
        </w:r>
      </w:del>
      <w:del w:id="910" w:author="Autor desconhecido" w:date="2024-06-10T16:00:47Z">
        <w:r>
          <w:rPr/>
          <w:delText>M</w:delText>
        </w:r>
      </w:del>
      <w:del w:id="911" w:author="Autor desconhecido" w:date="2024-06-10T16:00:47Z">
        <w:r>
          <w:rPr/>
          <w:delText>antendo através de nossos filhos, muito principalmente através da Melissa, que perfaz</w:delText>
        </w:r>
      </w:del>
      <w:del w:id="912" w:author="Autor desconhecido" w:date="2024-06-10T16:00:47Z">
        <w:r>
          <w:rPr/>
          <w:delText>em</w:delText>
        </w:r>
      </w:del>
      <w:del w:id="913" w:author="Autor desconhecido" w:date="2024-06-10T16:00:47Z">
        <w:r>
          <w:rPr/>
          <w:delText xml:space="preserve"> o laço que nos une, como a compensa</w:delText>
        </w:r>
      </w:del>
      <w:del w:id="914" w:author="Autor desconhecido" w:date="2024-06-10T16:00:47Z">
        <w:r>
          <w:rPr/>
          <w:delText>ção</w:delText>
        </w:r>
      </w:del>
      <w:del w:id="915" w:author="Autor desconhecido" w:date="2024-06-10T16:00:47Z">
        <w:r>
          <w:rPr/>
          <w:delText xml:space="preserve"> a fim de eliminar qualquer resquício de que possa ter sido ela a causa de nossa separação. </w:delText>
        </w:r>
      </w:del>
      <w:del w:id="916" w:author="Autor desconhecido" w:date="2024-06-10T16:00:47Z">
        <w:r>
          <w:rPr/>
          <w:delText>T</w:delText>
        </w:r>
      </w:del>
      <w:del w:id="917" w:author="Autor desconhecido" w:date="2024-06-10T16:00:47Z">
        <w:r>
          <w:rPr/>
          <w:delText xml:space="preserve">anto no passado </w:delText>
        </w:r>
      </w:del>
      <w:del w:id="918" w:author="Autor desconhecido" w:date="2024-06-10T16:00:47Z">
        <w:r>
          <w:rPr/>
          <w:delText xml:space="preserve">na </w:delText>
        </w:r>
      </w:del>
      <w:del w:id="919" w:author="Autor desconhecido" w:date="2024-06-10T16:00:47Z">
        <w:r>
          <w:rPr/>
          <w:delText>E</w:delText>
        </w:r>
      </w:del>
      <w:del w:id="920" w:author="Autor desconhecido" w:date="2024-06-10T16:00:47Z">
        <w:r>
          <w:rPr/>
          <w:delText>uropa</w:delText>
        </w:r>
      </w:del>
      <w:del w:id="921" w:author="Autor desconhecido" w:date="2024-06-10T16:00:47Z">
        <w:r>
          <w:rPr/>
          <w:delText xml:space="preserve">, quanto no presente moderno. </w:delText>
        </w:r>
      </w:del>
    </w:p>
    <w:p>
      <w:pPr>
        <w:pStyle w:val="Normal"/>
        <w:spacing w:before="0" w:after="0"/>
        <w:ind w:firstLine="737" w:left="0" w:right="0"/>
        <w:contextualSpacing/>
        <w:jc w:val="both"/>
        <w:rPr/>
      </w:pPr>
      <w:r>
        <w:rPr/>
        <w:t xml:space="preserve">Talvez você se pergunte, mas essa experiência de lembrança do passado não influenciou na forma como </w:t>
      </w:r>
      <w:ins w:id="923" w:author="Autor desconhecido" w:date="2024-06-07T13:42:42Z">
        <w:r>
          <w:rPr/>
          <w:t xml:space="preserve">ele </w:t>
        </w:r>
      </w:ins>
      <w:r>
        <w:rPr/>
        <w:t>vivenci</w:t>
      </w:r>
      <w:del w:id="924" w:author="Autor desconhecido" w:date="2024-06-07T13:42:58Z">
        <w:r>
          <w:rPr/>
          <w:delText>ei</w:delText>
        </w:r>
      </w:del>
      <w:ins w:id="925" w:author="Autor desconhecido" w:date="2024-06-07T13:42:58Z">
        <w:r>
          <w:rPr/>
          <w:t>ou</w:t>
        </w:r>
      </w:ins>
      <w:r>
        <w:rPr/>
        <w:t xml:space="preserve"> </w:t>
      </w:r>
      <w:del w:id="926" w:author="Autor desconhecido" w:date="2024-06-07T13:43:03Z">
        <w:r>
          <w:rPr/>
          <w:delText>minh</w:delText>
        </w:r>
      </w:del>
      <w:ins w:id="927" w:author="Autor desconhecido" w:date="2024-06-07T13:43:03Z">
        <w:r>
          <w:rPr/>
          <w:t>sua</w:t>
        </w:r>
      </w:ins>
      <w:del w:id="928" w:author="Autor desconhecido" w:date="2024-06-07T13:43:06Z">
        <w:r>
          <w:rPr/>
          <w:delText>a</w:delText>
        </w:r>
      </w:del>
      <w:r>
        <w:rPr/>
        <w:t xml:space="preserve"> experiência nesse relacionamento?</w:t>
      </w:r>
    </w:p>
    <w:p>
      <w:pPr>
        <w:pStyle w:val="Normal"/>
        <w:spacing w:before="0" w:after="0"/>
        <w:ind w:firstLine="737" w:left="0" w:right="0"/>
        <w:contextualSpacing/>
        <w:jc w:val="both"/>
        <w:rPr/>
      </w:pPr>
      <w:r>
        <w:rPr/>
        <w:t xml:space="preserve">Sim, por um lado. Tenho quase certeza que esse empurrãozinho do sonho tenha tido papel importante na minha tomada de atitude para enfrentar alguns de meus preconceitos </w:t>
      </w:r>
      <w:r>
        <w:rPr/>
        <w:t>e receios</w:t>
      </w:r>
      <w:r>
        <w:rPr/>
        <w:t xml:space="preserve"> </w:t>
      </w:r>
      <w:r>
        <w:rPr/>
        <w:t>para</w:t>
      </w:r>
      <w:r>
        <w:rPr/>
        <w:t xml:space="preserve"> me atirar na proposta de me casar</w:t>
      </w:r>
      <w:del w:id="929" w:author="Autor desconhecido" w:date="2024-06-10T16:01:08Z">
        <w:r>
          <w:rPr/>
          <w:delText xml:space="preserve"> com ela</w:delText>
        </w:r>
      </w:del>
      <w:r>
        <w:rPr/>
        <w:t xml:space="preserve">. Mas por outro lado, no dia-a-dia da labuta da vida terrena, acabei me deixar levando por minhas próprias tendências que exercem sua força de tal forma que muito raramente me lembrava do peso de influência </w:t>
      </w:r>
      <w:r>
        <w:rPr/>
        <w:t xml:space="preserve">de lembranças </w:t>
      </w:r>
      <w:r>
        <w:rPr/>
        <w:t xml:space="preserve">daquele sonho. </w:t>
      </w:r>
    </w:p>
    <w:p>
      <w:pPr>
        <w:pStyle w:val="Normal"/>
        <w:ind w:firstLine="737" w:left="0" w:right="0"/>
        <w:jc w:val="both"/>
        <w:rPr>
          <w:del w:id="935" w:author="Autor desconhecido" w:date="2024-06-10T16:01:20Z"/>
        </w:rPr>
      </w:pPr>
      <w:del w:id="930" w:author="Autor desconhecido" w:date="2024-06-10T16:01:20Z">
        <w:r>
          <w:rPr/>
          <w:delText xml:space="preserve">Me casei com nova companheira, </w:delText>
        </w:r>
      </w:del>
      <w:del w:id="931" w:author="Autor desconhecido" w:date="2024-06-10T16:01:20Z">
        <w:r>
          <w:rPr/>
          <w:delText xml:space="preserve">a Claudia, </w:delText>
        </w:r>
      </w:del>
      <w:del w:id="932" w:author="Autor desconhecido" w:date="2024-06-10T16:01:20Z">
        <w:r>
          <w:rPr/>
          <w:delText xml:space="preserve">que hoje me acompanha, </w:delText>
        </w:r>
      </w:del>
      <w:del w:id="933" w:author="Autor desconhecido" w:date="2024-06-10T16:01:20Z">
        <w:r>
          <w:rPr/>
          <w:delText>naturalmente atendendo a outros propósitos encarnatórios</w:delText>
        </w:r>
      </w:del>
      <w:del w:id="934" w:author="Autor desconhecido" w:date="2024-06-10T16:01:20Z">
        <w:r>
          <w:rPr/>
          <w:delText>.</w:delText>
        </w:r>
      </w:del>
    </w:p>
    <w:p>
      <w:pPr>
        <w:pStyle w:val="Normal"/>
        <w:spacing w:before="0" w:after="0"/>
        <w:ind w:firstLine="737" w:left="0" w:right="0"/>
        <w:contextualSpacing/>
        <w:jc w:val="both"/>
        <w:rPr/>
      </w:pPr>
      <w:r>
        <w:rPr/>
      </w:r>
    </w:p>
    <w:p>
      <w:pPr>
        <w:pStyle w:val="Ttulo"/>
        <w:spacing w:before="0" w:after="0"/>
        <w:contextualSpacing/>
        <w:rPr/>
      </w:pPr>
      <w:r>
        <w:rPr>
          <w:b w:val="false"/>
          <w:bCs w:val="false"/>
        </w:rPr>
        <w:t>Considerações</w:t>
      </w:r>
      <w:r>
        <w:rPr/>
        <w:t>.</w:t>
      </w:r>
    </w:p>
    <w:p>
      <w:pPr>
        <w:pStyle w:val="Normal"/>
        <w:spacing w:before="0" w:after="0"/>
        <w:ind w:firstLine="737" w:left="0" w:right="0"/>
        <w:contextualSpacing/>
        <w:jc w:val="both"/>
        <w:rPr/>
      </w:pPr>
      <w:r>
        <w:rPr/>
        <w:t>Trago esses exemplos</w:t>
      </w:r>
      <w:ins w:id="936" w:author="Autor desconhecido" w:date="2024-06-07T13:44:17Z">
        <w:r>
          <w:rPr/>
          <w:t xml:space="preserve">, </w:t>
        </w:r>
      </w:ins>
      <w:ins w:id="937" w:author="Autor desconhecido" w:date="2024-06-07T13:44:17Z">
        <w:r>
          <w:rPr/>
          <w:t>algo floreados em forma de conto,</w:t>
        </w:r>
      </w:ins>
      <w:r>
        <w:rPr/>
        <w:t xml:space="preserve"> </w:t>
      </w:r>
      <w:ins w:id="938" w:author="Autor desconhecido" w:date="2024-06-07T09:18:23Z">
        <w:r>
          <w:rPr/>
          <w:t xml:space="preserve">principalmente </w:t>
        </w:r>
      </w:ins>
      <w:r>
        <w:rPr/>
        <w:t>para ilustrar em nossa discussão a questão da percepção e importância do tempo. De outra forma seria mais difícil me fazer entender.</w:t>
      </w:r>
    </w:p>
    <w:p>
      <w:pPr>
        <w:pStyle w:val="Normal"/>
        <w:spacing w:before="0" w:after="0"/>
        <w:ind w:firstLine="737" w:left="0" w:right="0"/>
        <w:contextualSpacing/>
        <w:jc w:val="both"/>
        <w:rPr/>
      </w:pPr>
      <w:r>
        <w:rPr/>
        <w:t>Na literatura Espírita e correlacionada, podem-se encontrar outros relatos semelhantes.</w:t>
      </w:r>
    </w:p>
    <w:p>
      <w:pPr>
        <w:pStyle w:val="Normal"/>
        <w:spacing w:before="0" w:after="0"/>
        <w:ind w:firstLine="737" w:left="0" w:right="0"/>
        <w:contextualSpacing/>
        <w:jc w:val="both"/>
        <w:rPr/>
      </w:pPr>
      <w:r>
        <w:rPr/>
        <w:t xml:space="preserve">Mesmo que sejam todas elas meros relampejares da imaginação, podemos apenas por suposição aceitar sua possibilidade para, digamos, teorizar a conclusão de nossa discussão. Reconheço </w:t>
      </w:r>
      <w:r>
        <w:rPr/>
        <w:t>que</w:t>
      </w:r>
      <w:r>
        <w:rPr/>
        <w:t xml:space="preserve"> isso não deverá convencer nenhum cético.</w:t>
      </w:r>
    </w:p>
    <w:p>
      <w:pPr>
        <w:pStyle w:val="Normal"/>
        <w:spacing w:before="0" w:after="0"/>
        <w:ind w:firstLine="737" w:left="0" w:right="0"/>
        <w:contextualSpacing/>
        <w:jc w:val="both"/>
        <w:rPr/>
      </w:pPr>
      <w:r>
        <w:rPr/>
        <w:t xml:space="preserve">No primeiro sonho, (Santa Barbara d’Oeste) </w:t>
      </w:r>
      <w:r>
        <w:rPr/>
        <w:t>Embora, eu e meu pai, não tenhamos mais conversado sobre isso depois, hoje penso que essa experiência foi proporcionada principalmente para meu pai. Com certeza, nunca mais nos esquecemos disso.</w:t>
      </w:r>
    </w:p>
    <w:p>
      <w:pPr>
        <w:pStyle w:val="Normal"/>
        <w:spacing w:before="0" w:after="0"/>
        <w:ind w:firstLine="737" w:left="0" w:right="0"/>
        <w:contextualSpacing/>
        <w:jc w:val="both"/>
        <w:rPr/>
      </w:pPr>
      <w:r>
        <w:rPr/>
        <w:t>É importante notar que durante o processo de reconhecimento de sincronicidade entre o sonho e a realidade, durante a vivência, ciente do que estava por vir, interferi no desenrolar dos fatos inserindo meu questionamento e diretivas, o que não aconteceu no sonho, mas os acontecimentos “mecânicos” continuaram exatamente como no sonho.</w:t>
      </w:r>
    </w:p>
    <w:p>
      <w:pPr>
        <w:pStyle w:val="Normal"/>
        <w:spacing w:before="0" w:after="0"/>
        <w:ind w:firstLine="737" w:left="0" w:right="0"/>
        <w:contextualSpacing/>
        <w:jc w:val="both"/>
        <w:rPr/>
      </w:pPr>
      <w:r>
        <w:rPr/>
        <w:t>Em minhas 3 experiências, principalmente na em que sonhei com minha filha, perceb</w:t>
      </w:r>
      <w:r>
        <w:rPr/>
        <w:t>i</w:t>
      </w:r>
      <w:r>
        <w:rPr/>
        <w:t xml:space="preserve"> que a questão de temporariedade como a percebemos na vida “acordados”</w:t>
      </w:r>
      <w:ins w:id="939" w:author="Autor desconhecido" w:date="2024-06-07T09:20:22Z">
        <w:r>
          <w:rPr/>
          <w:t xml:space="preserve"> </w:t>
        </w:r>
      </w:ins>
      <w:ins w:id="940" w:author="Autor desconhecido" w:date="2024-06-07T09:20:22Z">
        <w:r>
          <w:rPr/>
          <w:t>em vigília</w:t>
        </w:r>
      </w:ins>
      <w:r>
        <w:rPr/>
        <w:t xml:space="preserve"> simplesmente não existe. Simplesmente não existe a necessidade de utilizar os mecanismos do tempo conforme o fazemos enquanto acordado no mundo material.</w:t>
      </w:r>
    </w:p>
    <w:p>
      <w:pPr>
        <w:pStyle w:val="Normal"/>
        <w:spacing w:before="0" w:after="0"/>
        <w:ind w:firstLine="737" w:left="0" w:right="0"/>
        <w:contextualSpacing/>
        <w:jc w:val="both"/>
        <w:rPr/>
      </w:pPr>
      <w:r>
        <w:rPr/>
        <w:t xml:space="preserve">O passado, o presente </w:t>
      </w:r>
      <w:r>
        <w:rPr/>
        <w:t>e o futuro</w:t>
      </w:r>
      <w:r>
        <w:rPr/>
        <w:t xml:space="preserve"> se mostram ali todos juntos, integrados em uma coisa só. </w:t>
      </w:r>
    </w:p>
    <w:p>
      <w:pPr>
        <w:pStyle w:val="Normal"/>
        <w:spacing w:before="0" w:after="0"/>
        <w:ind w:firstLine="737" w:left="0" w:right="0"/>
        <w:contextualSpacing/>
        <w:jc w:val="both"/>
        <w:rPr/>
      </w:pPr>
      <w:r>
        <w:rPr/>
        <w:t xml:space="preserve">Sim, distingui que existiu uma sequência temporal de eventos desde o passado nas vivências na Europa, no presente na vivência no anfiteatro e do futuro no contato com a minha filha, </w:t>
      </w:r>
      <w:r>
        <w:rPr/>
        <w:t>cuja forma do “corpo perispiritual” se apresentando como a criança de 5 anos</w:t>
      </w:r>
      <w:r>
        <w:rPr/>
        <w:t xml:space="preserve"> </w:t>
      </w:r>
      <w:r>
        <w:rPr/>
        <w:t xml:space="preserve">que </w:t>
      </w:r>
      <w:r>
        <w:rPr/>
        <w:t xml:space="preserve">ainda não existia e que foi, digamos, “projetada” do futuro. </w:t>
      </w:r>
    </w:p>
    <w:p>
      <w:pPr>
        <w:pStyle w:val="Normal"/>
        <w:spacing w:before="0" w:after="0"/>
        <w:ind w:firstLine="737" w:left="0" w:right="0"/>
        <w:contextualSpacing/>
        <w:jc w:val="both"/>
        <w:rPr/>
      </w:pPr>
      <w:r>
        <w:rPr/>
        <w:t>Esse fato é verdadeiramente surpreendente. Se passariam ainda mais de seis anos até que me casasse, e até que ela nascesse e alcançasse a idade de 5 anos para que eu pudesse confirmar a verosimilhança entre o sonho e a realidade.</w:t>
      </w:r>
    </w:p>
    <w:p>
      <w:pPr>
        <w:pStyle w:val="Normal"/>
        <w:spacing w:before="0" w:after="0"/>
        <w:ind w:firstLine="737" w:left="0" w:right="0"/>
        <w:contextualSpacing/>
        <w:jc w:val="both"/>
        <w:rPr/>
      </w:pPr>
      <w:r>
        <w:rPr/>
        <w:t>Durante o sonho, os fatos não aconteceram como a projeção sequencial de um filme. Simplesmente se apresentaram por prontos como uma coisa só, completa em sua</w:t>
      </w:r>
      <w:r>
        <w:rPr/>
        <w:t>s</w:t>
      </w:r>
      <w:r>
        <w:rPr/>
        <w:t xml:space="preserve"> minudências. </w:t>
      </w:r>
      <w:r>
        <w:rPr/>
        <w:t xml:space="preserve">Não foi como “baixar” um arquivo e abri-lo, ou como se fizesse uma conexão de acesso com a </w:t>
      </w:r>
      <w:del w:id="941" w:author="Autor desconhecido" w:date="2024-06-10T16:02:54Z">
        <w:r>
          <w:rPr/>
          <w:delText>Sandra e a Meliss</w:delText>
        </w:r>
      </w:del>
      <w:ins w:id="942" w:author="Autor desconhecido" w:date="2024-06-10T16:02:54Z">
        <w:r>
          <w:rPr/>
          <w:t>mãe e filha</w:t>
        </w:r>
      </w:ins>
      <w:del w:id="943" w:author="Autor desconhecido" w:date="2024-06-10T16:03:00Z">
        <w:r>
          <w:rPr/>
          <w:delText>a</w:delText>
        </w:r>
      </w:del>
      <w:r>
        <w:rPr/>
        <w:t xml:space="preserve">. Simplesmente estava pronto, como se já fizesse parte de mim, ou melhor </w:t>
      </w:r>
      <w:r>
        <w:rPr/>
        <w:t>colocando</w:t>
      </w:r>
      <w:r>
        <w:rPr/>
        <w:t xml:space="preserve">, de nós. </w:t>
      </w:r>
      <w:r>
        <w:rPr/>
        <w:t xml:space="preserve">Para isso não </w:t>
      </w:r>
      <w:r>
        <w:rPr/>
        <w:t>percebi ter</w:t>
      </w:r>
      <w:r>
        <w:rPr/>
        <w:t xml:space="preserve"> </w:t>
      </w:r>
      <w:r>
        <w:rPr/>
        <w:t>sido</w:t>
      </w:r>
      <w:r>
        <w:rPr/>
        <w:t xml:space="preserve"> utilizado nenhuma fração de segundo.</w:t>
      </w:r>
    </w:p>
    <w:p>
      <w:pPr>
        <w:pStyle w:val="Normal"/>
        <w:spacing w:before="0" w:after="0"/>
        <w:ind w:firstLine="737" w:left="0" w:right="0"/>
        <w:contextualSpacing/>
        <w:jc w:val="both"/>
        <w:rPr/>
      </w:pPr>
      <w:r>
        <w:rPr/>
        <w:t>Entretanto, para traduzir, utilizei a simbolização da linguagem do português para descrever, não tão sucintamente o que me lembrei e fui capaz de codificar.</w:t>
      </w:r>
    </w:p>
    <w:p>
      <w:pPr>
        <w:pStyle w:val="Normal"/>
        <w:spacing w:before="0" w:after="0"/>
        <w:ind w:firstLine="737" w:left="0" w:right="0"/>
        <w:contextualSpacing/>
        <w:jc w:val="both"/>
        <w:rPr/>
      </w:pPr>
      <w:r>
        <w:rPr/>
        <w:t xml:space="preserve">Foi um conto relativamente curto, mas que poderia ser um romance de </w:t>
      </w:r>
      <w:r>
        <w:rPr/>
        <w:t>centenas</w:t>
      </w:r>
      <w:r>
        <w:rPr/>
        <w:t xml:space="preserve"> de páginas descrevendo minudências que percebi </w:t>
      </w:r>
      <w:r>
        <w:rPr/>
        <w:t>e tive acesso durante</w:t>
      </w:r>
      <w:r>
        <w:rPr/>
        <w:t xml:space="preserve"> o sonho e que, talvez até por conveniência, resumi.</w:t>
      </w:r>
    </w:p>
    <w:p>
      <w:pPr>
        <w:pStyle w:val="Normal"/>
        <w:spacing w:before="0" w:after="0"/>
        <w:ind w:firstLine="737" w:left="0" w:right="0"/>
        <w:contextualSpacing/>
        <w:jc w:val="both"/>
        <w:rPr/>
      </w:pPr>
      <w:r>
        <w:rPr/>
        <w:t>De fato, a maioria das percepções se mostraram inenarráveis. Não disponho de recursos para descrever, muito embora, ainda hoje, as possa perceber e identificar, pois eram mais ricas em conteúdo do que somos capazes de perceber enquanto “acordados”.</w:t>
      </w:r>
    </w:p>
    <w:p>
      <w:pPr>
        <w:pStyle w:val="Normal"/>
        <w:spacing w:before="0" w:after="0"/>
        <w:ind w:firstLine="737" w:left="0" w:right="0"/>
        <w:contextualSpacing/>
        <w:jc w:val="both"/>
        <w:rPr/>
      </w:pPr>
      <w:r>
        <w:rPr/>
        <w:t xml:space="preserve">Mais ainda, também da mesma forma estava </w:t>
      </w:r>
      <w:r>
        <w:rPr/>
        <w:t>totalmente</w:t>
      </w:r>
      <w:r>
        <w:rPr/>
        <w:t xml:space="preserve"> conectado com a </w:t>
      </w:r>
      <w:del w:id="944" w:author="Autor desconhecido" w:date="2024-06-10T16:03:42Z">
        <w:r>
          <w:rPr/>
          <w:delText>Sandra</w:delText>
        </w:r>
      </w:del>
      <w:ins w:id="945" w:author="Autor desconhecido" w:date="2024-06-10T16:03:42Z">
        <w:r>
          <w:rPr/>
          <w:t>mãe</w:t>
        </w:r>
      </w:ins>
      <w:r>
        <w:rPr/>
        <w:t xml:space="preserve"> e </w:t>
      </w:r>
      <w:r>
        <w:rPr/>
        <w:t xml:space="preserve">com </w:t>
      </w:r>
      <w:r>
        <w:rPr/>
        <w:t xml:space="preserve">a </w:t>
      </w:r>
      <w:del w:id="946" w:author="Autor desconhecido" w:date="2024-06-10T16:03:49Z">
        <w:r>
          <w:rPr/>
          <w:delText>Melissa</w:delText>
        </w:r>
      </w:del>
      <w:ins w:id="947" w:author="Autor desconhecido" w:date="2024-06-10T16:03:49Z">
        <w:r>
          <w:rPr/>
          <w:t>filha</w:t>
        </w:r>
      </w:ins>
      <w:r>
        <w:rPr/>
        <w:t xml:space="preserve">. </w:t>
      </w:r>
      <w:r>
        <w:rPr/>
        <w:t>E</w:t>
      </w:r>
      <w:r>
        <w:rPr/>
        <w:t xml:space="preserve">nglobamos a ciência </w:t>
      </w:r>
      <w:r>
        <w:rPr/>
        <w:t>e</w:t>
      </w:r>
      <w:r>
        <w:rPr/>
        <w:t xml:space="preserve"> </w:t>
      </w:r>
      <w:r>
        <w:rPr/>
        <w:t>os sentimentos</w:t>
      </w:r>
      <w:r>
        <w:rPr/>
        <w:t xml:space="preserve"> </w:t>
      </w:r>
      <w:r>
        <w:rPr/>
        <w:t>na</w:t>
      </w:r>
      <w:r>
        <w:rPr/>
        <w:t xml:space="preserve"> percepção das minudências de nossas três histórias. </w:t>
      </w:r>
      <w:r>
        <w:rPr/>
        <w:t xml:space="preserve">Percepções essas </w:t>
      </w:r>
      <w:r>
        <w:rPr/>
        <w:t xml:space="preserve">relacionadas com o propósito daquele encontro. </w:t>
      </w:r>
      <w:r>
        <w:rPr/>
        <w:t>T</w:t>
      </w:r>
      <w:r>
        <w:rPr/>
        <w:t>enham sido elas vivenciadas em convívio ou distantes uns dos outros e que aconteceram ao longo de séculos no passado de cada um de nós.</w:t>
      </w:r>
    </w:p>
    <w:p>
      <w:pPr>
        <w:pStyle w:val="Normal"/>
        <w:spacing w:before="0" w:after="0"/>
        <w:ind w:firstLine="737" w:left="0" w:right="0"/>
        <w:contextualSpacing/>
        <w:jc w:val="both"/>
        <w:rPr/>
      </w:pPr>
      <w:r>
        <w:rPr/>
        <w:t>Nos postulado</w:t>
      </w:r>
      <w:r>
        <w:rPr/>
        <w:t>s</w:t>
      </w:r>
      <w:r>
        <w:rPr/>
        <w:t xml:space="preserve"> da doutrina espírita esse fenômeno é chamado de desdobramento. </w:t>
      </w:r>
    </w:p>
    <w:p>
      <w:pPr>
        <w:pStyle w:val="BodyText"/>
        <w:spacing w:before="0" w:after="0"/>
        <w:ind w:firstLine="737" w:left="0" w:right="0"/>
        <w:contextualSpacing/>
        <w:jc w:val="both"/>
        <w:rPr>
          <w:i/>
          <w:i/>
          <w:iCs/>
        </w:rPr>
      </w:pPr>
      <w:r>
        <w:rPr>
          <w:i/>
          <w:iCs/>
        </w:rPr>
        <w:t xml:space="preserve">Segundo a doutrina espírita, o desdobramento durante o sono, a hipnose ou o sonambulismo ocorrem quando o espírito se separa parcialmente do corpo físico. Isso acontece porque durante o sono ou estados alterados de consciência como a hipnose, os laços que prendem o perispírito (corpo espiritual) ao corpo físico se afrouxam, permitindo uma maior liberdade  </w:t>
      </w:r>
      <w:r>
        <w:rPr>
          <w:i/>
          <w:iCs/>
        </w:rPr>
        <w:t xml:space="preserve">de percepção </w:t>
      </w:r>
      <w:r>
        <w:rPr>
          <w:i/>
          <w:iCs/>
        </w:rPr>
        <w:t>ao espírito.</w:t>
      </w:r>
    </w:p>
    <w:p>
      <w:pPr>
        <w:pStyle w:val="BodyText"/>
        <w:spacing w:lineRule="auto" w:line="276" w:before="0" w:after="0"/>
        <w:ind w:firstLine="680" w:left="0" w:right="0"/>
        <w:contextualSpacing/>
        <w:jc w:val="both"/>
        <w:rPr>
          <w:i/>
          <w:i/>
          <w:iCs/>
        </w:rPr>
      </w:pPr>
      <w:r>
        <w:rPr>
          <w:i/>
          <w:iCs/>
        </w:rPr>
        <w:t xml:space="preserve">Nesses estados, o espírito pode ter percepções extrassensoriais, ter visões do plano espiritual, se comunicar com outros espíritos ou mesmo se transportar a outros lugares. No entanto, essas experiências geralmente não ficam registradas claramente na memória física ao acordar. O sonambulismo seria um estado intermediário em que o espírito já está parcialmente desligado do corpo, mas ainda mantém com ele alguns laços, permitindo certa mobilidade e ação </w:t>
      </w:r>
      <w:r>
        <w:rPr>
          <w:i/>
          <w:iCs/>
        </w:rPr>
        <w:t>física</w:t>
      </w:r>
      <w:r>
        <w:rPr>
          <w:i/>
          <w:iCs/>
        </w:rPr>
        <w:t>.</w:t>
      </w:r>
    </w:p>
    <w:p>
      <w:pPr>
        <w:pStyle w:val="BodyText"/>
        <w:spacing w:lineRule="auto" w:line="276" w:before="0" w:after="0"/>
        <w:ind w:firstLine="680" w:left="0" w:right="0"/>
        <w:contextualSpacing/>
        <w:jc w:val="both"/>
        <w:rPr>
          <w:i/>
          <w:i/>
          <w:iCs/>
        </w:rPr>
      </w:pPr>
      <w:r>
        <w:rPr>
          <w:i/>
          <w:iCs/>
        </w:rPr>
        <w:t>A doutrina espírita vê esses fenômenos como manifestações naturais da existência do espírito e suas faculdades extrassensoriais. Eles mostram que o ser humano é muito mais do que simplesmente um corpo físico e que o espírito imortal pode atuar de forma independente sob certas condições. O estudo dessas ocorrências ajuda a compreender melhor a relação entre espírito e matéria segundo a visão espírita.</w:t>
      </w:r>
      <w:r>
        <w:rPr>
          <w:rStyle w:val="FootnoteReference"/>
          <w:i/>
          <w:iCs/>
        </w:rPr>
        <w:footnoteReference w:id="12"/>
      </w:r>
    </w:p>
    <w:p>
      <w:pPr>
        <w:pStyle w:val="Normal"/>
        <w:spacing w:before="0" w:after="0"/>
        <w:ind w:firstLine="737" w:left="0" w:right="0"/>
        <w:contextualSpacing/>
        <w:jc w:val="both"/>
        <w:rPr/>
      </w:pPr>
      <w:r>
        <w:rPr/>
        <w:t xml:space="preserve">Isso também explica porque os médiuns muitas vezes têm dificuldade de descrever as percepções que trazem do plano espiritual. De fato as percepções se dão em um nível mais profundo, antes das manifestações articuladas da simbologia material, além dos efeitos dos sentidos materiais. Assim, eles precisam traduzir para a simbologia humana aquilo que sentem baseados em sua capacidade intelectual, emocional e sentimental. Muitas vezes não dispõem desses recursos à altura para uma boa interpretação. Mesmo os médiuns classificados por inconscientes, que também passam pelo mesmo processo, embora possam fazer uso inconscientemente de recursos próprios mais profundos em amplitude espiritual de si próprios. </w:t>
      </w:r>
      <w:r>
        <w:rPr/>
        <w:t>O</w:t>
      </w:r>
      <w:r>
        <w:rPr/>
        <w:t>riundos de experiências passadas, menos sujeitos ao embotamento da matéria.</w:t>
      </w:r>
    </w:p>
    <w:p>
      <w:pPr>
        <w:pStyle w:val="Normal"/>
        <w:spacing w:before="0" w:after="0"/>
        <w:ind w:firstLine="737" w:left="0" w:right="0"/>
        <w:contextualSpacing/>
        <w:jc w:val="both"/>
        <w:rPr/>
      </w:pPr>
      <w:r>
        <w:rPr/>
        <w:t xml:space="preserve">Vejam que, ainda em consonância com os postulados da Doutrina Espírita, há uma clara distinção entre a lida com pensamentos racionais e manifestações dos sentimentos e suas repercussões emocionais. O espírito no estado encarnado apresenta embotamento das manifestações correlacionadas com lembranças do passado e intelectuais (lógico </w:t>
      </w:r>
      <w:r>
        <w:rPr/>
        <w:t>e</w:t>
      </w:r>
      <w:r>
        <w:rPr/>
        <w:t xml:space="preserve"> racionais), entretanto as manifestações sentimentais e emocionais se manifestam mais livremente, embora apresentem dificuldade em se manifestarem cognitivamente. Por isso, enquanto encarnados, embora privados de muitas maneiras, acabamos por ser mais nós mesmos, expressando aquilo que somos moralmente, independentemente e sem a interferência de lembranças de acontecimentos do passado, que acabariam por comprometer e influenciar nossas reações perante os companheiros e situações vivenciadas na matéria.</w:t>
      </w:r>
    </w:p>
    <w:p>
      <w:pPr>
        <w:pStyle w:val="Normal"/>
        <w:spacing w:before="0" w:after="0"/>
        <w:ind w:firstLine="737" w:left="0" w:right="0"/>
        <w:contextualSpacing/>
        <w:jc w:val="both"/>
        <w:rPr/>
      </w:pPr>
      <w:r>
        <w:rPr/>
        <w:t xml:space="preserve">Para explicar isso melhor, </w:t>
      </w:r>
      <w:r>
        <w:rPr/>
        <w:t>com enfoque mais na fisiologia do cérebro,</w:t>
      </w:r>
      <w:r>
        <w:rPr/>
        <w:t xml:space="preserve"> </w:t>
      </w:r>
      <w:r>
        <w:rPr/>
        <w:t>estendamos um pouco mais sobre a essência dos pensamentos, sentimentos e raciocínio ló</w:t>
      </w:r>
      <w:r>
        <w:rPr/>
        <w:t>g</w:t>
      </w:r>
      <w:r>
        <w:rPr/>
        <w:t xml:space="preserve">ico e matemático </w:t>
      </w:r>
      <w:r>
        <w:rPr/>
        <w:t xml:space="preserve">no cérebro animal </w:t>
      </w:r>
      <w:r>
        <w:rPr/>
        <w:t>e humano.</w:t>
      </w:r>
    </w:p>
    <w:p>
      <w:pPr>
        <w:pStyle w:val="Normal"/>
        <w:spacing w:before="0" w:after="0"/>
        <w:ind w:firstLine="737" w:left="0" w:right="0"/>
        <w:contextualSpacing/>
        <w:jc w:val="both"/>
        <w:rPr/>
      </w:pPr>
      <w:r>
        <w:rPr/>
        <w:t>Quando estamos andando a pé para atravessar uma rua e percebemos um carro acelerando na rua, automaticamente calculamos se ele projeta uma rota de colisão conosco.</w:t>
      </w:r>
    </w:p>
    <w:p>
      <w:pPr>
        <w:pStyle w:val="Normal"/>
        <w:spacing w:before="0" w:after="0"/>
        <w:ind w:firstLine="737" w:left="0" w:right="0"/>
        <w:contextualSpacing/>
        <w:jc w:val="both"/>
        <w:rPr/>
      </w:pPr>
      <w:r>
        <w:rPr/>
        <w:t xml:space="preserve">Conseguimos fazer isso enquanto articulamos outros pensamentos, </w:t>
      </w:r>
      <w:r>
        <w:rPr/>
        <w:t>por exemplo</w:t>
      </w:r>
      <w:r>
        <w:rPr/>
        <w:t>: “Estou atrasado para minha consulta com o ortopedista.”</w:t>
      </w:r>
    </w:p>
    <w:p>
      <w:pPr>
        <w:pStyle w:val="Normal"/>
        <w:spacing w:before="0" w:after="0"/>
        <w:ind w:firstLine="737" w:left="0" w:right="0"/>
        <w:contextualSpacing/>
        <w:jc w:val="both"/>
        <w:rPr/>
      </w:pPr>
      <w:r>
        <w:rPr/>
        <w:t>Enquanto articulando esse pensamento, essa calculadora interna é capaz de fazer os cálculos diferenciais e integrais e determina</w:t>
      </w:r>
      <w:r>
        <w:rPr/>
        <w:t>r</w:t>
      </w:r>
      <w:r>
        <w:rPr/>
        <w:t xml:space="preserve"> se é preciso acelerar o passo, mudar de rumo ou diminuir a marcha.</w:t>
      </w:r>
    </w:p>
    <w:p>
      <w:pPr>
        <w:pStyle w:val="Normal"/>
        <w:spacing w:before="0" w:after="0"/>
        <w:ind w:firstLine="737" w:left="0" w:right="0"/>
        <w:contextualSpacing/>
        <w:jc w:val="both"/>
        <w:rPr/>
      </w:pPr>
      <w:r>
        <w:rPr/>
        <w:t>Esse cálculo, de alguma forma, leva em conta a velocidade e aceleração do carro, sua distância de percurso, o traçado do caminho que está percorrendo e com isso resolver qual a melhor estratégia de conduta para evitar o atropelamento, atravessar a rua em segurança e ainda chegar a tempo para a consulta no médico.</w:t>
      </w:r>
    </w:p>
    <w:p>
      <w:pPr>
        <w:pStyle w:val="Normal"/>
        <w:spacing w:before="0" w:after="0"/>
        <w:ind w:firstLine="737" w:left="0" w:right="0"/>
        <w:contextualSpacing/>
        <w:jc w:val="both"/>
        <w:rPr/>
      </w:pPr>
      <w:r>
        <w:rPr/>
        <w:t xml:space="preserve">Esse processo nos parece ser repetido, recursivamente, recalculando e se corrigindo “em tempo real” durante toda a tarefa de atravessar a rua em segurança </w:t>
      </w:r>
      <w:r>
        <w:rPr/>
        <w:t>e durante o restante do percurso</w:t>
      </w:r>
      <w:r>
        <w:rPr/>
        <w:t>.</w:t>
      </w:r>
    </w:p>
    <w:p>
      <w:pPr>
        <w:pStyle w:val="Normal"/>
        <w:spacing w:before="0" w:after="0"/>
        <w:ind w:firstLine="737" w:left="0" w:right="0"/>
        <w:contextualSpacing/>
        <w:jc w:val="both"/>
        <w:rPr/>
      </w:pPr>
      <w:r>
        <w:rPr/>
        <w:t>De fato, se pondera</w:t>
      </w:r>
      <w:r>
        <w:rPr/>
        <w:t>r</w:t>
      </w:r>
      <w:r>
        <w:rPr/>
        <w:t xml:space="preserve">mos e se prestarmos maior atenção a isso, vamos perceber que esse processo não consome tempo de processamento. Ou pelo menos, para não ser tão radical agora, leva uma fração de segundo muito pequena. </w:t>
      </w:r>
    </w:p>
    <w:p>
      <w:pPr>
        <w:pStyle w:val="Normal"/>
        <w:spacing w:before="0" w:after="0"/>
        <w:ind w:firstLine="737" w:left="0" w:right="0"/>
        <w:contextualSpacing/>
        <w:jc w:val="both"/>
        <w:rPr/>
      </w:pPr>
      <w:r>
        <w:rPr/>
        <w:t>Esse mecanismo tem princípios instintivo</w:t>
      </w:r>
      <w:r>
        <w:rPr/>
        <w:t>s</w:t>
      </w:r>
      <w:r>
        <w:rPr/>
        <w:t xml:space="preserve"> nas espécies animais desde os princípios da evolução como ferramenta </w:t>
      </w:r>
      <w:r>
        <w:rPr/>
        <w:t xml:space="preserve">auxiliar </w:t>
      </w:r>
      <w:r>
        <w:rPr/>
        <w:t xml:space="preserve">para </w:t>
      </w:r>
      <w:r>
        <w:rPr/>
        <w:t>atender</w:t>
      </w:r>
      <w:r>
        <w:rPr/>
        <w:t xml:space="preserve"> o instinto de autopreservação.</w:t>
      </w:r>
    </w:p>
    <w:p>
      <w:pPr>
        <w:pStyle w:val="Normal"/>
        <w:spacing w:before="0" w:after="0"/>
        <w:ind w:firstLine="737" w:left="0" w:right="0"/>
        <w:contextualSpacing/>
        <w:jc w:val="both"/>
        <w:rPr/>
      </w:pPr>
      <w:r>
        <w:rPr/>
        <w:t>Atravessar a rua demora uma eternidade quando comparado, por exemplo, com a necessidade de velocidade de resposta a um ataque furtivo de um predador que espera camuflado atrás de uma moita.</w:t>
      </w:r>
    </w:p>
    <w:p>
      <w:pPr>
        <w:pStyle w:val="Normal"/>
        <w:spacing w:before="0" w:after="0"/>
        <w:ind w:firstLine="737" w:left="0" w:right="0"/>
        <w:contextualSpacing/>
        <w:jc w:val="both"/>
        <w:rPr/>
      </w:pPr>
      <w:r>
        <w:rPr/>
        <w:t xml:space="preserve">Assim que a </w:t>
      </w:r>
      <w:r>
        <w:rPr/>
        <w:t xml:space="preserve">presa, </w:t>
      </w:r>
      <w:r>
        <w:rPr/>
        <w:t>vítima de ataque, percebe a armadilha, precisa calcular e disparar a melhor estratégia de fuga na tentativa de esquiva. Isso enquanto o predador já está no ar e em sua direção, muitas vezes a poucos centímetros de distância.</w:t>
      </w:r>
    </w:p>
    <w:p>
      <w:pPr>
        <w:pStyle w:val="Normal"/>
        <w:spacing w:before="0" w:after="0"/>
        <w:ind w:firstLine="737" w:left="0" w:right="0"/>
        <w:contextualSpacing/>
        <w:jc w:val="both"/>
        <w:rPr/>
      </w:pPr>
      <w:r>
        <w:rPr/>
        <w:t>A mecânica disso consome um tempo. A ciência já mensura isso.</w:t>
      </w:r>
    </w:p>
    <w:p>
      <w:pPr>
        <w:pStyle w:val="Normal"/>
        <w:spacing w:before="0" w:after="0"/>
        <w:contextualSpacing/>
        <w:rPr/>
      </w:pPr>
      <w:r>
        <w:rPr/>
        <w:t>Olfato, audição, visão periférica, tato, nesse exemplo, precisam traduzir as sensações em impulsos elétrico</w:t>
      </w:r>
      <w:r>
        <w:rPr/>
        <w:t>s</w:t>
      </w:r>
      <w:r>
        <w:rPr/>
        <w:t xml:space="preserve"> e através dos núcleos das amí</w:t>
      </w:r>
      <w:r>
        <w:rPr/>
        <w:t>g</w:t>
      </w:r>
      <w:r>
        <w:rPr/>
        <w:t xml:space="preserve">dalas cerebrais e o tronco, processar essas informações disparando os mecanismos de esquiva e fuga </w:t>
      </w:r>
      <w:r>
        <w:rPr/>
        <w:t>ou defesa</w:t>
      </w:r>
      <w:r>
        <w:rPr/>
        <w:t xml:space="preserve">. </w:t>
      </w:r>
    </w:p>
    <w:p>
      <w:pPr>
        <w:pStyle w:val="Normal"/>
        <w:spacing w:before="0" w:after="0"/>
        <w:contextualSpacing/>
        <w:rPr/>
      </w:pPr>
      <w:r>
        <w:rPr/>
        <w:t xml:space="preserve">Não </w:t>
      </w:r>
      <w:r>
        <w:rPr/>
        <w:t>h</w:t>
      </w:r>
      <w:r>
        <w:rPr/>
        <w:t xml:space="preserve">á tempo </w:t>
      </w:r>
      <w:r>
        <w:rPr/>
        <w:t>suficiente</w:t>
      </w:r>
      <w:r>
        <w:rPr/>
        <w:t xml:space="preserve"> para processar isso tudo a nível cognitivo e muito menos através de pensamento e raciocínio articulados.</w:t>
      </w:r>
    </w:p>
    <w:p>
      <w:pPr>
        <w:pStyle w:val="Normal"/>
        <w:spacing w:before="0" w:after="0"/>
        <w:ind w:firstLine="737" w:left="0" w:right="0"/>
        <w:contextualSpacing/>
        <w:jc w:val="both"/>
        <w:rPr/>
      </w:pPr>
      <w:r>
        <w:rPr/>
        <w:t xml:space="preserve">O que chamamos de susto é um processo autônomo disparado em resposta a estímulos de </w:t>
      </w:r>
      <w:r>
        <w:rPr/>
        <w:t xml:space="preserve">relativa </w:t>
      </w:r>
      <w:r>
        <w:rPr/>
        <w:t xml:space="preserve">alta intensidade e contrastantes com o nível dos ruídos </w:t>
      </w:r>
      <w:r>
        <w:rPr/>
        <w:t xml:space="preserve">e </w:t>
      </w:r>
      <w:r>
        <w:rPr/>
        <w:t xml:space="preserve">intensidade dos estímulos normais a que se está submetido no momento do ataque. </w:t>
      </w:r>
    </w:p>
    <w:p>
      <w:pPr>
        <w:pStyle w:val="Normal"/>
        <w:spacing w:before="0" w:after="0"/>
        <w:ind w:firstLine="737" w:left="0" w:right="0"/>
        <w:contextualSpacing/>
        <w:jc w:val="both"/>
        <w:rPr/>
      </w:pPr>
      <w:r>
        <w:rPr/>
        <w:t xml:space="preserve">Antes mesmo de chegarem aos núcleos cerebrais, estes estímulos de alta intensidade, repercutem de forma distribuída afetando diretamente os neurônios motores musculares. </w:t>
      </w:r>
    </w:p>
    <w:p>
      <w:pPr>
        <w:pStyle w:val="Normal"/>
        <w:spacing w:before="0" w:after="0"/>
        <w:ind w:firstLine="737" w:left="0" w:right="0"/>
        <w:contextualSpacing/>
        <w:jc w:val="both"/>
        <w:rPr/>
      </w:pPr>
      <w:r>
        <w:rPr/>
        <w:t>As ondas de som por exemplo, chegam aos dois ouvidos via sistema coclear e via óssea em intensidade e fase defasados de forma a portar e informar por triangulação a noção da direção e distância de origem das ondas captadas. Assim as ondas chegam mais rápidas e mais fortes no ouvido mais próximo da fonte do ruido.</w:t>
      </w:r>
    </w:p>
    <w:p>
      <w:pPr>
        <w:pStyle w:val="Normal"/>
        <w:spacing w:before="0" w:after="0"/>
        <w:ind w:firstLine="737" w:left="0" w:right="0"/>
        <w:contextualSpacing/>
        <w:jc w:val="both"/>
        <w:rPr/>
      </w:pPr>
      <w:r>
        <w:rPr/>
        <w:t>As células ciliadas, excitadas através da mecanotransdução, diferenciam os sinais de alta intensidade, disparando por consequência um “tsunami” de impulsos nervosos que acabam transbordando as vias neurais que normalmente se direcionam aos núcleos auditivos do cérebro. Parte desses sinais de transbordo se direcionam às amígdalas e outra</w:t>
      </w:r>
      <w:r>
        <w:rPr/>
        <w:t>s</w:t>
      </w:r>
      <w:r>
        <w:rPr/>
        <w:t xml:space="preserve"> parte</w:t>
      </w:r>
      <w:r>
        <w:rPr/>
        <w:t>s</w:t>
      </w:r>
      <w:r>
        <w:rPr/>
        <w:t xml:space="preserve"> se direcionam diretamente aos neurônios motores miogênicos, detectáveis no corpo todo.</w:t>
      </w:r>
    </w:p>
    <w:p>
      <w:pPr>
        <w:pStyle w:val="Normal"/>
        <w:spacing w:before="0" w:after="0"/>
        <w:ind w:firstLine="737" w:left="0" w:right="0"/>
        <w:contextualSpacing/>
        <w:jc w:val="both"/>
        <w:rPr/>
      </w:pPr>
      <w:r>
        <w:rPr/>
        <w:t>Em conjunto com as respostas do ouvido contralateral, por resultado, os músculos apresentam contração ipsilateral à origem da fonte do ruído e relaxamento dos músculos contralaterais, mais distantes da fonte do ruído. Esse processo quebra a inércia de resposta muscular, favorecendo a atuação de esquiva, com a “tremida do susto”, que acontece antes mesmo da informação chegar aos núcleos celulares de níveis mais altos.</w:t>
      </w:r>
    </w:p>
    <w:p>
      <w:pPr>
        <w:pStyle w:val="Normal"/>
        <w:spacing w:before="0" w:after="0"/>
        <w:ind w:firstLine="737" w:left="0" w:right="0"/>
        <w:contextualSpacing/>
        <w:jc w:val="both"/>
        <w:rPr/>
      </w:pPr>
      <w:r>
        <w:rPr/>
        <w:t xml:space="preserve"> </w:t>
      </w:r>
    </w:p>
    <w:p>
      <w:pPr>
        <w:pStyle w:val="Normal"/>
        <w:spacing w:before="0" w:after="0"/>
        <w:contextualSpacing/>
        <w:rPr/>
      </w:pPr>
      <w:r>
        <w:rPr/>
        <w:t xml:space="preserve">Tecnicamente isso é chamado de potenciais </w:t>
      </w:r>
      <w:r>
        <w:rPr/>
        <w:t xml:space="preserve">evocados </w:t>
      </w:r>
      <w:r>
        <w:rPr/>
        <w:t xml:space="preserve">miogênicos </w:t>
      </w:r>
      <w:r>
        <w:rPr/>
        <w:t>vestibulares</w:t>
      </w:r>
      <w:r>
        <w:rPr/>
        <w:t xml:space="preserve"> por estímulos de alta intensidade. Alvo de minhas pesquisas durante meu mestrado. (Vemp)</w:t>
      </w:r>
      <w:r>
        <w:rPr/>
        <w:t>(14)</w:t>
      </w:r>
    </w:p>
    <w:p>
      <w:pPr>
        <w:pStyle w:val="Normal"/>
        <w:spacing w:before="0" w:after="0"/>
        <w:ind w:firstLine="737" w:left="0" w:right="0"/>
        <w:contextualSpacing/>
        <w:jc w:val="both"/>
        <w:rPr/>
      </w:pPr>
      <w:r>
        <w:rPr/>
        <w:t xml:space="preserve">Essa ordem autônoma equivaleria a: “Pula fora!, depois a gente vê </w:t>
      </w:r>
      <w:r>
        <w:rPr/>
        <w:t xml:space="preserve">o </w:t>
      </w:r>
      <w:r>
        <w:rPr/>
        <w:t>porquê.”</w:t>
      </w:r>
    </w:p>
    <w:p>
      <w:pPr>
        <w:pStyle w:val="Normal"/>
        <w:spacing w:before="0" w:after="0"/>
        <w:ind w:firstLine="737" w:left="0" w:right="0"/>
        <w:contextualSpacing/>
        <w:jc w:val="both"/>
        <w:rPr/>
      </w:pPr>
      <w:r>
        <w:rPr/>
        <w:t xml:space="preserve">Quando o “sujeito” </w:t>
      </w:r>
      <w:r>
        <w:rPr/>
        <w:t>à ser vítima</w:t>
      </w:r>
      <w:r>
        <w:rPr/>
        <w:t xml:space="preserve"> está em uma posição de perigo em potencial, por exemplo, bebendo água na beira do riacho, lugar ideal para ser flagrado de surpresa, naturalmente se for esperto, já se coloca em situação de alerta, aumentando a atenção e sensibilidade de todos os seu sentidos. Isso aumenta, melhora </w:t>
      </w:r>
      <w:r>
        <w:rPr/>
        <w:t xml:space="preserve">e acelera </w:t>
      </w:r>
      <w:r>
        <w:rPr/>
        <w:t>ainda mais essas respostas potenciais.</w:t>
      </w:r>
    </w:p>
    <w:p>
      <w:pPr>
        <w:pStyle w:val="Normal"/>
        <w:spacing w:before="0" w:after="0"/>
        <w:ind w:firstLine="737" w:left="0" w:right="0"/>
        <w:contextualSpacing/>
        <w:jc w:val="both"/>
        <w:rPr/>
      </w:pPr>
      <w:r>
        <w:rPr/>
        <w:t>Isso claro se manifesta ainda hoje no Homem, apesar de ser o predador mor da cadeia.</w:t>
      </w:r>
    </w:p>
    <w:p>
      <w:pPr>
        <w:pStyle w:val="Normal"/>
        <w:spacing w:before="0" w:after="0"/>
        <w:ind w:firstLine="737" w:left="0" w:right="0"/>
        <w:contextualSpacing/>
        <w:jc w:val="both"/>
        <w:rPr/>
      </w:pPr>
      <w:r>
        <w:rPr/>
        <w:t xml:space="preserve">Pessoas estressadas, traumatizadas, por exemplo, apresentam alterações registráveis </w:t>
      </w:r>
      <w:r>
        <w:rPr/>
        <w:t>exacerbadas</w:t>
      </w:r>
      <w:r>
        <w:rPr/>
        <w:t xml:space="preserve"> desses potenciais.</w:t>
      </w:r>
    </w:p>
    <w:p>
      <w:pPr>
        <w:pStyle w:val="Normal"/>
        <w:spacing w:before="0" w:after="0"/>
        <w:contextualSpacing/>
        <w:rPr/>
      </w:pPr>
      <w:r>
        <w:rPr/>
        <w:t>Agora, paralelamente a isso, em algum momento do processamento neural, logo depois do sensoreamento. Ali no envolvimento dos núcleos das amí</w:t>
      </w:r>
      <w:r>
        <w:rPr/>
        <w:t>g</w:t>
      </w:r>
      <w:r>
        <w:rPr/>
        <w:t xml:space="preserve">dalas, supostamente ainda, é que o cérebro calcula as estratégias de </w:t>
      </w:r>
      <w:r>
        <w:rPr/>
        <w:t xml:space="preserve">luta ou </w:t>
      </w:r>
      <w:r>
        <w:rPr/>
        <w:t>fuga.</w:t>
      </w:r>
      <w:r>
        <w:rPr/>
        <w:t>(15)</w:t>
      </w:r>
    </w:p>
    <w:p>
      <w:pPr>
        <w:pStyle w:val="Normal"/>
        <w:spacing w:before="0" w:after="0"/>
        <w:ind w:firstLine="737" w:left="0" w:right="0"/>
        <w:contextualSpacing/>
        <w:jc w:val="both"/>
        <w:rPr/>
      </w:pPr>
      <w:r>
        <w:rPr/>
        <w:t xml:space="preserve">Nos humanos, os potenciais que refiro, começam a aparecer nos músculos cerca de 1ms após a resposta inicial das células de transdução dos sentidos (RI). (2ms após a emissão do estímulo de origem) que chegam a durar até 40ms ou mais. (Nos </w:t>
      </w:r>
      <w:r>
        <w:rPr/>
        <w:t>felinos</w:t>
      </w:r>
      <w:r>
        <w:rPr/>
        <w:t xml:space="preserve">, </w:t>
      </w:r>
      <w:r>
        <w:rPr/>
        <w:t>por exemplo,</w:t>
      </w:r>
      <w:r>
        <w:rPr/>
        <w:t xml:space="preserve"> isso é muito mais rápido!)</w:t>
      </w:r>
    </w:p>
    <w:p>
      <w:pPr>
        <w:pStyle w:val="Normal"/>
        <w:spacing w:before="0" w:after="0"/>
        <w:ind w:firstLine="737" w:left="0" w:right="0"/>
        <w:contextualSpacing/>
        <w:jc w:val="both"/>
        <w:rPr/>
      </w:pPr>
      <w:r>
        <w:rPr/>
        <w:t>Ao chegarem nas amí</w:t>
      </w:r>
      <w:r>
        <w:rPr/>
        <w:t>g</w:t>
      </w:r>
      <w:r>
        <w:rPr/>
        <w:t>dalas, 1,5ms após a RI, já ocorre o c</w:t>
      </w:r>
      <w:r>
        <w:rPr/>
        <w:t>á</w:t>
      </w:r>
      <w:r>
        <w:rPr/>
        <w:t>lculo e a decisão de estratégia, o que repercute na resposta do VEMP, alterando e chegando a inverter as tendências de movimento miogênico de fuga, em rumo oposto ao predador e ou defesa de contra ataque, em direção ao predador.</w:t>
      </w:r>
    </w:p>
    <w:p>
      <w:pPr>
        <w:pStyle w:val="Normal"/>
        <w:spacing w:before="0" w:after="0"/>
        <w:ind w:firstLine="737" w:left="0" w:right="0"/>
        <w:contextualSpacing/>
        <w:jc w:val="both"/>
        <w:rPr/>
      </w:pPr>
      <w:r>
        <w:rPr/>
        <w:t xml:space="preserve">No resultado desse cálculo estão integrados uma quantidade não pequena de determinação estratégica de respostas que encorporam não somente as informações oferecidas pelos sentidos </w:t>
      </w:r>
      <w:r>
        <w:rPr/>
        <w:t>em tempo real</w:t>
      </w:r>
      <w:r>
        <w:rPr/>
        <w:t xml:space="preserve">, mas também consulta aos modelos de respostas armazenados na memória genética e identificadas por </w:t>
      </w:r>
      <w:r>
        <w:rPr>
          <w:b/>
          <w:bCs/>
        </w:rPr>
        <w:t>reconhecimento</w:t>
      </w:r>
      <w:r>
        <w:rPr/>
        <w:t xml:space="preserve"> </w:t>
      </w:r>
      <w:r>
        <w:rPr>
          <w:b/>
          <w:bCs/>
        </w:rPr>
        <w:t>de</w:t>
      </w:r>
      <w:r>
        <w:rPr/>
        <w:t xml:space="preserve"> </w:t>
      </w:r>
      <w:r>
        <w:rPr>
          <w:b/>
          <w:bCs/>
        </w:rPr>
        <w:t>padrões</w:t>
      </w:r>
      <w:r>
        <w:rPr/>
        <w:t xml:space="preserve"> e levando em conta ainda as informações recentes do cenário ambiental em que está submetido no momento. Talvez mais que isso.</w:t>
      </w:r>
    </w:p>
    <w:p>
      <w:pPr>
        <w:pStyle w:val="Normal"/>
        <w:spacing w:before="0" w:after="0"/>
        <w:ind w:firstLine="737" w:left="0" w:right="0"/>
        <w:contextualSpacing/>
        <w:jc w:val="both"/>
        <w:rPr/>
      </w:pPr>
      <w:r>
        <w:rPr/>
        <w:t xml:space="preserve">Nos seres humanos, identificamos que tudo isso acontece antes, muito antes do processo cognitivo </w:t>
      </w:r>
      <w:r>
        <w:rPr/>
        <w:t xml:space="preserve">ser capaz de </w:t>
      </w:r>
      <w:r>
        <w:rPr/>
        <w:t xml:space="preserve">identificar e processar </w:t>
      </w:r>
      <w:r>
        <w:rPr/>
        <w:t>qualquer coisa</w:t>
      </w:r>
      <w:r>
        <w:rPr/>
        <w:t>.</w:t>
      </w:r>
    </w:p>
    <w:p>
      <w:pPr>
        <w:pStyle w:val="Normal"/>
        <w:spacing w:before="0" w:after="0"/>
        <w:ind w:firstLine="737" w:left="0" w:right="0"/>
        <w:contextualSpacing/>
        <w:jc w:val="both"/>
        <w:rPr/>
      </w:pPr>
      <w:r>
        <w:rPr/>
        <w:t xml:space="preserve">Por isso, só identificamos o que aconteceu depois que já piscamos os olhos, nos encolhemos no chão ou reagimos com um tapa, empurrão ou proteção com os braços, tudo isso antes de pensar articuladamente. </w:t>
      </w:r>
    </w:p>
    <w:p>
      <w:pPr>
        <w:pStyle w:val="Normal"/>
        <w:spacing w:before="0" w:after="0"/>
        <w:ind w:firstLine="737" w:left="0" w:right="0"/>
        <w:contextualSpacing/>
        <w:jc w:val="both"/>
        <w:rPr/>
      </w:pPr>
      <w:r>
        <w:rPr/>
        <w:t>Nossa percepção e processamento dos sentimentos, acontece de certa forma, por um processo semelhante, sem necessariamente fazer uso do pensamento articulado.</w:t>
      </w:r>
    </w:p>
    <w:p>
      <w:pPr>
        <w:pStyle w:val="Normal"/>
        <w:spacing w:before="0" w:after="0"/>
        <w:ind w:firstLine="737" w:left="0" w:right="0"/>
        <w:contextualSpacing/>
        <w:jc w:val="both"/>
        <w:rPr/>
      </w:pPr>
      <w:r>
        <w:rPr/>
        <w:t>Os sentimentos, sentimos e pronto.</w:t>
      </w:r>
    </w:p>
    <w:p>
      <w:pPr>
        <w:pStyle w:val="Normal"/>
        <w:spacing w:before="0" w:after="0"/>
        <w:ind w:firstLine="737" w:left="0" w:right="0"/>
        <w:contextualSpacing/>
        <w:jc w:val="both"/>
        <w:rPr/>
      </w:pPr>
      <w:r>
        <w:rPr/>
        <w:t>Podem ser disparados por uma infinidade de meios diferentes, oriundos do cenário, através de nossos sentidos, que vão além dos vinte e poucos sentidos físicos que identificamo</w:t>
      </w:r>
      <w:r>
        <w:rPr/>
        <w:t>s</w:t>
      </w:r>
      <w:r>
        <w:rPr/>
        <w:t>, e ou do universo interno de nossas ilações mentais.</w:t>
      </w:r>
    </w:p>
    <w:p>
      <w:pPr>
        <w:pStyle w:val="Normal"/>
        <w:spacing w:before="0" w:after="0"/>
        <w:ind w:firstLine="737" w:left="0" w:right="0"/>
        <w:contextualSpacing/>
        <w:jc w:val="both"/>
        <w:rPr/>
      </w:pPr>
      <w:r>
        <w:rPr/>
        <w:t>De fato, enfrentamos uma dificuldade não pequena para traduzi-los para a cognição do pensamento articulado.</w:t>
      </w:r>
    </w:p>
    <w:p>
      <w:pPr>
        <w:pStyle w:val="Normal"/>
        <w:spacing w:before="0" w:after="0"/>
        <w:ind w:firstLine="737" w:left="0" w:right="0"/>
        <w:contextualSpacing/>
        <w:jc w:val="both"/>
        <w:rPr/>
      </w:pPr>
      <w:r>
        <w:rPr/>
        <w:t xml:space="preserve">É isso que cria a oportunidade para a manifestação de todas as artes e suas interpretações meramente subjetivas. Sentir é uma coisa, mostrar com exatidão o que sentimos é uma arte de façanha muito difícil, </w:t>
      </w:r>
      <w:r>
        <w:rPr/>
        <w:t>requerendo conhecimento adequado</w:t>
      </w:r>
      <w:r>
        <w:rPr/>
        <w:t xml:space="preserve">. </w:t>
      </w:r>
    </w:p>
    <w:p>
      <w:pPr>
        <w:pStyle w:val="Normal"/>
        <w:spacing w:before="0" w:after="0"/>
        <w:ind w:firstLine="737" w:left="0" w:right="0"/>
        <w:contextualSpacing/>
        <w:jc w:val="both"/>
        <w:rPr/>
      </w:pPr>
      <w:r>
        <w:rPr/>
        <w:t xml:space="preserve">Os sentimentos ocorrem fora do nosso controle cognitivo. Podem ser positivos ou negativos, bons ou maus, como queiram. Para domá-los é preciso um esforço de mudança profunda em nosso ser. </w:t>
      </w:r>
      <w:r>
        <w:rPr/>
        <w:t>N</w:t>
      </w:r>
      <w:r>
        <w:rPr/>
        <w:t xml:space="preserve">a maioria das vezes </w:t>
      </w:r>
      <w:r>
        <w:rPr/>
        <w:t xml:space="preserve">isso </w:t>
      </w:r>
      <w:r>
        <w:rPr/>
        <w:t xml:space="preserve">vai além daquilo </w:t>
      </w:r>
      <w:r>
        <w:rPr/>
        <w:t xml:space="preserve">que </w:t>
      </w:r>
      <w:r>
        <w:rPr/>
        <w:t xml:space="preserve">a razão e </w:t>
      </w:r>
      <w:r>
        <w:rPr/>
        <w:t xml:space="preserve">o </w:t>
      </w:r>
      <w:r>
        <w:rPr/>
        <w:t>conhecimento nos ditam.</w:t>
      </w:r>
    </w:p>
    <w:p>
      <w:pPr>
        <w:pStyle w:val="Normal"/>
        <w:spacing w:before="0" w:after="0"/>
        <w:ind w:firstLine="737" w:left="0" w:right="0"/>
        <w:contextualSpacing/>
        <w:jc w:val="both"/>
        <w:rPr/>
      </w:pPr>
      <w:r>
        <w:rPr/>
        <w:t>Isso acontece por refle</w:t>
      </w:r>
      <w:r>
        <w:rPr/>
        <w:t>tirem</w:t>
      </w:r>
      <w:r>
        <w:rPr/>
        <w:t xml:space="preserve"> majoritariamente moldados por aquilo que somos profundamente, fora dos domínios da matéria e das dimensões do tempo e espaço. Ultrapassam esses limites, englobando-nos integralmente </w:t>
      </w:r>
      <w:r>
        <w:rPr/>
        <w:t>como espíritos</w:t>
      </w:r>
      <w:r>
        <w:rPr/>
        <w:t>.</w:t>
      </w:r>
    </w:p>
    <w:p>
      <w:pPr>
        <w:pStyle w:val="Normal"/>
        <w:spacing w:before="0" w:after="0"/>
        <w:ind w:firstLine="737" w:left="0" w:right="0"/>
        <w:contextualSpacing/>
        <w:jc w:val="both"/>
        <w:rPr/>
      </w:pPr>
      <w:r>
        <w:rPr/>
        <w:t xml:space="preserve">Reverberam por contínuo, dando-nos a ilusão de que perduram pela ação do tempo. </w:t>
      </w:r>
      <w:r>
        <w:rPr/>
        <w:t>E</w:t>
      </w:r>
      <w:r>
        <w:rPr/>
        <w:t xml:space="preserve">smaecendo-se dos maus pendores e tendências para se fortalecerem na excelência do Amor. Mas </w:t>
      </w:r>
      <w:r>
        <w:rPr/>
        <w:t xml:space="preserve">é </w:t>
      </w:r>
      <w:r>
        <w:rPr/>
        <w:t xml:space="preserve"> simplesmente a manifestação de nossa própria postura moral.</w:t>
      </w:r>
    </w:p>
    <w:p>
      <w:pPr>
        <w:pStyle w:val="Normal"/>
        <w:spacing w:before="0" w:after="0"/>
        <w:ind w:firstLine="737" w:left="0" w:right="0"/>
        <w:contextualSpacing/>
        <w:jc w:val="both"/>
        <w:rPr/>
      </w:pPr>
      <w:r>
        <w:rPr/>
        <w:t>Ora pois. Com o pensamento não deve ser diferente, posto que está na mesma ordem de estrutura dessa arquitetura que caracteriza o ser humano.</w:t>
      </w:r>
    </w:p>
    <w:p>
      <w:pPr>
        <w:pStyle w:val="Normal"/>
        <w:spacing w:before="0" w:after="0"/>
        <w:contextualSpacing/>
        <w:rPr/>
      </w:pPr>
      <w:r>
        <w:rPr/>
        <w:t xml:space="preserve">Pensamento é da mesma natureza imaterial e atemporal em sua primeira instância. </w:t>
      </w:r>
      <w:r>
        <w:rPr/>
        <w:t>P</w:t>
      </w:r>
      <w:r>
        <w:rPr/>
        <w:t xml:space="preserve">ara </w:t>
      </w:r>
      <w:r>
        <w:rPr/>
        <w:t xml:space="preserve">depois </w:t>
      </w:r>
      <w:r>
        <w:rPr/>
        <w:t>alimentar o “</w:t>
      </w:r>
      <w:r>
        <w:rPr>
          <w:b/>
          <w:bCs/>
        </w:rPr>
        <w:t>pensamento</w:t>
      </w:r>
      <w:r>
        <w:rPr/>
        <w:t xml:space="preserve"> </w:t>
      </w:r>
      <w:r>
        <w:rPr>
          <w:b/>
          <w:bCs/>
        </w:rPr>
        <w:t>articulado</w:t>
      </w:r>
      <w:r>
        <w:rPr/>
        <w:t xml:space="preserve">” nas linguagens pautadas na simbologia de letras, palavras e frases, ou nas equações numéricas da lógica e da aritmética </w:t>
      </w:r>
      <w:r>
        <w:rPr/>
        <w:t>ou através de um desenho</w:t>
      </w:r>
      <w:r>
        <w:rPr/>
        <w:t>.</w:t>
      </w:r>
    </w:p>
    <w:p>
      <w:pPr>
        <w:pStyle w:val="Normal"/>
        <w:spacing w:before="0" w:after="0"/>
        <w:ind w:firstLine="737" w:left="0" w:right="0"/>
        <w:contextualSpacing/>
        <w:jc w:val="both"/>
        <w:rPr/>
      </w:pPr>
      <w:r>
        <w:rPr/>
        <w:t>Através da simbolização e distribuição em fluxo sequencial de ideias, a mutação para o processo articulado, permite a sincronização lenta e morosa derivando de uma dimensão maior para se adaptar ao ritmo do modelo das dimensões do tempo espaço que são atributos da matéria densa.</w:t>
      </w:r>
    </w:p>
    <w:p>
      <w:pPr>
        <w:pStyle w:val="Normal"/>
        <w:spacing w:before="0" w:after="0"/>
        <w:ind w:firstLine="737" w:left="0" w:right="0"/>
        <w:contextualSpacing/>
        <w:jc w:val="both"/>
        <w:rPr/>
      </w:pPr>
      <w:r>
        <w:rPr/>
        <w:t>É bem verdade, muito mais difícil de perceber essa natureza do pensamento fundamental, pois “acordados” na dimensão da matéria, o pensamento articulado soa muito mais alto e perdura atrelado ao domínio do tempo.</w:t>
      </w:r>
    </w:p>
    <w:p>
      <w:pPr>
        <w:pStyle w:val="Normal"/>
        <w:spacing w:before="0" w:after="0"/>
        <w:ind w:firstLine="737" w:left="0" w:right="0"/>
        <w:contextualSpacing/>
        <w:jc w:val="both"/>
        <w:rPr/>
      </w:pPr>
      <w:r>
        <w:rPr/>
        <w:t xml:space="preserve">Mas se prestarmos atenção, encontramos vez por outra, o vislumbre do relâmpago de sua manifestação, por exemplo quando vivenciamos um momento que vou chamar aqui de “instante eureca” em homenagem ao Arquimedes de Siracusa, quando </w:t>
      </w:r>
      <w:r>
        <w:rPr/>
        <w:t>teve a ideia de</w:t>
      </w:r>
      <w:r>
        <w:rPr/>
        <w:t xml:space="preserve"> como medir o volume da coroa do rei.</w:t>
      </w:r>
    </w:p>
    <w:p>
      <w:pPr>
        <w:pStyle w:val="Normal"/>
        <w:spacing w:before="0" w:after="0"/>
        <w:ind w:firstLine="737" w:left="0" w:right="0"/>
        <w:contextualSpacing/>
        <w:jc w:val="both"/>
        <w:rPr/>
      </w:pPr>
      <w:r>
        <w:rPr/>
        <w:t xml:space="preserve">Não sei se foi assim que aconteceu com o Arquimedes na banheira enquanto entrava para tomar banho, </w:t>
      </w:r>
      <w:r>
        <w:rPr/>
        <w:t>mas suponhamos que sim</w:t>
      </w:r>
      <w:r>
        <w:rPr/>
        <w:t>.</w:t>
      </w:r>
    </w:p>
    <w:p>
      <w:pPr>
        <w:pStyle w:val="Normal"/>
        <w:spacing w:before="0" w:after="0"/>
        <w:ind w:firstLine="737" w:left="0" w:right="0"/>
        <w:contextualSpacing/>
        <w:jc w:val="both"/>
        <w:rPr/>
      </w:pPr>
      <w:r>
        <w:rPr/>
        <w:t xml:space="preserve">Mas isso acontece com todos </w:t>
      </w:r>
      <w:r>
        <w:rPr/>
        <w:t>nós</w:t>
      </w:r>
      <w:r>
        <w:rPr/>
        <w:t xml:space="preserve">. Quando as vezes nos extenuamos na busca de solução para um determinado problema e nos vemos perdidos em círculos, remoendo tudo </w:t>
      </w:r>
      <w:r>
        <w:rPr/>
        <w:t>iterativamente</w:t>
      </w:r>
      <w:r>
        <w:rPr/>
        <w:t xml:space="preserve">, mudando a cada contorno de elaboração de hipóteses sem resultado promissor. </w:t>
      </w:r>
    </w:p>
    <w:p>
      <w:pPr>
        <w:pStyle w:val="Normal"/>
        <w:spacing w:before="0" w:after="0"/>
        <w:ind w:firstLine="737" w:left="0" w:right="0"/>
        <w:contextualSpacing/>
        <w:jc w:val="both"/>
        <w:rPr/>
      </w:pPr>
      <w:r>
        <w:rPr/>
        <w:t xml:space="preserve">Cansados, nos rendemos a parar por um tempo para, </w:t>
      </w:r>
      <w:r>
        <w:rPr/>
        <w:t xml:space="preserve">usando um jargão </w:t>
      </w:r>
      <w:r>
        <w:rPr/>
        <w:t>vulgar, “esfriar a cabeça”, para depois mais tarde, quando na maioria das vezes estamos fazendo e pensando outras coisas que não tem nada a ver com aquele problema, e de repente, do nada a ideia brilhante da solução simplesmente aparece de relance.</w:t>
      </w:r>
    </w:p>
    <w:p>
      <w:pPr>
        <w:pStyle w:val="Normal"/>
        <w:spacing w:before="0" w:after="0"/>
        <w:ind w:firstLine="737" w:left="0" w:right="0"/>
        <w:contextualSpacing/>
        <w:jc w:val="both"/>
        <w:rPr/>
      </w:pPr>
      <w:r>
        <w:rPr/>
        <w:t xml:space="preserve">Você já passou por isso. </w:t>
      </w:r>
      <w:r>
        <w:rPr/>
        <w:t>Acredito.</w:t>
      </w:r>
    </w:p>
    <w:p>
      <w:pPr>
        <w:pStyle w:val="Normal"/>
        <w:spacing w:before="0" w:after="0"/>
        <w:ind w:firstLine="737" w:left="0" w:right="0"/>
        <w:contextualSpacing/>
        <w:jc w:val="both"/>
        <w:rPr/>
      </w:pPr>
      <w:r>
        <w:rPr/>
        <w:t xml:space="preserve">Depois, não raro corremos para dar forma à ideia, o que pode consumir horas de trabalho para detalhamento simbolizado do conteúdo que “nos veio” todinho em um relance, </w:t>
      </w:r>
      <w:r>
        <w:rPr/>
        <w:t>escrevendo ou refletindo sobre o assunto</w:t>
      </w:r>
      <w:r>
        <w:rPr/>
        <w:t>.</w:t>
      </w:r>
    </w:p>
    <w:p>
      <w:pPr>
        <w:pStyle w:val="Normal"/>
        <w:spacing w:before="0" w:after="0"/>
        <w:ind w:firstLine="737" w:left="0" w:right="0"/>
        <w:contextualSpacing/>
        <w:jc w:val="both"/>
        <w:rPr/>
      </w:pPr>
      <w:r>
        <w:rPr/>
        <w:t>Isso pode acontecer também durante o sono, em sonhos.</w:t>
      </w:r>
    </w:p>
    <w:p>
      <w:pPr>
        <w:pStyle w:val="Normal"/>
        <w:spacing w:before="0" w:after="0"/>
        <w:ind w:firstLine="737" w:left="0" w:right="0"/>
        <w:contextualSpacing/>
        <w:jc w:val="both"/>
        <w:rPr/>
      </w:pPr>
      <w:r>
        <w:rPr/>
        <w:t>Estudos indicam, através de registro de eletro neurografia de acompanhamento do sono, que cada sonho dura entre 10 e 30 minutos em média, durante o estágio conhecido com REM (movimento rápido dos olhos) e do registro de ondas teta e delta ou sono paradoxal.</w:t>
      </w:r>
    </w:p>
    <w:p>
      <w:pPr>
        <w:pStyle w:val="Normal"/>
        <w:spacing w:before="0" w:after="0"/>
        <w:ind w:firstLine="737" w:left="0" w:right="0"/>
        <w:contextualSpacing/>
        <w:jc w:val="both"/>
        <w:rPr/>
      </w:pPr>
      <w:r>
        <w:rPr/>
        <w:t xml:space="preserve">Entretanto, quando o indivíduo relata o sonho que teve e expressa a sua percepção de duração da estória do sonho </w:t>
      </w:r>
      <w:r>
        <w:rPr/>
        <w:t>(ou história do desdobramento)</w:t>
      </w:r>
      <w:r>
        <w:rPr/>
        <w:t xml:space="preserve"> há quase sempre um disparate que pode ser muito grande e sem nenhuma correlação temporalmente proporcional com a duração fisiológica das evidências do estado de sonho.</w:t>
      </w:r>
    </w:p>
    <w:p>
      <w:pPr>
        <w:pStyle w:val="Normal"/>
        <w:spacing w:before="0" w:after="0"/>
        <w:contextualSpacing/>
        <w:rPr/>
      </w:pPr>
      <w:r>
        <w:rPr/>
        <w:t>Pessoas que relatam sonhos mais v</w:t>
      </w:r>
      <w:r>
        <w:rPr/>
        <w:t>í</w:t>
      </w:r>
      <w:r>
        <w:rPr/>
        <w:t>vidos, com mais detalhes e semelhança com a realidade, tendem a relatar a percepção de passagem do tempo como sendo bem maior do que o tempo de REM.</w:t>
      </w:r>
      <w:r>
        <w:rPr/>
        <w:t>(16)</w:t>
      </w:r>
    </w:p>
    <w:p>
      <w:pPr>
        <w:pStyle w:val="Normal"/>
        <w:spacing w:before="0" w:after="0"/>
        <w:ind w:firstLine="737" w:left="0" w:right="0"/>
        <w:contextualSpacing/>
        <w:jc w:val="both"/>
        <w:rPr/>
      </w:pPr>
      <w:r>
        <w:rPr/>
        <w:t xml:space="preserve"> </w:t>
      </w:r>
      <w:r>
        <w:rPr/>
        <w:t xml:space="preserve">Essas observações tendem a demonstrar que a relação temporal entre a duração do período fisiológico do sonho tende a ser menor que o tempo de historiamento do sonho me si, como se </w:t>
      </w:r>
      <w:r>
        <w:rPr/>
        <w:t xml:space="preserve">a </w:t>
      </w:r>
      <w:r>
        <w:rPr/>
        <w:t>taxa de transferência do sonho para a realidade não possui ligação direta com o tempo na vivência de vigília.</w:t>
      </w:r>
    </w:p>
    <w:p>
      <w:pPr>
        <w:pStyle w:val="Normal"/>
        <w:spacing w:before="0" w:after="0"/>
        <w:ind w:firstLine="737" w:left="0" w:right="0"/>
        <w:contextualSpacing/>
        <w:jc w:val="both"/>
        <w:rPr>
          <w:shd w:fill="FFFF00" w:val="clear"/>
        </w:rPr>
      </w:pPr>
      <w:r>
        <w:rPr>
          <w:shd w:fill="FFFF00" w:val="clear"/>
        </w:rPr>
      </w:r>
    </w:p>
    <w:p>
      <w:pPr>
        <w:pStyle w:val="Normal"/>
        <w:spacing w:before="0" w:after="0"/>
        <w:ind w:firstLine="737" w:left="0" w:right="0"/>
        <w:contextualSpacing/>
        <w:jc w:val="both"/>
        <w:rPr>
          <w:ins w:id="952" w:author="Autor desconhecido" w:date="2024-05-11T10:41:38Z"/>
        </w:rPr>
      </w:pPr>
      <w:ins w:id="948" w:author="Autor desconhecido" w:date="2024-05-11T10:38:29Z">
        <w:r>
          <w:rPr/>
          <w:t xml:space="preserve">Agora. Há mais uma questão </w:t>
        </w:r>
      </w:ins>
      <w:ins w:id="949" w:author="Autor desconhecido" w:date="2024-05-11T10:39:34Z">
        <w:r>
          <w:rPr/>
          <w:t xml:space="preserve">interessante a discutir. </w:t>
        </w:r>
      </w:ins>
      <w:ins w:id="950" w:author="Autor desconhecido" w:date="2024-05-11T10:39:34Z">
        <w:r>
          <w:rPr>
            <w:b/>
            <w:bCs/>
          </w:rPr>
          <w:t>Podemos mudar o f</w:t>
        </w:r>
      </w:ins>
      <w:ins w:id="951" w:author="Autor desconhecido" w:date="2024-05-11T10:40:36Z">
        <w:r>
          <w:rPr>
            <w:b/>
            <w:bCs/>
          </w:rPr>
          <w:t>uturo?</w:t>
        </w:r>
      </w:ins>
    </w:p>
    <w:p>
      <w:pPr>
        <w:pStyle w:val="Normal"/>
        <w:spacing w:before="0" w:after="0"/>
        <w:ind w:firstLine="737" w:left="0" w:right="0"/>
        <w:contextualSpacing/>
        <w:jc w:val="both"/>
        <w:rPr>
          <w:b w:val="false"/>
          <w:bCs w:val="false"/>
          <w:ins w:id="957" w:author="Autor desconhecido" w:date="2024-05-11T10:45:40Z"/>
        </w:rPr>
      </w:pPr>
      <w:ins w:id="953" w:author="Autor desconhecido" w:date="2024-05-11T10:41:38Z">
        <w:r>
          <w:rPr>
            <w:b w:val="false"/>
            <w:bCs w:val="false"/>
          </w:rPr>
          <w:t xml:space="preserve">Coloquei assim essa questão justamente para </w:t>
        </w:r>
      </w:ins>
      <w:ins w:id="954" w:author="Autor desconhecido" w:date="2024-05-11T10:43:32Z">
        <w:r>
          <w:rPr>
            <w:b w:val="false"/>
            <w:bCs w:val="false"/>
          </w:rPr>
          <w:t>abrir nossa mente. De fato parece muito óbvia a resposta</w:t>
        </w:r>
      </w:ins>
      <w:ins w:id="955" w:author="Autor desconhecido" w:date="2024-05-11T10:44:37Z">
        <w:r>
          <w:rPr>
            <w:b w:val="false"/>
            <w:bCs w:val="false"/>
          </w:rPr>
          <w:t xml:space="preserve">. Se podemos projetar e idealizar metas e buscar por realizá-las a resposta é simples. Claro que sim. </w:t>
        </w:r>
      </w:ins>
      <w:ins w:id="956" w:author="Autor desconhecido" w:date="2024-05-11T10:45:40Z">
        <w:r>
          <w:rPr>
            <w:b w:val="false"/>
            <w:bCs w:val="false"/>
          </w:rPr>
          <w:t>Podemos.</w:t>
        </w:r>
      </w:ins>
    </w:p>
    <w:p>
      <w:pPr>
        <w:pStyle w:val="Normal"/>
        <w:spacing w:before="0" w:after="0"/>
        <w:ind w:firstLine="737" w:left="0" w:right="0"/>
        <w:contextualSpacing/>
        <w:jc w:val="both"/>
        <w:rPr>
          <w:b w:val="false"/>
          <w:bCs w:val="false"/>
          <w:ins w:id="963" w:author="Autor desconhecido" w:date="2024-05-11T10:45:40Z"/>
        </w:rPr>
      </w:pPr>
      <w:ins w:id="958" w:author="Autor desconhecido" w:date="2024-05-11T10:45:40Z">
        <w:r>
          <w:rPr>
            <w:b w:val="false"/>
            <w:bCs w:val="false"/>
          </w:rPr>
          <w:t xml:space="preserve">Também já </w:t>
        </w:r>
      </w:ins>
      <w:ins w:id="959" w:author="Autor desconhecido" w:date="2024-05-11T10:45:40Z">
        <w:r>
          <w:rPr>
            <w:b w:val="false"/>
            <w:bCs w:val="false"/>
          </w:rPr>
          <w:t>apresentamos brevemente</w:t>
        </w:r>
      </w:ins>
      <w:ins w:id="960" w:author="Autor desconhecido" w:date="2024-05-11T10:45:40Z">
        <w:r>
          <w:rPr>
            <w:b w:val="false"/>
            <w:bCs w:val="false"/>
          </w:rPr>
          <w:t xml:space="preserve"> as implicações filosóficas disso no começo desse ponto de fundamentação. Como mudar alguma coisa que ainda não existe? Ai a questão já se torna um tanto par</w:t>
        </w:r>
      </w:ins>
      <w:ins w:id="961" w:author="Autor desconhecido" w:date="2024-05-11T10:45:40Z">
        <w:r>
          <w:rPr>
            <w:b w:val="false"/>
            <w:bCs w:val="false"/>
          </w:rPr>
          <w:t>a</w:t>
        </w:r>
      </w:ins>
      <w:ins w:id="962" w:author="Autor desconhecido" w:date="2024-05-11T10:45:40Z">
        <w:r>
          <w:rPr>
            <w:b w:val="false"/>
            <w:bCs w:val="false"/>
          </w:rPr>
          <w:t xml:space="preserve">doxal. </w:t>
        </w:r>
      </w:ins>
    </w:p>
    <w:p>
      <w:pPr>
        <w:pStyle w:val="Normal"/>
        <w:spacing w:before="0" w:after="0"/>
        <w:ind w:firstLine="737" w:left="0" w:right="0"/>
        <w:contextualSpacing/>
        <w:jc w:val="both"/>
        <w:rPr>
          <w:b w:val="false"/>
          <w:bCs w:val="false"/>
          <w:ins w:id="977" w:author="Autor desconhecido" w:date="2024-05-11T10:45:40Z"/>
        </w:rPr>
      </w:pPr>
      <w:ins w:id="964" w:author="Autor desconhecido" w:date="2024-05-11T10:45:40Z">
        <w:r>
          <w:rPr>
            <w:b w:val="false"/>
            <w:bCs w:val="false"/>
          </w:rPr>
          <w:t xml:space="preserve">Ainda podemos considerar que algumas linhas filosóficas defendem o </w:t>
        </w:r>
      </w:ins>
      <w:ins w:id="965" w:author="Autor desconhecido" w:date="2024-05-11T10:45:40Z">
        <w:r>
          <w:rPr>
            <w:b/>
            <w:bCs/>
          </w:rPr>
          <w:t>determinismo</w:t>
        </w:r>
      </w:ins>
      <w:ins w:id="966" w:author="Autor desconhecido" w:date="2024-05-11T10:45:40Z">
        <w:r>
          <w:rPr>
            <w:rStyle w:val="FootnoteReference"/>
            <w:b/>
            <w:bCs/>
          </w:rPr>
          <w:footnoteReference w:id="13"/>
        </w:r>
      </w:ins>
      <w:ins w:id="967" w:author="Autor desconhecido" w:date="2024-05-11T10:45:40Z">
        <w:r>
          <w:rPr>
            <w:b w:val="false"/>
            <w:bCs w:val="false"/>
          </w:rPr>
          <w:t>. Se exist</w:t>
        </w:r>
      </w:ins>
      <w:ins w:id="968" w:author="Autor desconhecido" w:date="2024-05-11T10:45:40Z">
        <w:r>
          <w:rPr>
            <w:b w:val="false"/>
            <w:bCs w:val="false"/>
          </w:rPr>
          <w:t>ir</w:t>
        </w:r>
      </w:ins>
      <w:ins w:id="969" w:author="Autor desconhecido" w:date="2024-05-11T10:45:40Z">
        <w:r>
          <w:rPr>
            <w:b w:val="false"/>
            <w:bCs w:val="false"/>
          </w:rPr>
          <w:t xml:space="preserve"> determinismo, devemos inferir que o futuro já está determ</w:t>
        </w:r>
      </w:ins>
      <w:ins w:id="970" w:author="Autor desconhecido" w:date="2024-05-11T10:45:40Z">
        <w:r>
          <w:rPr>
            <w:b w:val="false"/>
            <w:bCs w:val="false"/>
          </w:rPr>
          <w:t>i</w:t>
        </w:r>
      </w:ins>
      <w:ins w:id="971" w:author="Autor desconhecido" w:date="2024-05-11T10:45:40Z">
        <w:r>
          <w:rPr>
            <w:b w:val="false"/>
            <w:bCs w:val="false"/>
          </w:rPr>
          <w:t xml:space="preserve">nado e não pode ser mudado. Essa questão vem a baila de forma mais complicada </w:t>
        </w:r>
      </w:ins>
      <w:ins w:id="972" w:author="Autor desconhecido" w:date="2024-05-11T10:45:40Z">
        <w:r>
          <w:rPr>
            <w:b w:val="false"/>
            <w:bCs w:val="false"/>
          </w:rPr>
          <w:t>ainda</w:t>
        </w:r>
      </w:ins>
      <w:ins w:id="973" w:author="Autor desconhecido" w:date="2024-05-11T10:45:40Z">
        <w:r>
          <w:rPr>
            <w:b w:val="false"/>
            <w:bCs w:val="false"/>
          </w:rPr>
          <w:t xml:space="preserve"> quando inserimos os conceitos de </w:t>
        </w:r>
      </w:ins>
      <w:ins w:id="974" w:author="Autor desconhecido" w:date="2024-05-11T10:45:40Z">
        <w:r>
          <w:rPr>
            <w:b/>
            <w:bCs/>
          </w:rPr>
          <w:t>livre arbítrio</w:t>
        </w:r>
      </w:ins>
      <w:ins w:id="975" w:author="Autor desconhecido" w:date="2024-05-11T10:45:40Z">
        <w:r>
          <w:rPr>
            <w:b w:val="false"/>
            <w:bCs w:val="false"/>
          </w:rPr>
          <w:t xml:space="preserve">. </w:t>
        </w:r>
      </w:ins>
      <w:ins w:id="976" w:author="Autor desconhecido" w:date="2024-05-11T10:45:40Z">
        <w:r>
          <w:rPr>
            <w:b w:val="false"/>
            <w:bCs w:val="false"/>
          </w:rPr>
          <w:t>(Vamos falar bastante sobre eles ainda ao longo de nossas discussões.). Segundo a maioria dessas visões filosóficas, um implica a inexistência do outro.</w:t>
        </w:r>
      </w:ins>
    </w:p>
    <w:p>
      <w:pPr>
        <w:pStyle w:val="Normal"/>
        <w:spacing w:before="0" w:after="0"/>
        <w:ind w:firstLine="737" w:left="0" w:right="0"/>
        <w:contextualSpacing/>
        <w:jc w:val="both"/>
        <w:rPr>
          <w:b w:val="false"/>
          <w:bCs w:val="false"/>
          <w:ins w:id="979" w:author="Autor desconhecido" w:date="2024-05-11T10:45:40Z"/>
        </w:rPr>
      </w:pPr>
      <w:ins w:id="978" w:author="Autor desconhecido" w:date="2024-05-11T10:45:40Z">
        <w:r>
          <w:rPr>
            <w:b w:val="false"/>
            <w:bCs w:val="false"/>
          </w:rPr>
          <w:t>Entretanto, consideremos por hora a existência de livre arbítrio como atributo da inteligência humana, mas sujeito ao determinismo das leis universais da natureza. Assim ambos podem coexistir, um sobre o controle parcial do outro. O livre arbítrio não me permite a escolha de não morrer, mas permite escolher que roupa vou vestir amanhã, que seja para meu funeral. Ironizo.</w:t>
        </w:r>
      </w:ins>
    </w:p>
    <w:p>
      <w:pPr>
        <w:pStyle w:val="Normal"/>
        <w:spacing w:before="0" w:after="0"/>
        <w:ind w:firstLine="737" w:left="0" w:right="0"/>
        <w:contextualSpacing/>
        <w:jc w:val="both"/>
        <w:rPr>
          <w:b w:val="false"/>
          <w:bCs w:val="false"/>
          <w:ins w:id="985" w:author="Autor desconhecido" w:date="2024-05-11T10:45:40Z"/>
        </w:rPr>
      </w:pPr>
      <w:ins w:id="980" w:author="Autor desconhecido" w:date="2024-05-11T10:45:40Z">
        <w:r>
          <w:rPr>
            <w:b w:val="false"/>
            <w:bCs w:val="false"/>
          </w:rPr>
          <w:t>Assim, todos estamos acostumados a nos submete</w:t>
        </w:r>
      </w:ins>
      <w:ins w:id="981" w:author="Autor desconhecido" w:date="2024-05-11T10:45:40Z">
        <w:r>
          <w:rPr>
            <w:b w:val="false"/>
            <w:bCs w:val="false"/>
          </w:rPr>
          <w:t>r</w:t>
        </w:r>
      </w:ins>
      <w:ins w:id="982" w:author="Autor desconhecido" w:date="2024-05-11T10:45:40Z">
        <w:r>
          <w:rPr>
            <w:b w:val="false"/>
            <w:bCs w:val="false"/>
          </w:rPr>
          <w:t xml:space="preserve"> naturalmente as leis da física no domínio do espaço-tempo. Por outro lado acabamos de questionar o domínio do tempo no campo mental com as considerações que colocamos logo acima, um tempinho atrás, </w:t>
        </w:r>
      </w:ins>
      <w:ins w:id="983" w:author="Autor desconhecido" w:date="2024-05-11T10:45:40Z">
        <w:r>
          <w:rPr>
            <w:b w:val="false"/>
            <w:bCs w:val="false"/>
          </w:rPr>
          <w:t>n</w:t>
        </w:r>
      </w:ins>
      <w:ins w:id="984" w:author="Autor desconhecido" w:date="2024-05-11T10:45:40Z">
        <w:r>
          <w:rPr>
            <w:b w:val="false"/>
            <w:bCs w:val="false"/>
          </w:rPr>
          <w:t>esse mesmo tópico.</w:t>
        </w:r>
      </w:ins>
    </w:p>
    <w:p>
      <w:pPr>
        <w:pStyle w:val="Normal"/>
        <w:spacing w:before="0" w:after="0"/>
        <w:ind w:firstLine="737" w:left="0" w:right="0"/>
        <w:contextualSpacing/>
        <w:jc w:val="both"/>
        <w:rPr>
          <w:b w:val="false"/>
          <w:bCs w:val="false"/>
          <w:ins w:id="987" w:author="Autor desconhecido" w:date="2024-05-11T10:45:40Z"/>
        </w:rPr>
      </w:pPr>
      <w:ins w:id="986" w:author="Autor desconhecido" w:date="2024-05-11T10:45:40Z">
        <w:r>
          <w:rPr>
            <w:b w:val="false"/>
            <w:bCs w:val="false"/>
          </w:rPr>
          <w:t>Cogitamos a possibilidade de nossa mente poder funcionar em um nível mais profundo algo fora dos domínios do tempo conforme o concebemos na dimensão da matéria, onde trouxe minhas próprias experiências de premonição a partir dos sonhos. Nessas experiências percebemos a quebra dos limites entre passado, presente e futuro.</w:t>
        </w:r>
      </w:ins>
    </w:p>
    <w:p>
      <w:pPr>
        <w:pStyle w:val="Normal"/>
        <w:spacing w:before="0" w:after="0"/>
        <w:ind w:firstLine="737" w:left="0" w:right="0"/>
        <w:contextualSpacing/>
        <w:jc w:val="both"/>
        <w:rPr>
          <w:b w:val="false"/>
          <w:bCs w:val="false"/>
          <w:ins w:id="991" w:author="Autor desconhecido" w:date="2024-05-11T10:45:40Z"/>
        </w:rPr>
      </w:pPr>
      <w:ins w:id="988" w:author="Autor desconhecido" w:date="2024-05-11T10:45:40Z">
        <w:r>
          <w:rPr>
            <w:b w:val="false"/>
            <w:bCs w:val="false"/>
          </w:rPr>
          <w:t>Isso posto, surge a discussão que de fato quero trazer aqui. Se podemos com nosso livre arbítrio projetar o futuro e considerando a possibilidade de quebra das barreiras entre presente e futuro, surge a questão: “</w:t>
        </w:r>
      </w:ins>
      <w:ins w:id="989" w:author="Autor desconhecido" w:date="2024-05-11T10:45:40Z">
        <w:r>
          <w:rPr>
            <w:b/>
            <w:bCs/>
          </w:rPr>
          <w:t>O futuro pode mudar o presente?</w:t>
        </w:r>
      </w:ins>
      <w:ins w:id="990" w:author="Autor desconhecido" w:date="2024-05-11T10:45:40Z">
        <w:r>
          <w:rPr>
            <w:b w:val="false"/>
            <w:bCs w:val="false"/>
          </w:rPr>
          <w:t>”</w:t>
        </w:r>
      </w:ins>
    </w:p>
    <w:p>
      <w:pPr>
        <w:pStyle w:val="Normal"/>
        <w:spacing w:before="0" w:after="0"/>
        <w:ind w:firstLine="737" w:left="0" w:right="0"/>
        <w:contextualSpacing/>
        <w:jc w:val="both"/>
        <w:rPr>
          <w:b w:val="false"/>
          <w:bCs w:val="false"/>
          <w:ins w:id="995" w:author="Autor desconhecido" w:date="2024-05-11T10:45:40Z"/>
        </w:rPr>
      </w:pPr>
      <w:ins w:id="992" w:author="Autor desconhecido" w:date="2024-05-11T10:45:40Z">
        <w:r>
          <w:rPr>
            <w:b w:val="false"/>
            <w:bCs w:val="false"/>
          </w:rPr>
          <w:t xml:space="preserve">Ria-se você, caro leitor, à vontade. Eu respeito! Mas depois retorne e se permita também continuar lendo. Pelo menos para ver onde vai dar essa discussão. Vale a pena! Pelo menos servirá de momento de descontração como um breve recreio em nossa discussão mais </w:t>
        </w:r>
      </w:ins>
      <w:ins w:id="993" w:author="Autor desconhecido" w:date="2024-05-11T10:45:40Z">
        <w:r>
          <w:rPr>
            <w:b w:val="false"/>
            <w:bCs w:val="false"/>
          </w:rPr>
          <w:t>aterrada</w:t>
        </w:r>
      </w:ins>
      <w:ins w:id="994" w:author="Autor desconhecido" w:date="2024-05-11T10:45:40Z">
        <w:r>
          <w:rPr>
            <w:b w:val="false"/>
            <w:bCs w:val="false"/>
          </w:rPr>
          <w:t>…</w:t>
        </w:r>
      </w:ins>
    </w:p>
    <w:p>
      <w:pPr>
        <w:pStyle w:val="Normal"/>
        <w:spacing w:before="0" w:after="0"/>
        <w:ind w:firstLine="737" w:left="0" w:right="0"/>
        <w:contextualSpacing/>
        <w:jc w:val="both"/>
        <w:rPr>
          <w:b w:val="false"/>
          <w:bCs w:val="false"/>
          <w:ins w:id="999" w:author="Autor desconhecido" w:date="2024-05-11T10:45:40Z"/>
        </w:rPr>
      </w:pPr>
      <w:ins w:id="996" w:author="Autor desconhecido" w:date="2024-05-11T10:45:40Z">
        <w:r>
          <w:rPr>
            <w:b w:val="false"/>
            <w:bCs w:val="false"/>
          </w:rPr>
          <w:t xml:space="preserve">Colocada assim a questão parece estranha, mas é apenas uma questão de relatividade dos pontos de vista, conforme defende Einstein em suas teorias da relatividade. Tudo depende do ponto de </w:t>
        </w:r>
      </w:ins>
      <w:ins w:id="997" w:author="Autor desconhecido" w:date="2024-05-11T10:45:40Z">
        <w:r>
          <w:rPr>
            <w:b w:val="false"/>
            <w:bCs w:val="false"/>
          </w:rPr>
          <w:t>referência</w:t>
        </w:r>
      </w:ins>
      <w:ins w:id="998" w:author="Autor desconhecido" w:date="2024-05-11T10:45:40Z">
        <w:r>
          <w:rPr>
            <w:b w:val="false"/>
            <w:bCs w:val="false"/>
          </w:rPr>
          <w:t>.</w:t>
        </w:r>
      </w:ins>
    </w:p>
    <w:p>
      <w:pPr>
        <w:pStyle w:val="Normal"/>
        <w:spacing w:before="0" w:after="0"/>
        <w:contextualSpacing/>
        <w:rPr>
          <w:ins w:id="1003" w:author="Autor desconhecido" w:date="2024-05-11T10:45:40Z"/>
        </w:rPr>
      </w:pPr>
      <w:ins w:id="1000" w:author="Autor desconhecido" w:date="2024-05-11T10:45:40Z">
        <w:r>
          <w:rPr>
            <w:b w:val="false"/>
            <w:bCs w:val="false"/>
          </w:rPr>
          <w:t xml:space="preserve">As discussões filosóficas de viagem no tempo abordam essa questão em infindáveis proposições com paradoxos relevantes e importantes. A maioria delas já deve ter sido abordada em algum romance, </w:t>
        </w:r>
      </w:ins>
      <w:ins w:id="1001" w:author="Autor desconhecido" w:date="2024-05-11T10:45:40Z">
        <w:r>
          <w:rPr>
            <w:b w:val="false"/>
            <w:bCs w:val="false"/>
          </w:rPr>
          <w:t>série de TV</w:t>
        </w:r>
      </w:ins>
      <w:ins w:id="1002" w:author="Autor desconhecido" w:date="2024-05-11T10:45:40Z">
        <w:r>
          <w:rPr>
            <w:b w:val="false"/>
            <w:bCs w:val="false"/>
          </w:rPr>
          <w:t xml:space="preserve"> ou filme de ficção científica. </w:t>
        </w:r>
      </w:ins>
    </w:p>
    <w:p>
      <w:pPr>
        <w:pStyle w:val="Normal"/>
        <w:spacing w:before="0" w:after="0"/>
        <w:contextualSpacing/>
        <w:rPr>
          <w:ins w:id="1008" w:author="Autor desconhecido" w:date="2024-05-11T10:45:40Z"/>
        </w:rPr>
      </w:pPr>
      <w:ins w:id="1004" w:author="Autor desconhecido" w:date="2024-05-11T10:45:40Z">
        <w:r>
          <w:rPr>
            <w:b w:val="false"/>
            <w:bCs w:val="false"/>
          </w:rPr>
          <w:t>Alguém já listou dezenas deles: Paradoxo</w:t>
        </w:r>
      </w:ins>
      <w:ins w:id="1005" w:author="Autor desconhecido" w:date="2024-05-11T10:45:40Z">
        <w:r>
          <w:rPr>
            <w:b w:val="false"/>
            <w:bCs w:val="false"/>
          </w:rPr>
          <w:t>s</w:t>
        </w:r>
      </w:ins>
      <w:ins w:id="1006" w:author="Autor desconhecido" w:date="2024-05-11T10:45:40Z">
        <w:r>
          <w:rPr>
            <w:b w:val="false"/>
            <w:bCs w:val="false"/>
          </w:rPr>
          <w:t xml:space="preserve"> do Avô, das Linhas de Tempo Alternativas, dos Loops de Informação, da Acumulação, da Causa e Efeito, do Deslocamento em Trânsito, da História Retroativa, dos Loops Sexuais, da Descontinuidade, Final, Lei dos  s Menores, da Fraude,   da Duplicação, da Alteração da História, da Propagação, dos Loops de Objetos e Pessoas, dos Loops de Repetição, Genético, da Duplicação Cumulativa, Metabólico, da Substituição Temporal,   Mnemônico, do Continuum, LTA Quântica (Linha de Tempo Alternativa Quântica), do Observador Ativo</w:t>
        </w:r>
      </w:ins>
      <w:r>
        <w:rPr>
          <w:b w:val="false"/>
          <w:bCs w:val="false"/>
        </w:rPr>
        <w:t>(17)</w:t>
      </w:r>
      <w:ins w:id="1007" w:author="Autor desconhecido" w:date="2024-05-11T10:45:40Z">
        <w:r>
          <w:rPr>
            <w:b w:val="false"/>
            <w:bCs w:val="false"/>
          </w:rPr>
          <w:t>.</w:t>
        </w:r>
      </w:ins>
    </w:p>
    <w:p>
      <w:pPr>
        <w:pStyle w:val="Normal"/>
        <w:spacing w:before="0" w:after="0"/>
        <w:ind w:firstLine="737" w:left="0" w:right="0"/>
        <w:contextualSpacing/>
        <w:jc w:val="both"/>
        <w:rPr>
          <w:b w:val="false"/>
          <w:bCs w:val="false"/>
          <w:ins w:id="1010" w:author="Autor desconhecido" w:date="2024-05-11T10:45:40Z"/>
        </w:rPr>
      </w:pPr>
      <w:ins w:id="1009" w:author="Autor desconhecido" w:date="2024-05-11T10:45:40Z">
        <w:r>
          <w:rPr>
            <w:b w:val="false"/>
            <w:bCs w:val="false"/>
          </w:rPr>
          <w:t>Bem. Não estamos tratando aqui de viajar no tempo em si, mas do futuro interferir no presente, implicando quase da mesma forma em alguns desses paradoxos dependendo da abordagem que se empregar.</w:t>
        </w:r>
      </w:ins>
    </w:p>
    <w:p>
      <w:pPr>
        <w:pStyle w:val="Normal"/>
        <w:spacing w:before="0" w:after="0"/>
        <w:ind w:firstLine="737" w:left="0" w:right="0"/>
        <w:contextualSpacing/>
        <w:jc w:val="both"/>
        <w:rPr>
          <w:b w:val="false"/>
          <w:bCs w:val="false"/>
          <w:ins w:id="1016" w:author="Autor desconhecido" w:date="2024-05-11T10:45:40Z"/>
        </w:rPr>
      </w:pPr>
      <w:ins w:id="1011" w:author="Autor desconhecido" w:date="2024-05-11T10:45:40Z">
        <w:r>
          <w:rPr>
            <w:b w:val="false"/>
            <w:bCs w:val="false"/>
          </w:rPr>
          <w:t>Sejamos um pouco menos contundentes. Analisando as experiências de premonição pelo</w:t>
        </w:r>
      </w:ins>
      <w:ins w:id="1012" w:author="Autor desconhecido" w:date="2024-05-11T10:45:40Z">
        <w:r>
          <w:rPr>
            <w:b w:val="false"/>
            <w:bCs w:val="false"/>
          </w:rPr>
          <w:t>s</w:t>
        </w:r>
      </w:ins>
      <w:ins w:id="1013" w:author="Autor desconhecido" w:date="2024-05-11T10:45:40Z">
        <w:r>
          <w:rPr>
            <w:b w:val="false"/>
            <w:bCs w:val="false"/>
          </w:rPr>
          <w:t xml:space="preserve"> sonho</w:t>
        </w:r>
      </w:ins>
      <w:ins w:id="1014" w:author="Autor desconhecido" w:date="2024-05-11T10:45:40Z">
        <w:r>
          <w:rPr>
            <w:b w:val="false"/>
            <w:bCs w:val="false"/>
          </w:rPr>
          <w:t>s</w:t>
        </w:r>
      </w:ins>
      <w:ins w:id="1015" w:author="Autor desconhecido" w:date="2024-05-11T10:45:40Z">
        <w:r>
          <w:rPr>
            <w:b w:val="false"/>
            <w:bCs w:val="false"/>
          </w:rPr>
          <w:t xml:space="preserve"> que reportei, vamos colocar a situação olhando sobre essa perspectiva, mudando assim a relatividade temporal.</w:t>
        </w:r>
      </w:ins>
    </w:p>
    <w:p>
      <w:pPr>
        <w:pStyle w:val="Normal"/>
        <w:spacing w:before="0" w:after="0"/>
        <w:ind w:firstLine="737" w:left="0" w:right="0"/>
        <w:contextualSpacing/>
        <w:jc w:val="both"/>
        <w:rPr>
          <w:b w:val="false"/>
          <w:bCs w:val="false"/>
          <w:ins w:id="1025" w:author="Autor desconhecido" w:date="2024-05-11T10:45:40Z"/>
        </w:rPr>
      </w:pPr>
      <w:ins w:id="1017" w:author="Autor desconhecido" w:date="2024-05-11T10:45:40Z">
        <w:r>
          <w:rPr>
            <w:b/>
            <w:bCs/>
          </w:rPr>
          <w:t xml:space="preserve">Reportei que tive acesso à projeções </w:t>
        </w:r>
      </w:ins>
      <w:ins w:id="1018" w:author="Autor desconhecido" w:date="2024-05-11T10:45:40Z">
        <w:r>
          <w:rPr>
            <w:b/>
            <w:bCs/>
          </w:rPr>
          <w:t>oriunda</w:t>
        </w:r>
      </w:ins>
      <w:ins w:id="1019" w:author="Autor desconhecido" w:date="2024-05-11T10:45:40Z">
        <w:r>
          <w:rPr>
            <w:b/>
            <w:bCs/>
          </w:rPr>
          <w:t>s</w:t>
        </w:r>
      </w:ins>
      <w:ins w:id="1020" w:author="Autor desconhecido" w:date="2024-05-11T10:45:40Z">
        <w:r>
          <w:rPr>
            <w:b/>
            <w:bCs/>
          </w:rPr>
          <w:t xml:space="preserve"> </w:t>
        </w:r>
      </w:ins>
      <w:ins w:id="1021" w:author="Autor desconhecido" w:date="2024-05-11T10:45:40Z">
        <w:r>
          <w:rPr>
            <w:b/>
            <w:bCs/>
          </w:rPr>
          <w:t xml:space="preserve">do futuro em três ocasiões. Na visita a Santa Barbara d'Oeste, na visita a feira de tecnologia </w:t>
        </w:r>
      </w:ins>
      <w:ins w:id="1022" w:author="Autor desconhecido" w:date="2024-05-11T10:45:40Z">
        <w:r>
          <w:rPr>
            <w:b/>
            <w:bCs/>
          </w:rPr>
          <w:t>no Anhembi</w:t>
        </w:r>
      </w:ins>
      <w:ins w:id="1023" w:author="Autor desconhecido" w:date="2024-05-11T10:45:40Z">
        <w:r>
          <w:rPr>
            <w:b/>
            <w:bCs/>
          </w:rPr>
          <w:t xml:space="preserve"> e no encontro com minha filha antes de seu nascimento.</w:t>
        </w:r>
      </w:ins>
      <w:ins w:id="1024" w:author="Autor desconhecido" w:date="2024-05-11T10:45:40Z">
        <w:r>
          <w:rPr>
            <w:b w:val="false"/>
            <w:bCs w:val="false"/>
          </w:rPr>
          <w:t xml:space="preserve"> </w:t>
        </w:r>
      </w:ins>
    </w:p>
    <w:p>
      <w:pPr>
        <w:pStyle w:val="Normal"/>
        <w:spacing w:before="0" w:after="0"/>
        <w:ind w:firstLine="737" w:left="0" w:right="0"/>
        <w:contextualSpacing/>
        <w:jc w:val="both"/>
        <w:rPr>
          <w:b w:val="false"/>
          <w:bCs w:val="false"/>
          <w:ins w:id="1035" w:author="Autor desconhecido" w:date="2024-05-11T10:45:40Z"/>
        </w:rPr>
      </w:pPr>
      <w:ins w:id="1026" w:author="Autor desconhecido" w:date="2024-05-11T10:45:40Z">
        <w:r>
          <w:rPr>
            <w:b w:val="false"/>
            <w:bCs w:val="false"/>
          </w:rPr>
          <w:t xml:space="preserve">Nos dois primeiros exemplos a constatação entre o fenômeno de </w:t>
        </w:r>
      </w:ins>
      <w:ins w:id="1027" w:author="Autor desconhecido" w:date="2024-05-11T10:45:40Z">
        <w:r>
          <w:rPr>
            <w:b w:val="false"/>
            <w:bCs w:val="false"/>
          </w:rPr>
          <w:t xml:space="preserve">sonho </w:t>
        </w:r>
      </w:ins>
      <w:ins w:id="1028" w:author="Autor desconhecido" w:date="2024-05-11T10:45:40Z">
        <w:r>
          <w:rPr>
            <w:b w:val="false"/>
            <w:bCs w:val="false"/>
          </w:rPr>
          <w:t>premoni</w:t>
        </w:r>
      </w:ins>
      <w:ins w:id="1029" w:author="Autor desconhecido" w:date="2024-05-11T10:45:40Z">
        <w:r>
          <w:rPr>
            <w:b w:val="false"/>
            <w:bCs w:val="false"/>
          </w:rPr>
          <w:t>tório</w:t>
        </w:r>
      </w:ins>
      <w:ins w:id="1030" w:author="Autor desconhecido" w:date="2024-05-11T10:45:40Z">
        <w:r>
          <w:rPr>
            <w:b w:val="false"/>
            <w:bCs w:val="false"/>
          </w:rPr>
          <w:t xml:space="preserve"> e o acontecimento foram de poucas horas, o que não me deixou margem, nem motivos, </w:t>
        </w:r>
      </w:ins>
      <w:ins w:id="1031" w:author="Autor desconhecido" w:date="2024-05-11T10:45:40Z">
        <w:r>
          <w:rPr>
            <w:b w:val="false"/>
            <w:bCs w:val="false"/>
          </w:rPr>
          <w:t xml:space="preserve">nem maturidade </w:t>
        </w:r>
      </w:ins>
      <w:ins w:id="1032" w:author="Autor desconhecido" w:date="2024-05-11T10:45:40Z">
        <w:r>
          <w:rPr>
            <w:b w:val="false"/>
            <w:bCs w:val="false"/>
          </w:rPr>
          <w:t xml:space="preserve">para sequer desconfiar do que estava por acontecer durante o período de tempo entre o sonho e o desdobramento de acontecimentos que só me chamaram a atenção durante ao que chamarei de reverberação do sonho na realidade. Nessas duas circunstâncias não houve motivo nem possibilidade de a projeção que, digamos, “veio do futuro” causar algum efeito </w:t>
        </w:r>
      </w:ins>
      <w:ins w:id="1033" w:author="Autor desconhecido" w:date="2024-05-11T10:45:40Z">
        <w:r>
          <w:rPr>
            <w:b w:val="false"/>
            <w:bCs w:val="false"/>
          </w:rPr>
          <w:t>perceptível</w:t>
        </w:r>
      </w:ins>
      <w:ins w:id="1034" w:author="Autor desconhecido" w:date="2024-05-11T10:45:40Z">
        <w:r>
          <w:rPr>
            <w:b w:val="false"/>
            <w:bCs w:val="false"/>
          </w:rPr>
          <w:t xml:space="preserve"> no período presente entre o momento do sonho e a constatação na realidade de forma realmente importante.</w:t>
        </w:r>
      </w:ins>
    </w:p>
    <w:p>
      <w:pPr>
        <w:pStyle w:val="Normal"/>
        <w:spacing w:before="0" w:after="0"/>
        <w:ind w:firstLine="737" w:left="0" w:right="0"/>
        <w:contextualSpacing/>
        <w:jc w:val="both"/>
        <w:rPr>
          <w:b w:val="false"/>
          <w:bCs w:val="false"/>
          <w:ins w:id="1039" w:author="Autor desconhecido" w:date="2024-05-11T10:45:40Z"/>
        </w:rPr>
      </w:pPr>
      <w:ins w:id="1036" w:author="Autor desconhecido" w:date="2024-05-11T10:45:40Z">
        <w:r>
          <w:rPr>
            <w:b w:val="false"/>
            <w:bCs w:val="false"/>
          </w:rPr>
          <w:t xml:space="preserve">Interessante ressaltar e repetir que em ambos os casos os desdobramentos mecanicistas da realidade se apresentaram exatamente na mesma sequência e perfeição de sincronismo entre sonho e a </w:t>
        </w:r>
      </w:ins>
      <w:ins w:id="1037" w:author="Autor desconhecido" w:date="2024-05-11T10:45:40Z">
        <w:r>
          <w:rPr>
            <w:b w:val="false"/>
            <w:bCs w:val="false"/>
          </w:rPr>
          <w:t>vivência</w:t>
        </w:r>
      </w:ins>
      <w:ins w:id="1038" w:author="Autor desconhecido" w:date="2024-05-11T10:45:40Z">
        <w:r>
          <w:rPr>
            <w:b w:val="false"/>
            <w:bCs w:val="false"/>
          </w:rPr>
          <w:t xml:space="preserve"> do acontecimento na realidade, configurando um processo de premonição perfeito.</w:t>
        </w:r>
      </w:ins>
    </w:p>
    <w:p>
      <w:pPr>
        <w:pStyle w:val="Normal"/>
        <w:spacing w:before="0" w:after="0"/>
        <w:ind w:firstLine="737" w:left="0" w:right="0"/>
        <w:contextualSpacing/>
        <w:jc w:val="both"/>
        <w:rPr>
          <w:b w:val="false"/>
          <w:bCs w:val="false"/>
          <w:ins w:id="1043" w:author="Autor desconhecido" w:date="2024-05-11T10:45:40Z"/>
        </w:rPr>
      </w:pPr>
      <w:ins w:id="1040" w:author="Autor desconhecido" w:date="2024-05-11T10:45:40Z">
        <w:r>
          <w:rPr>
            <w:b w:val="false"/>
            <w:bCs w:val="false"/>
          </w:rPr>
          <w:t xml:space="preserve">Entretanto o leitor há de se lembrar que em ambos os casos reportei mudanças </w:t>
        </w:r>
      </w:ins>
      <w:ins w:id="1041" w:author="Autor desconhecido" w:date="2024-05-11T10:45:40Z">
        <w:r>
          <w:rPr>
            <w:b w:val="false"/>
            <w:bCs w:val="false"/>
          </w:rPr>
          <w:t xml:space="preserve">e perplexidade </w:t>
        </w:r>
      </w:ins>
      <w:ins w:id="1042" w:author="Autor desconhecido" w:date="2024-05-11T10:45:40Z">
        <w:r>
          <w:rPr>
            <w:b w:val="false"/>
            <w:bCs w:val="false"/>
          </w:rPr>
          <w:t>em meus processos mentais, naturalmente causados pela admiração pela “esquisitice” do acontecimento.</w:t>
        </w:r>
      </w:ins>
    </w:p>
    <w:p>
      <w:pPr>
        <w:pStyle w:val="Normal"/>
        <w:spacing w:before="0" w:after="0"/>
        <w:ind w:firstLine="737" w:left="0" w:right="0"/>
        <w:contextualSpacing/>
        <w:jc w:val="both"/>
        <w:rPr>
          <w:b w:val="false"/>
          <w:bCs w:val="false"/>
          <w:ins w:id="1047" w:author="Autor desconhecido" w:date="2024-05-11T10:45:40Z"/>
        </w:rPr>
      </w:pPr>
      <w:ins w:id="1044" w:author="Autor desconhecido" w:date="2024-05-11T10:45:40Z">
        <w:r>
          <w:rPr>
            <w:b w:val="false"/>
            <w:bCs w:val="false"/>
          </w:rPr>
          <w:t xml:space="preserve">No caso de Santa Barbara, cheguei a interferir, criando uma situação de diálogo com meu </w:t>
        </w:r>
      </w:ins>
      <w:ins w:id="1045" w:author="Autor desconhecido" w:date="2024-05-11T10:45:40Z">
        <w:r>
          <w:rPr>
            <w:b w:val="false"/>
            <w:bCs w:val="false"/>
          </w:rPr>
          <w:t>p</w:t>
        </w:r>
      </w:ins>
      <w:ins w:id="1046" w:author="Autor desconhecido" w:date="2024-05-11T10:45:40Z">
        <w:r>
          <w:rPr>
            <w:b w:val="false"/>
            <w:bCs w:val="false"/>
          </w:rPr>
          <w:t>ai que não fazia parte do sonho, mas que “coincidentemente” não causou nenhuma alteração nos acontecimentos “mecânicos”.</w:t>
        </w:r>
      </w:ins>
    </w:p>
    <w:p>
      <w:pPr>
        <w:pStyle w:val="Normal"/>
        <w:spacing w:before="0" w:after="0"/>
        <w:ind w:firstLine="737" w:left="0" w:right="0"/>
        <w:contextualSpacing/>
        <w:jc w:val="both"/>
        <w:rPr>
          <w:b w:val="false"/>
          <w:bCs w:val="false"/>
          <w:ins w:id="1059" w:author="Autor desconhecido" w:date="2024-05-11T10:45:40Z"/>
        </w:rPr>
      </w:pPr>
      <w:ins w:id="1048" w:author="Autor desconhecido" w:date="2024-05-11T10:45:40Z">
        <w:r>
          <w:rPr>
            <w:b w:val="false"/>
            <w:bCs w:val="false"/>
          </w:rPr>
          <w:t xml:space="preserve">O mesmo ocorreu no caso do encontro com a moça do Anhembi. </w:t>
        </w:r>
      </w:ins>
      <w:ins w:id="1049" w:author="Autor desconhecido" w:date="2024-05-11T10:45:40Z">
        <w:r>
          <w:rPr>
            <w:b w:val="false"/>
            <w:bCs w:val="false"/>
          </w:rPr>
          <w:t>Q</w:t>
        </w:r>
      </w:ins>
      <w:ins w:id="1050" w:author="Autor desconhecido" w:date="2024-05-11T10:45:40Z">
        <w:r>
          <w:rPr>
            <w:b w:val="false"/>
            <w:bCs w:val="false"/>
          </w:rPr>
          <w:t>uando o fato que culminou em meu dialogo com ela também mostrou diferença</w:t>
        </w:r>
      </w:ins>
      <w:ins w:id="1051" w:author="Autor desconhecido" w:date="2024-05-11T10:45:40Z">
        <w:r>
          <w:rPr>
            <w:b w:val="false"/>
            <w:bCs w:val="false"/>
          </w:rPr>
          <w:t>s</w:t>
        </w:r>
      </w:ins>
      <w:ins w:id="1052" w:author="Autor desconhecido" w:date="2024-05-11T10:45:40Z">
        <w:r>
          <w:rPr>
            <w:b w:val="false"/>
            <w:bCs w:val="false"/>
          </w:rPr>
          <w:t xml:space="preserve"> entre sonho e realidade. Ambas alterações for</w:t>
        </w:r>
      </w:ins>
      <w:ins w:id="1053" w:author="Autor desconhecido" w:date="2024-05-11T10:45:40Z">
        <w:r>
          <w:rPr>
            <w:b w:val="false"/>
            <w:bCs w:val="false"/>
          </w:rPr>
          <w:t>a</w:t>
        </w:r>
      </w:ins>
      <w:ins w:id="1054" w:author="Autor desconhecido" w:date="2024-05-11T10:45:40Z">
        <w:r>
          <w:rPr>
            <w:b w:val="false"/>
            <w:bCs w:val="false"/>
          </w:rPr>
          <w:t>m causadas pela simples con</w:t>
        </w:r>
      </w:ins>
      <w:ins w:id="1055" w:author="Autor desconhecido" w:date="2024-05-11T10:45:40Z">
        <w:r>
          <w:rPr>
            <w:b w:val="false"/>
            <w:bCs w:val="false"/>
          </w:rPr>
          <w:t>s</w:t>
        </w:r>
      </w:ins>
      <w:ins w:id="1056" w:author="Autor desconhecido" w:date="2024-05-11T10:45:40Z">
        <w:r>
          <w:rPr>
            <w:b w:val="false"/>
            <w:bCs w:val="false"/>
          </w:rPr>
          <w:t xml:space="preserve">tatação e admiração pelo fenômeno em questão. Ainda acrescento, no caso da moça houve uma interessante participação </w:t>
        </w:r>
      </w:ins>
      <w:ins w:id="1057" w:author="Autor desconhecido" w:date="2024-05-11T10:45:40Z">
        <w:r>
          <w:rPr>
            <w:b w:val="false"/>
            <w:bCs w:val="false"/>
          </w:rPr>
          <w:t xml:space="preserve">que suponho tenha sido </w:t>
        </w:r>
      </w:ins>
      <w:ins w:id="1058" w:author="Autor desconhecido" w:date="2024-05-11T10:45:40Z">
        <w:r>
          <w:rPr>
            <w:b w:val="false"/>
            <w:bCs w:val="false"/>
          </w:rPr>
          <w:t>uma terceira mente que influenciou, como que garantindo o desdobramento em equidade “mecanicista” entre sonho e realidade.</w:t>
        </w:r>
      </w:ins>
    </w:p>
    <w:p>
      <w:pPr>
        <w:pStyle w:val="Normal"/>
        <w:spacing w:before="0" w:after="0"/>
        <w:ind w:firstLine="737" w:left="0" w:right="0"/>
        <w:contextualSpacing/>
        <w:jc w:val="both"/>
        <w:rPr>
          <w:b w:val="false"/>
          <w:bCs w:val="false"/>
          <w:ins w:id="1067" w:author="Autor desconhecido" w:date="2024-05-11T10:45:40Z"/>
        </w:rPr>
      </w:pPr>
      <w:ins w:id="1060" w:author="Autor desconhecido" w:date="2024-05-11T10:45:40Z">
        <w:r>
          <w:rPr>
            <w:b w:val="false"/>
            <w:bCs w:val="false"/>
          </w:rPr>
          <w:t>Lembre-se que, principalmente no segundo caso, havia</w:t>
        </w:r>
      </w:ins>
      <w:ins w:id="1061" w:author="Autor desconhecido" w:date="2024-05-11T10:45:40Z">
        <w:r>
          <w:rPr>
            <w:b w:val="false"/>
            <w:bCs w:val="false"/>
          </w:rPr>
          <w:t>m</w:t>
        </w:r>
      </w:ins>
      <w:ins w:id="1062" w:author="Autor desconhecido" w:date="2024-05-11T10:45:40Z">
        <w:r>
          <w:rPr>
            <w:b w:val="false"/>
            <w:bCs w:val="false"/>
          </w:rPr>
          <w:t xml:space="preserve"> centenas de pessoas de certa forma envolvidas e que não perturbaram de forma alguma o desenrolar dos acontecimentos. É incrível perceber que aquelas centenas de pessoas, levantaram mais cedo pela manhã, discorreram cada um com suas vidas no lar, no trânsito caótico de São Paulo e em seus afazeres durante a manhã para estarem todos lá exatamente no mesmo momento e fazendo exatamente o que eu tinha sonhado horas antes durante a madrugada do mesmo dia. Ninguém </w:t>
        </w:r>
      </w:ins>
      <w:ins w:id="1063" w:author="Autor desconhecido" w:date="2024-05-11T10:45:40Z">
        <w:r>
          <w:rPr>
            <w:b w:val="false"/>
            <w:bCs w:val="false"/>
          </w:rPr>
          <w:t>parece ter feito</w:t>
        </w:r>
      </w:ins>
      <w:ins w:id="1064" w:author="Autor desconhecido" w:date="2024-05-11T10:45:40Z">
        <w:r>
          <w:rPr>
            <w:b w:val="false"/>
            <w:bCs w:val="false"/>
          </w:rPr>
          <w:t xml:space="preserve"> uso de seu livre arbítrio e resolv</w:t>
        </w:r>
      </w:ins>
      <w:ins w:id="1065" w:author="Autor desconhecido" w:date="2024-05-11T10:45:40Z">
        <w:r>
          <w:rPr>
            <w:b w:val="false"/>
            <w:bCs w:val="false"/>
          </w:rPr>
          <w:t>ido</w:t>
        </w:r>
      </w:ins>
      <w:ins w:id="1066" w:author="Autor desconhecido" w:date="2024-05-11T10:45:40Z">
        <w:r>
          <w:rPr>
            <w:b w:val="false"/>
            <w:bCs w:val="false"/>
          </w:rPr>
          <w:t xml:space="preserve"> mudar de ideia entre o momento do sonho e a realidade vivencial e não estar ali. Muito embora aceitamos que estavam ali porque escolheram…</w:t>
        </w:r>
      </w:ins>
    </w:p>
    <w:p>
      <w:pPr>
        <w:pStyle w:val="Normal"/>
        <w:spacing w:before="0" w:after="0"/>
        <w:ind w:firstLine="737" w:left="0" w:right="0"/>
        <w:contextualSpacing/>
        <w:jc w:val="both"/>
        <w:rPr>
          <w:b w:val="false"/>
          <w:bCs w:val="false"/>
          <w:ins w:id="1069" w:author="Autor desconhecido" w:date="2024-05-11T10:45:40Z"/>
        </w:rPr>
      </w:pPr>
      <w:ins w:id="1068" w:author="Autor desconhecido" w:date="2024-05-11T10:45:40Z">
        <w:r>
          <w:rPr>
            <w:b w:val="false"/>
            <w:bCs w:val="false"/>
          </w:rPr>
          <w:t>Isso tende a dar um nó na cabeça. Não é mesmo? Pense que isso é como se o futuro que me apareceu em sonho “já sabia” o que todas aquelas pessoas fariam no uso de seus livre arbítrios.</w:t>
        </w:r>
      </w:ins>
    </w:p>
    <w:p>
      <w:pPr>
        <w:pStyle w:val="Normal"/>
        <w:spacing w:before="0" w:after="0"/>
        <w:ind w:firstLine="737" w:left="0" w:right="0"/>
        <w:contextualSpacing/>
        <w:jc w:val="both"/>
        <w:rPr>
          <w:b w:val="false"/>
          <w:bCs w:val="false"/>
          <w:ins w:id="1073" w:author="Autor desconhecido" w:date="2024-05-11T10:45:40Z"/>
        </w:rPr>
      </w:pPr>
      <w:ins w:id="1070" w:author="Autor desconhecido" w:date="2024-05-11T10:45:40Z">
        <w:r>
          <w:rPr>
            <w:b w:val="false"/>
            <w:bCs w:val="false"/>
          </w:rPr>
          <w:t xml:space="preserve">Oras, isso pode nos levar a questionar se não poderia acontecer como no roteiro dos filmes que tratam de premonição justamente empolgados pela possibilidade de mudança do futuro entre a premonição e o desenrolar da realidade. Ou seja, e se eu tivesse ficado apavorado durante o desenrolar dos fatos em constatação, perdesse a atenção por </w:t>
        </w:r>
      </w:ins>
      <w:ins w:id="1071" w:author="Autor desconhecido" w:date="2024-05-11T10:45:40Z">
        <w:r>
          <w:rPr>
            <w:b w:val="false"/>
            <w:bCs w:val="false"/>
          </w:rPr>
          <w:t xml:space="preserve">um </w:t>
        </w:r>
      </w:ins>
      <w:ins w:id="1072" w:author="Autor desconhecido" w:date="2024-05-11T10:45:40Z">
        <w:r>
          <w:rPr>
            <w:b w:val="false"/>
            <w:bCs w:val="false"/>
          </w:rPr>
          <w:t>instante e morresse atropelado no estacionamento do Anhembi?</w:t>
        </w:r>
      </w:ins>
    </w:p>
    <w:p>
      <w:pPr>
        <w:pStyle w:val="Normal"/>
        <w:spacing w:before="0" w:after="0"/>
        <w:ind w:firstLine="737" w:left="0" w:right="0"/>
        <w:contextualSpacing/>
        <w:jc w:val="both"/>
        <w:rPr>
          <w:b w:val="false"/>
          <w:bCs w:val="false"/>
          <w:ins w:id="1089" w:author="Autor desconhecido" w:date="2024-05-11T10:45:40Z"/>
        </w:rPr>
      </w:pPr>
      <w:ins w:id="1074" w:author="Autor desconhecido" w:date="2024-05-11T10:45:40Z">
        <w:r>
          <w:rPr>
            <w:b w:val="false"/>
            <w:bCs w:val="false"/>
          </w:rPr>
          <w:t xml:space="preserve">Realmente </w:t>
        </w:r>
      </w:ins>
      <w:ins w:id="1075" w:author="Autor desconhecido" w:date="2024-05-11T10:45:40Z">
        <w:r>
          <w:rPr>
            <w:b w:val="false"/>
            <w:bCs w:val="false"/>
          </w:rPr>
          <w:t>n</w:t>
        </w:r>
      </w:ins>
      <w:ins w:id="1076" w:author="Autor desconhecido" w:date="2024-05-11T10:45:40Z">
        <w:r>
          <w:rPr>
            <w:b w:val="false"/>
            <w:bCs w:val="false"/>
          </w:rPr>
          <w:t xml:space="preserve">ão sei explicar isso. Poderíamos até arriscar dizer que </w:t>
        </w:r>
      </w:ins>
      <w:ins w:id="1077" w:author="Autor desconhecido" w:date="2024-05-11T10:45:40Z">
        <w:r>
          <w:rPr>
            <w:b w:val="false"/>
            <w:bCs w:val="false"/>
          </w:rPr>
          <w:t xml:space="preserve">possa </w:t>
        </w:r>
      </w:ins>
      <w:ins w:id="1078" w:author="Autor desconhecido" w:date="2024-05-11T10:45:40Z">
        <w:r>
          <w:rPr>
            <w:b w:val="false"/>
            <w:bCs w:val="false"/>
          </w:rPr>
          <w:t>existi</w:t>
        </w:r>
      </w:ins>
      <w:ins w:id="1079" w:author="Autor desconhecido" w:date="2024-05-11T10:45:40Z">
        <w:r>
          <w:rPr>
            <w:b w:val="false"/>
            <w:bCs w:val="false"/>
          </w:rPr>
          <w:t>r</w:t>
        </w:r>
      </w:ins>
      <w:ins w:id="1080" w:author="Autor desconhecido" w:date="2024-05-11T10:45:40Z">
        <w:r>
          <w:rPr>
            <w:b w:val="false"/>
            <w:bCs w:val="false"/>
          </w:rPr>
          <w:t xml:space="preserve"> um certo “magnetismo” envolvendo todas as situações que forçaram de certa forma que os fatos s</w:t>
        </w:r>
      </w:ins>
      <w:ins w:id="1081" w:author="Autor desconhecido" w:date="2024-05-11T10:45:40Z">
        <w:r>
          <w:rPr>
            <w:b w:val="false"/>
            <w:bCs w:val="false"/>
          </w:rPr>
          <w:t>i</w:t>
        </w:r>
      </w:ins>
      <w:ins w:id="1082" w:author="Autor desconhecido" w:date="2024-05-11T10:45:40Z">
        <w:r>
          <w:rPr>
            <w:b w:val="false"/>
            <w:bCs w:val="false"/>
          </w:rPr>
          <w:t>g</w:t>
        </w:r>
      </w:ins>
      <w:ins w:id="1083" w:author="Autor desconhecido" w:date="2024-05-11T10:45:40Z">
        <w:r>
          <w:rPr>
            <w:b w:val="false"/>
            <w:bCs w:val="false"/>
          </w:rPr>
          <w:t>a</w:t>
        </w:r>
      </w:ins>
      <w:ins w:id="1084" w:author="Autor desconhecido" w:date="2024-05-11T10:45:40Z">
        <w:r>
          <w:rPr>
            <w:b w:val="false"/>
            <w:bCs w:val="false"/>
          </w:rPr>
          <w:t>m</w:t>
        </w:r>
      </w:ins>
      <w:ins w:id="1085" w:author="Autor desconhecido" w:date="2024-05-11T10:45:40Z">
        <w:r>
          <w:rPr>
            <w:b w:val="false"/>
            <w:bCs w:val="false"/>
          </w:rPr>
          <w:t xml:space="preserve"> como t</w:t>
        </w:r>
      </w:ins>
      <w:ins w:id="1086" w:author="Autor desconhecido" w:date="2024-05-11T10:45:40Z">
        <w:r>
          <w:rPr>
            <w:b w:val="false"/>
            <w:bCs w:val="false"/>
          </w:rPr>
          <w:t>êm</w:t>
        </w:r>
      </w:ins>
      <w:ins w:id="1087" w:author="Autor desconhecido" w:date="2024-05-11T10:45:40Z">
        <w:r>
          <w:rPr>
            <w:b w:val="false"/>
            <w:bCs w:val="false"/>
          </w:rPr>
          <w:t xml:space="preserve"> que seguir. Mas… Não consigo mesmo explicar isso. </w:t>
        </w:r>
      </w:ins>
      <w:ins w:id="1088" w:author="Autor desconhecido" w:date="2024-05-11T10:45:40Z">
        <w:r>
          <w:rPr>
            <w:b w:val="false"/>
            <w:bCs w:val="false"/>
          </w:rPr>
          <w:t>Mas também me soa estranho acreditar nesse determinismo forçado.</w:t>
        </w:r>
      </w:ins>
    </w:p>
    <w:p>
      <w:pPr>
        <w:pStyle w:val="Normal"/>
        <w:spacing w:before="0" w:after="0"/>
        <w:ind w:firstLine="737" w:left="0" w:right="0"/>
        <w:contextualSpacing/>
        <w:jc w:val="both"/>
        <w:rPr>
          <w:b w:val="false"/>
          <w:bCs w:val="false"/>
          <w:ins w:id="1102" w:author="Autor desconhecido" w:date="2024-05-11T10:45:40Z"/>
        </w:rPr>
      </w:pPr>
      <w:ins w:id="1090" w:author="Autor desconhecido" w:date="2024-05-11T10:45:40Z">
        <w:r>
          <w:rPr>
            <w:b w:val="false"/>
            <w:bCs w:val="false"/>
          </w:rPr>
          <w:t xml:space="preserve">Mais complexo ainda é o caso do sonho com minha filha, pois entre o sonho e a constatação do desenrolar dos fatos, transcorreram até 6 anos, </w:t>
        </w:r>
      </w:ins>
      <w:ins w:id="1091" w:author="Autor desconhecido" w:date="2024-05-11T10:45:40Z">
        <w:r>
          <w:rPr>
            <w:b w:val="false"/>
            <w:bCs w:val="false"/>
          </w:rPr>
          <w:t>período demorado durante o qual</w:t>
        </w:r>
      </w:ins>
      <w:ins w:id="1092" w:author="Autor desconhecido" w:date="2024-05-11T10:45:40Z">
        <w:r>
          <w:rPr>
            <w:b w:val="false"/>
            <w:bCs w:val="false"/>
          </w:rPr>
          <w:t xml:space="preserve"> tive muito tempo para remoer e refletir sobre tudo. Ainda assim, tudo se desdobrou “</w:t>
        </w:r>
      </w:ins>
      <w:ins w:id="1093" w:author="Autor desconhecido" w:date="2024-05-11T10:45:40Z">
        <w:r>
          <w:rPr>
            <w:b w:val="false"/>
            <w:bCs w:val="false"/>
            <w:i/>
            <w:iCs/>
          </w:rPr>
          <w:t>ipsis litteris</w:t>
        </w:r>
      </w:ins>
      <w:ins w:id="1094" w:author="Autor desconhecido" w:date="2024-05-11T10:45:40Z">
        <w:r>
          <w:rPr>
            <w:b w:val="false"/>
            <w:bCs w:val="false"/>
          </w:rPr>
          <w:t xml:space="preserve">” como no sonho, independentemente dos efeitos que o sonho possa ter incorrido em minha percepção e conduta diante do conhecimento antecipado. </w:t>
        </w:r>
      </w:ins>
      <w:ins w:id="1095" w:author="Autor desconhecido" w:date="2024-05-11T10:45:40Z">
        <w:r>
          <w:rPr>
            <w:b w:val="false"/>
            <w:bCs w:val="false"/>
          </w:rPr>
          <w:t xml:space="preserve">Não poderia eu com meu livre arbítrio ter, por exemplo, encanado com a cicatriz na testa de </w:t>
        </w:r>
      </w:ins>
      <w:ins w:id="1096" w:author="Autor desconhecido" w:date="2024-05-11T10:45:40Z">
        <w:r>
          <w:rPr>
            <w:b w:val="false"/>
            <w:bCs w:val="false"/>
          </w:rPr>
          <w:t xml:space="preserve">minha filha </w:t>
        </w:r>
      </w:ins>
      <w:ins w:id="1097" w:author="Autor desconhecido" w:date="2024-05-11T10:45:40Z">
        <w:r>
          <w:rPr>
            <w:b w:val="false"/>
            <w:bCs w:val="false"/>
          </w:rPr>
          <w:t xml:space="preserve">e ter me desdobrado de forma meio maluca para evitar que ela se machucasse? </w:t>
        </w:r>
      </w:ins>
      <w:ins w:id="1098" w:author="Autor desconhecido" w:date="2024-05-11T10:45:40Z">
        <w:r>
          <w:rPr>
            <w:b w:val="false"/>
            <w:bCs w:val="false"/>
          </w:rPr>
          <w:t>Poderia</w:t>
        </w:r>
      </w:ins>
      <w:ins w:id="1099" w:author="Autor desconhecido" w:date="2024-05-11T10:45:40Z">
        <w:r>
          <w:rPr>
            <w:b w:val="false"/>
            <w:bCs w:val="false"/>
          </w:rPr>
          <w:t xml:space="preserve">, provavelmente, </w:t>
        </w:r>
      </w:ins>
      <w:ins w:id="1100" w:author="Autor desconhecido" w:date="2024-05-11T10:45:40Z">
        <w:r>
          <w:rPr>
            <w:b w:val="false"/>
            <w:bCs w:val="false"/>
          </w:rPr>
          <w:t xml:space="preserve">ter </w:t>
        </w:r>
      </w:ins>
      <w:ins w:id="1101" w:author="Autor desconhecido" w:date="2024-05-11T10:45:40Z">
        <w:r>
          <w:rPr>
            <w:b w:val="false"/>
            <w:bCs w:val="false"/>
          </w:rPr>
          <w:t>feito da infância dela um verdadeiro inferno, cheio de capacetes de proteção…</w:t>
        </w:r>
      </w:ins>
    </w:p>
    <w:p>
      <w:pPr>
        <w:pStyle w:val="Normal"/>
        <w:spacing w:before="0" w:after="0"/>
        <w:ind w:firstLine="737" w:left="0" w:right="0"/>
        <w:contextualSpacing/>
        <w:jc w:val="both"/>
        <w:rPr>
          <w:b w:val="false"/>
          <w:bCs w:val="false"/>
          <w:ins w:id="1106" w:author="Autor desconhecido" w:date="2024-05-11T10:45:40Z"/>
        </w:rPr>
      </w:pPr>
      <w:ins w:id="1103" w:author="Autor desconhecido" w:date="2024-05-11T10:45:40Z">
        <w:r>
          <w:rPr>
            <w:b w:val="false"/>
            <w:bCs w:val="false"/>
          </w:rPr>
          <w:t xml:space="preserve">Ou talvez, </w:t>
        </w:r>
      </w:ins>
      <w:ins w:id="1104" w:author="Autor desconhecido" w:date="2024-05-11T10:45:40Z">
        <w:r>
          <w:rPr>
            <w:b w:val="false"/>
            <w:bCs w:val="false"/>
          </w:rPr>
          <w:t>simplesmente</w:t>
        </w:r>
      </w:ins>
      <w:ins w:id="1105" w:author="Autor desconhecido" w:date="2024-05-11T10:45:40Z">
        <w:r>
          <w:rPr>
            <w:b w:val="false"/>
            <w:bCs w:val="false"/>
          </w:rPr>
          <w:t xml:space="preserve"> estivesse com a maturidade adequada para experimentar o fenômeno de forma natural o suficiente para deixar a vida seguir sem me forçar ou desejar “encanar” com nada disso. </w:t>
        </w:r>
      </w:ins>
    </w:p>
    <w:p>
      <w:pPr>
        <w:pStyle w:val="Normal"/>
        <w:spacing w:before="0" w:after="0"/>
        <w:ind w:firstLine="737" w:left="0" w:right="0"/>
        <w:contextualSpacing/>
        <w:jc w:val="both"/>
        <w:rPr>
          <w:b w:val="false"/>
          <w:bCs w:val="false"/>
          <w:ins w:id="1110" w:author="Autor desconhecido" w:date="2024-05-11T10:45:40Z"/>
        </w:rPr>
      </w:pPr>
      <w:ins w:id="1107" w:author="Autor desconhecido" w:date="2024-05-11T10:45:40Z">
        <w:r>
          <w:rPr>
            <w:b w:val="false"/>
            <w:bCs w:val="false"/>
          </w:rPr>
          <w:t xml:space="preserve">Oras. De fato, de alguma forma a premonição me trouxe ensejo de alterar os acontecimentos em decorrência da pré ciência dos fatos, o que de fato e de certa forma ocorreu. Primeiro obviamente no âmbito de meus pensamentos e emoções que se manifestaram diferentes, inclusive na percepção da moça do Anhembi que reconheceu também ter sonhado algo relacionado a ponto de </w:t>
        </w:r>
      </w:ins>
      <w:ins w:id="1108" w:author="Autor desconhecido" w:date="2024-05-11T10:45:40Z">
        <w:r>
          <w:rPr>
            <w:b w:val="false"/>
            <w:bCs w:val="false"/>
          </w:rPr>
          <w:t xml:space="preserve">reportar </w:t>
        </w:r>
      </w:ins>
      <w:ins w:id="1109" w:author="Autor desconhecido" w:date="2024-05-11T10:45:40Z">
        <w:r>
          <w:rPr>
            <w:b w:val="false"/>
            <w:bCs w:val="false"/>
          </w:rPr>
          <w:t xml:space="preserve">se lembrar de mim. Também nas manifestações de diálogos que ocorreram nos dois primeiros casos. </w:t>
        </w:r>
      </w:ins>
    </w:p>
    <w:p>
      <w:pPr>
        <w:pStyle w:val="Normal"/>
        <w:spacing w:before="0" w:after="0"/>
        <w:ind w:firstLine="737" w:left="0" w:right="0"/>
        <w:contextualSpacing/>
        <w:jc w:val="both"/>
        <w:rPr>
          <w:b w:val="false"/>
          <w:bCs w:val="false"/>
          <w:ins w:id="1112" w:author="Autor desconhecido" w:date="2024-05-11T10:45:40Z"/>
        </w:rPr>
      </w:pPr>
      <w:ins w:id="1111" w:author="Autor desconhecido" w:date="2024-05-11T10:45:40Z">
        <w:r>
          <w:rPr>
            <w:b w:val="false"/>
            <w:bCs w:val="false"/>
          </w:rPr>
          <w:t>Mas percebam que diferenciei essas manifestações mentais e de comunicação através do diálogo do que chamei de sincronismo e equidade mecanicista ou física mecânica. O que significa que apesar das interferências mentais e de diálogo ocorridos, os acontecimentos físicos de movimentação de pessoas e objetos, suas presenças e posicionamentos se mostraram, em minha percepção, exatamente como no sonho.</w:t>
        </w:r>
      </w:ins>
    </w:p>
    <w:p>
      <w:pPr>
        <w:pStyle w:val="Normal"/>
        <w:spacing w:before="0" w:after="0"/>
        <w:ind w:firstLine="737" w:left="0" w:right="0"/>
        <w:contextualSpacing/>
        <w:jc w:val="both"/>
        <w:rPr>
          <w:b w:val="false"/>
          <w:bCs w:val="false"/>
          <w:ins w:id="1116" w:author="Autor desconhecido" w:date="2024-05-11T10:45:40Z"/>
        </w:rPr>
      </w:pPr>
      <w:ins w:id="1113" w:author="Autor desconhecido" w:date="2024-05-11T10:45:40Z">
        <w:r>
          <w:rPr>
            <w:b w:val="false"/>
            <w:bCs w:val="false"/>
          </w:rPr>
          <w:t xml:space="preserve">Acrescento ainda que minha percepção sensorial durante o desenrolar do sonho se mostrou exacerbada. </w:t>
        </w:r>
      </w:ins>
      <w:ins w:id="1114" w:author="Autor desconhecido" w:date="2024-05-11T10:45:40Z">
        <w:r>
          <w:rPr>
            <w:b w:val="false"/>
            <w:bCs w:val="false"/>
          </w:rPr>
          <w:t>C</w:t>
        </w:r>
      </w:ins>
      <w:ins w:id="1115" w:author="Autor desconhecido" w:date="2024-05-11T10:45:40Z">
        <w:r>
          <w:rPr>
            <w:b w:val="false"/>
            <w:bCs w:val="false"/>
          </w:rPr>
          <w:t xml:space="preserve">om meus sentidos muito aguçados e até extrapolados em uma percepção e capacidade de registro bem maiores do que tenho e tive durante a vigília de vivência da realidade. Lembre-se que ainda, principalmente no caso da moça da feira, reportei alguma diferença de percepção mesmo ainda durante a experiência de constatação da premonição. </w:t>
        </w:r>
      </w:ins>
    </w:p>
    <w:p>
      <w:pPr>
        <w:pStyle w:val="Normal"/>
        <w:spacing w:before="0" w:after="0"/>
        <w:ind w:firstLine="737" w:left="0" w:right="0"/>
        <w:contextualSpacing/>
        <w:jc w:val="both"/>
        <w:rPr>
          <w:b w:val="false"/>
          <w:bCs w:val="false"/>
          <w:ins w:id="1118" w:author="Autor desconhecido" w:date="2024-05-11T10:45:40Z"/>
        </w:rPr>
      </w:pPr>
      <w:ins w:id="1117" w:author="Autor desconhecido" w:date="2024-05-11T10:45:40Z">
        <w:r>
          <w:rPr>
            <w:b w:val="false"/>
            <w:bCs w:val="false"/>
          </w:rPr>
          <w:t>Outra coisa que é preciso mencionar. É muito difícil saber se um sonho é premonitório senão a partir do momento que os fatos corroborem com o enredo do sonho. Antes disso, ele não passa de um sonho.</w:t>
        </w:r>
      </w:ins>
    </w:p>
    <w:p>
      <w:pPr>
        <w:pStyle w:val="Normal"/>
        <w:spacing w:before="0" w:after="0"/>
        <w:ind w:firstLine="737" w:left="0" w:right="0"/>
        <w:contextualSpacing/>
        <w:jc w:val="both"/>
        <w:rPr>
          <w:b w:val="false"/>
          <w:bCs w:val="false"/>
          <w:ins w:id="1120" w:author="Autor desconhecido" w:date="2024-05-11T10:45:40Z"/>
        </w:rPr>
      </w:pPr>
      <w:ins w:id="1119" w:author="Autor desconhecido" w:date="2024-05-11T10:45:40Z">
        <w:r>
          <w:rPr>
            <w:b w:val="false"/>
            <w:bCs w:val="false"/>
          </w:rPr>
        </w:r>
      </w:ins>
    </w:p>
    <w:p>
      <w:pPr>
        <w:pStyle w:val="Normal"/>
        <w:spacing w:before="0" w:after="0"/>
        <w:ind w:firstLine="737" w:left="0" w:right="0"/>
        <w:contextualSpacing/>
        <w:jc w:val="both"/>
        <w:rPr>
          <w:b w:val="false"/>
          <w:bCs w:val="false"/>
          <w:ins w:id="1126" w:author="Autor desconhecido" w:date="2024-05-11T10:45:40Z"/>
        </w:rPr>
      </w:pPr>
      <w:ins w:id="1121" w:author="Autor desconhecido" w:date="2024-05-11T10:45:40Z">
        <w:r>
          <w:rPr>
            <w:b w:val="false"/>
            <w:bCs w:val="false"/>
          </w:rPr>
          <w:t xml:space="preserve">Diante do exposto, nossa resposta para questão de o futuro ser capaz de mudar o presente não está </w:t>
        </w:r>
      </w:ins>
      <w:ins w:id="1122" w:author="Autor desconhecido" w:date="2024-05-11T10:45:40Z">
        <w:r>
          <w:rPr>
            <w:b w:val="false"/>
            <w:bCs w:val="false"/>
          </w:rPr>
          <w:t xml:space="preserve">ainda </w:t>
        </w:r>
      </w:ins>
      <w:ins w:id="1123" w:author="Autor desconhecido" w:date="2024-05-11T10:45:40Z">
        <w:r>
          <w:rPr>
            <w:b w:val="false"/>
            <w:bCs w:val="false"/>
          </w:rPr>
          <w:t xml:space="preserve">ganhando </w:t>
        </w:r>
      </w:ins>
      <w:ins w:id="1124" w:author="Autor desconhecido" w:date="2024-05-11T10:45:40Z">
        <w:r>
          <w:rPr>
            <w:b w:val="false"/>
            <w:bCs w:val="false"/>
          </w:rPr>
          <w:t xml:space="preserve">muita </w:t>
        </w:r>
      </w:ins>
      <w:ins w:id="1125" w:author="Autor desconhecido" w:date="2024-05-11T10:45:40Z">
        <w:r>
          <w:rPr>
            <w:b w:val="false"/>
            <w:bCs w:val="false"/>
          </w:rPr>
          <w:t>força.</w:t>
        </w:r>
      </w:ins>
    </w:p>
    <w:p>
      <w:pPr>
        <w:pStyle w:val="Normal"/>
        <w:spacing w:before="0" w:after="0"/>
        <w:ind w:firstLine="737" w:left="0" w:right="0"/>
        <w:contextualSpacing/>
        <w:jc w:val="both"/>
        <w:rPr>
          <w:b w:val="false"/>
          <w:bCs w:val="false"/>
          <w:ins w:id="1130" w:author="Autor desconhecido" w:date="2024-05-11T10:45:40Z"/>
        </w:rPr>
      </w:pPr>
      <w:ins w:id="1127" w:author="Autor desconhecido" w:date="2024-05-11T10:45:40Z">
        <w:r>
          <w:rPr>
            <w:b w:val="false"/>
            <w:bCs w:val="false"/>
          </w:rPr>
          <w:t xml:space="preserve">Antes de batermos o martelo, levanto ainda mais uma </w:t>
        </w:r>
      </w:ins>
      <w:ins w:id="1128" w:author="Autor desconhecido" w:date="2024-05-11T10:45:40Z">
        <w:r>
          <w:rPr>
            <w:b w:val="false"/>
            <w:bCs w:val="false"/>
          </w:rPr>
          <w:t>quest</w:t>
        </w:r>
      </w:ins>
      <w:ins w:id="1129" w:author="Autor desconhecido" w:date="2024-05-11T10:45:40Z">
        <w:r>
          <w:rPr>
            <w:b w:val="false"/>
            <w:bCs w:val="false"/>
          </w:rPr>
          <w:t>ão.</w:t>
        </w:r>
      </w:ins>
    </w:p>
    <w:p>
      <w:pPr>
        <w:pStyle w:val="Normal"/>
        <w:spacing w:before="0" w:after="0"/>
        <w:ind w:firstLine="737" w:left="0" w:right="0"/>
        <w:contextualSpacing/>
        <w:jc w:val="both"/>
        <w:rPr>
          <w:b/>
          <w:bCs/>
          <w:ins w:id="1134" w:author="Autor desconhecido" w:date="2024-05-11T10:45:40Z"/>
        </w:rPr>
      </w:pPr>
      <w:ins w:id="1131" w:author="Autor desconhecido" w:date="2024-05-11T10:45:40Z">
        <w:r>
          <w:rPr>
            <w:b/>
            <w:bCs/>
          </w:rPr>
          <w:t>O futuro já é o que será? Ou, extrapolando</w:t>
        </w:r>
      </w:ins>
      <w:ins w:id="1132" w:author="Autor desconhecido" w:date="2024-05-11T10:45:40Z">
        <w:r>
          <w:rPr>
            <w:b/>
            <w:bCs/>
          </w:rPr>
          <w:t xml:space="preserve"> </w:t>
        </w:r>
      </w:ins>
      <w:ins w:id="1133" w:author="Autor desconhecido" w:date="2024-05-11T10:45:40Z">
        <w:r>
          <w:rPr>
            <w:b/>
            <w:bCs/>
          </w:rPr>
          <w:t>ainda um pouco mais: O futuro sempre foi o que será? Imutável?</w:t>
        </w:r>
      </w:ins>
    </w:p>
    <w:p>
      <w:pPr>
        <w:pStyle w:val="Normal"/>
        <w:spacing w:before="0" w:after="0"/>
        <w:ind w:firstLine="737" w:left="0" w:right="0"/>
        <w:contextualSpacing/>
        <w:jc w:val="both"/>
        <w:rPr>
          <w:b w:val="false"/>
          <w:bCs w:val="false"/>
          <w:ins w:id="1136" w:author="Autor desconhecido" w:date="2024-05-11T10:45:40Z"/>
        </w:rPr>
      </w:pPr>
      <w:ins w:id="1135" w:author="Autor desconhecido" w:date="2024-05-11T10:45:40Z">
        <w:r>
          <w:rPr>
            <w:b w:val="false"/>
            <w:bCs w:val="false"/>
          </w:rPr>
          <w:t>Consideremos mais um pouco a visita na feira do Anhembi. Voltemos no tempo um pouco mais até a noite anterior ao episódio e consideremos um cenário possível acontecendo antes de eu ter ido dormir e sonhado com o dia seguinte.</w:t>
        </w:r>
      </w:ins>
    </w:p>
    <w:p>
      <w:pPr>
        <w:pStyle w:val="Normal"/>
        <w:spacing w:before="0" w:after="0"/>
        <w:ind w:firstLine="737" w:left="0" w:right="0"/>
        <w:contextualSpacing/>
        <w:jc w:val="both"/>
        <w:rPr>
          <w:b w:val="false"/>
          <w:bCs w:val="false"/>
          <w:ins w:id="1138" w:author="Autor desconhecido" w:date="2024-05-11T10:45:40Z"/>
        </w:rPr>
      </w:pPr>
      <w:ins w:id="1137" w:author="Autor desconhecido" w:date="2024-05-11T10:45:40Z">
        <w:r>
          <w:rPr>
            <w:b w:val="false"/>
            <w:bCs w:val="false"/>
          </w:rPr>
          <w:t>É muito provável que algumas daquelas centenas de pessoas que estariam presentes na portaria da feira no dia seguinte nem estivessem intentadas a ir a feira naquele dia. Ou por outra forma de ver, é muito provável que houvessem algumas pessoas que planejaram estar lá no dia seguinte e não foram.</w:t>
        </w:r>
      </w:ins>
    </w:p>
    <w:p>
      <w:pPr>
        <w:pStyle w:val="Normal"/>
        <w:spacing w:before="0" w:after="0"/>
        <w:ind w:firstLine="737" w:left="0" w:right="0"/>
        <w:contextualSpacing/>
        <w:jc w:val="both"/>
        <w:rPr>
          <w:b w:val="false"/>
          <w:bCs w:val="false"/>
          <w:ins w:id="1143" w:author="Autor desconhecido" w:date="2024-05-11T10:45:40Z"/>
        </w:rPr>
      </w:pPr>
      <w:ins w:id="1139" w:author="Autor desconhecido" w:date="2024-05-11T10:45:40Z">
        <w:r>
          <w:rPr>
            <w:b w:val="false"/>
            <w:bCs w:val="false"/>
          </w:rPr>
          <w:t xml:space="preserve">Eles ainda não sabiam, mas alguma coisa aconteceria na manhã do dia seguinte que os fariam mudar de opinião, para decidirem ir ou não ir à feira às 13h00 </w:t>
        </w:r>
      </w:ins>
      <w:ins w:id="1140" w:author="Autor desconhecido" w:date="2024-05-11T10:45:40Z">
        <w:r>
          <w:rPr>
            <w:b w:val="false"/>
            <w:bCs w:val="false"/>
          </w:rPr>
          <w:t>daquele dia</w:t>
        </w:r>
      </w:ins>
      <w:ins w:id="1141" w:author="Autor desconhecido" w:date="2024-05-11T10:45:40Z">
        <w:r>
          <w:rPr>
            <w:b w:val="false"/>
            <w:bCs w:val="false"/>
          </w:rPr>
          <w:t xml:space="preserve">. </w:t>
        </w:r>
      </w:ins>
      <w:ins w:id="1142" w:author="Autor desconhecido" w:date="2024-05-11T10:45:40Z">
        <w:r>
          <w:rPr>
            <w:b w:val="false"/>
            <w:bCs w:val="false"/>
          </w:rPr>
          <w:t>O filho de alguém pode ter amanhecido doente, uma reunião de outra pessoa pode ter sido cancelada, ou simplesmente alguém tenha acordado indisposto e resolvido ficar em casa.</w:t>
        </w:r>
      </w:ins>
    </w:p>
    <w:p>
      <w:pPr>
        <w:pStyle w:val="Normal"/>
        <w:spacing w:before="0" w:after="0"/>
        <w:ind w:firstLine="737" w:left="0" w:right="0"/>
        <w:contextualSpacing/>
        <w:jc w:val="both"/>
        <w:rPr>
          <w:b w:val="false"/>
          <w:bCs w:val="false"/>
          <w:ins w:id="1149" w:author="Autor desconhecido" w:date="2024-05-11T10:45:40Z"/>
        </w:rPr>
      </w:pPr>
      <w:ins w:id="1144" w:author="Autor desconhecido" w:date="2024-05-11T10:45:40Z">
        <w:r>
          <w:rPr>
            <w:b w:val="false"/>
            <w:bCs w:val="false"/>
          </w:rPr>
          <w:t xml:space="preserve">Todas as decisões devem ter sido resolvidas ou decididas pelo livre arbítrio dessas pessoas. </w:t>
        </w:r>
      </w:ins>
      <w:ins w:id="1145" w:author="Autor desconhecido" w:date="2024-05-11T10:45:40Z">
        <w:r>
          <w:rPr>
            <w:b w:val="false"/>
            <w:bCs w:val="false"/>
          </w:rPr>
          <w:t>A</w:t>
        </w:r>
      </w:ins>
      <w:ins w:id="1146" w:author="Autor desconhecido" w:date="2024-05-11T10:45:40Z">
        <w:r>
          <w:rPr>
            <w:b w:val="false"/>
            <w:bCs w:val="false"/>
          </w:rPr>
          <w:t xml:space="preserve">inda que influenciadas por fatores externos, </w:t>
        </w:r>
      </w:ins>
      <w:ins w:id="1147" w:author="Autor desconhecido" w:date="2024-05-11T10:45:40Z">
        <w:r>
          <w:rPr>
            <w:b w:val="false"/>
            <w:bCs w:val="false"/>
          </w:rPr>
          <w:t>após o meu período de sono e consequentemente após o meu sonho premonitório</w:t>
        </w:r>
      </w:ins>
      <w:ins w:id="1148" w:author="Autor desconhecido" w:date="2024-05-11T10:45:40Z">
        <w:r>
          <w:rPr>
            <w:b w:val="false"/>
            <w:bCs w:val="false"/>
          </w:rPr>
          <w:t>.</w:t>
        </w:r>
      </w:ins>
    </w:p>
    <w:p>
      <w:pPr>
        <w:pStyle w:val="Normal"/>
        <w:spacing w:before="0" w:after="0"/>
        <w:ind w:firstLine="737" w:left="0" w:right="0"/>
        <w:contextualSpacing/>
        <w:jc w:val="both"/>
        <w:rPr>
          <w:b w:val="false"/>
          <w:bCs w:val="false"/>
          <w:ins w:id="1151" w:author="Autor desconhecido" w:date="2024-05-11T10:45:40Z"/>
        </w:rPr>
      </w:pPr>
      <w:ins w:id="1150" w:author="Autor desconhecido" w:date="2024-05-11T10:45:40Z">
        <w:r>
          <w:rPr>
            <w:b w:val="false"/>
            <w:bCs w:val="false"/>
          </w:rPr>
          <w:t>Assim, como conciliar o livre arbítrio com a predição do futuro?</w:t>
        </w:r>
      </w:ins>
    </w:p>
    <w:p>
      <w:pPr>
        <w:pStyle w:val="Normal"/>
        <w:spacing w:before="0" w:after="0"/>
        <w:ind w:firstLine="737" w:left="0" w:right="0"/>
        <w:contextualSpacing/>
        <w:jc w:val="both"/>
        <w:rPr>
          <w:b w:val="false"/>
          <w:bCs w:val="false"/>
          <w:ins w:id="1155" w:author="Autor desconhecido" w:date="2024-05-11T10:45:40Z"/>
        </w:rPr>
      </w:pPr>
      <w:ins w:id="1152" w:author="Autor desconhecido" w:date="2024-05-11T10:45:40Z">
        <w:r>
          <w:rPr>
            <w:b w:val="false"/>
            <w:bCs w:val="false"/>
          </w:rPr>
          <w:t xml:space="preserve">Ou existe um determinismo que sobrepõe o livre arbítrio, o que seria um paradoxo que levaria a infindáveis discussões filosóficas. Ou não existe o livre arbítrio. Ou </w:t>
        </w:r>
      </w:ins>
      <w:ins w:id="1153" w:author="Autor desconhecido" w:date="2024-05-11T10:45:40Z">
        <w:r>
          <w:rPr>
            <w:b w:val="false"/>
            <w:bCs w:val="false"/>
          </w:rPr>
          <w:t>ainda,</w:t>
        </w:r>
      </w:ins>
      <w:ins w:id="1154" w:author="Autor desconhecido" w:date="2024-05-11T10:45:40Z">
        <w:r>
          <w:rPr>
            <w:b w:val="false"/>
            <w:bCs w:val="false"/>
          </w:rPr>
          <w:t xml:space="preserve"> existe uma combinação entre os dois.</w:t>
        </w:r>
      </w:ins>
    </w:p>
    <w:p>
      <w:pPr>
        <w:pStyle w:val="Normal"/>
        <w:spacing w:before="0" w:after="0"/>
        <w:ind w:firstLine="737" w:left="0" w:right="0"/>
        <w:contextualSpacing/>
        <w:jc w:val="both"/>
        <w:rPr>
          <w:b w:val="false"/>
          <w:bCs w:val="false"/>
          <w:ins w:id="1159" w:author="Autor desconhecido" w:date="2024-05-11T10:45:40Z"/>
        </w:rPr>
      </w:pPr>
      <w:ins w:id="1156" w:author="Autor desconhecido" w:date="2024-05-11T10:45:40Z">
        <w:r>
          <w:rPr>
            <w:b w:val="false"/>
            <w:bCs w:val="false"/>
          </w:rPr>
          <w:t xml:space="preserve">Naturalmente tendemos a cair nessa armadilha </w:t>
        </w:r>
      </w:ins>
      <w:ins w:id="1157" w:author="Autor desconhecido" w:date="2024-05-11T10:45:40Z">
        <w:r>
          <w:rPr>
            <w:b w:val="false"/>
            <w:bCs w:val="false"/>
          </w:rPr>
          <w:t>reflexiva</w:t>
        </w:r>
      </w:ins>
      <w:ins w:id="1158" w:author="Autor desconhecido" w:date="2024-05-11T10:45:40Z">
        <w:r>
          <w:rPr>
            <w:b w:val="false"/>
            <w:bCs w:val="false"/>
          </w:rPr>
          <w:t>, mas por quê?</w:t>
        </w:r>
      </w:ins>
    </w:p>
    <w:p>
      <w:pPr>
        <w:pStyle w:val="Normal"/>
        <w:spacing w:before="0" w:after="0"/>
        <w:ind w:firstLine="737" w:left="0" w:right="0"/>
        <w:contextualSpacing/>
        <w:jc w:val="both"/>
        <w:rPr>
          <w:b w:val="false"/>
          <w:bCs w:val="false"/>
          <w:ins w:id="1161" w:author="Autor desconhecido" w:date="2024-05-11T10:45:40Z"/>
        </w:rPr>
      </w:pPr>
      <w:ins w:id="1160" w:author="Autor desconhecido" w:date="2024-05-11T10:45:40Z">
        <w:r>
          <w:rPr>
            <w:b w:val="false"/>
            <w:bCs w:val="false"/>
          </w:rPr>
          <w:t>Isso acontece porque nós tendemos a considerar o futuro como uma entidade ativa, como se tivesse vida própria e fosse atuante.</w:t>
        </w:r>
      </w:ins>
    </w:p>
    <w:p>
      <w:pPr>
        <w:pStyle w:val="Normal"/>
        <w:spacing w:before="0" w:after="0"/>
        <w:ind w:firstLine="737" w:left="0" w:right="0"/>
        <w:contextualSpacing/>
        <w:jc w:val="both"/>
        <w:rPr>
          <w:b w:val="false"/>
          <w:bCs w:val="false"/>
          <w:ins w:id="1163" w:author="Autor desconhecido" w:date="2024-05-11T10:45:40Z"/>
        </w:rPr>
      </w:pPr>
      <w:ins w:id="1162" w:author="Autor desconhecido" w:date="2024-05-11T10:45:40Z">
        <w:r>
          <w:rPr>
            <w:b w:val="false"/>
            <w:bCs w:val="false"/>
          </w:rPr>
        </w:r>
      </w:ins>
    </w:p>
    <w:p>
      <w:pPr>
        <w:pStyle w:val="Normal"/>
        <w:spacing w:before="0" w:after="0"/>
        <w:ind w:firstLine="737" w:left="0" w:right="0"/>
        <w:contextualSpacing/>
        <w:jc w:val="both"/>
        <w:rPr>
          <w:b w:val="false"/>
          <w:bCs w:val="false"/>
          <w:ins w:id="1168" w:author="Autor desconhecido" w:date="2024-05-11T10:45:40Z"/>
        </w:rPr>
      </w:pPr>
      <w:ins w:id="1164" w:author="Autor desconhecido" w:date="2024-05-11T10:45:40Z">
        <w:r>
          <w:rPr>
            <w:b w:val="false"/>
            <w:bCs w:val="false"/>
          </w:rPr>
          <w:t>Só de brincadeira pedi ao Chat Gpt 4o, usando o “</w:t>
        </w:r>
      </w:ins>
      <w:ins w:id="1165" w:author="Autor desconhecido" w:date="2024-05-11T10:45:40Z">
        <w:r>
          <w:rPr>
            <w:b w:val="false"/>
            <w:bCs w:val="false"/>
            <w:i/>
            <w:iCs/>
          </w:rPr>
          <w:t>Bot</w:t>
        </w:r>
      </w:ins>
      <w:ins w:id="1166" w:author="Autor desconhecido" w:date="2024-05-11T10:45:40Z">
        <w:r>
          <w:rPr>
            <w:b w:val="false"/>
            <w:bCs w:val="false"/>
          </w:rPr>
          <w:t xml:space="preserve">” gráfico  Artist do pacote de IA da Monica, que executasse a seguinte tarefa: </w:t>
        </w:r>
      </w:ins>
      <w:ins w:id="1167" w:author="Autor desconhecido" w:date="2024-05-11T10:45:40Z">
        <w:r>
          <w:rPr>
            <w:b w:val="false"/>
            <w:bCs w:val="false"/>
            <w:i/>
            <w:iCs/>
          </w:rPr>
          <w:t>Crie uma figura gerando um personagem com aparência humana realística que simbolize o conceito de “futuro”, baseado nos conhecimentos filosóficos e culturais comuns da humanidade.</w:t>
        </w:r>
      </w:ins>
    </w:p>
    <w:p>
      <w:pPr>
        <w:pStyle w:val="Normal"/>
        <w:spacing w:before="0" w:after="0"/>
        <w:ind w:firstLine="737" w:left="0" w:right="0"/>
        <w:contextualSpacing/>
        <w:jc w:val="both"/>
        <w:rPr>
          <w:b w:val="false"/>
          <w:bCs w:val="false"/>
          <w:ins w:id="1173" w:author="Autor desconhecido" w:date="2024-05-11T10:45:40Z"/>
        </w:rPr>
      </w:pPr>
      <w:ins w:id="1169" w:author="Autor desconhecido" w:date="2024-05-11T10:45:40Z">
        <w:r>
          <w:rPr>
            <w:b w:val="false"/>
            <w:bCs w:val="false"/>
          </w:rPr>
          <w:t xml:space="preserve">Voilà! Vejam o que ela gerou na figura </w:t>
        </w:r>
      </w:ins>
      <w:ins w:id="1170" w:author="Autor desconhecido" w:date="2024-05-11T10:45:40Z">
        <w:r>
          <w:rPr>
            <w:b w:val="false"/>
            <w:bCs w:val="false"/>
          </w:rPr>
          <w:fldChar w:fldCharType="begin"/>
        </w:r>
        <w:r>
          <w:rPr>
            <w:b w:val="false"/>
            <w:bCs w:val="false"/>
          </w:rPr>
          <w:instrText xml:space="preserve"> REF Ref_Figura4_number_only \h </w:instrText>
        </w:r>
        <w:r>
          <w:rPr>
            <w:b w:val="false"/>
            <w:bCs w:val="false"/>
          </w:rPr>
          <w:fldChar w:fldCharType="separate"/>
        </w:r>
        <w:r>
          <w:rPr>
            <w:b w:val="false"/>
            <w:bCs w:val="false"/>
          </w:rPr>
          <w:t>5</w:t>
        </w:r>
        <w:r>
          <w:rPr>
            <w:b w:val="false"/>
            <w:bCs w:val="false"/>
          </w:rPr>
          <w:fldChar w:fldCharType="end"/>
        </w:r>
      </w:ins>
      <w:ins w:id="1171" w:author="Autor desconhecido" w:date="2024-05-11T10:45:40Z">
        <w:r>
          <w:rPr>
            <w:b w:val="false"/>
            <w:bCs w:val="false"/>
          </w:rPr>
          <w:t xml:space="preserve">. </w:t>
        </w:r>
      </w:ins>
      <w:ins w:id="1172" w:author="Autor desconhecido" w:date="2024-05-11T10:45:40Z">
        <w:r>
          <w:rPr>
            <w:b w:val="false"/>
            <w:bCs w:val="false"/>
          </w:rPr>
          <w:t>Que também coloquei na capa do livro.</w:t>
        </w:r>
      </w:ins>
    </w:p>
    <w:p>
      <w:pPr>
        <w:pStyle w:val="Normal"/>
        <w:spacing w:before="0" w:after="0"/>
        <w:ind w:firstLine="737" w:left="0" w:right="0"/>
        <w:contextualSpacing/>
        <w:jc w:val="both"/>
        <w:rPr>
          <w:b w:val="false"/>
          <w:bCs w:val="false"/>
          <w:ins w:id="1176" w:author="Autor desconhecido" w:date="2024-05-11T10:45:40Z"/>
        </w:rPr>
      </w:pPr>
      <w:ins w:id="1174" w:author="Autor desconhecido" w:date="2024-05-11T10:45:40Z">
        <w:r>
          <w:rPr>
            <w:b w:val="false"/>
            <w:bCs w:val="false"/>
          </w:rPr>
          <w:t xml:space="preserve">Depois pedi a outro “bot que interpretasse a figura a partir da seguinte proposta: </w:t>
        </w:r>
      </w:ins>
      <w:ins w:id="1175" w:author="Autor desconhecido" w:date="2024-05-11T10:45:40Z">
        <w:r>
          <w:rPr>
            <w:b w:val="false"/>
            <w:bCs w:val="false"/>
            <w:i/>
            <w:iCs/>
          </w:rPr>
          <w:t>Explique essa imagem, considerando-a como sendo a representação personificada do conceito de futuro, baseado nos conhecimentos filosóficos e culturais comuns da humanidade.</w:t>
        </w:r>
      </w:ins>
    </w:p>
    <w:p>
      <w:pPr>
        <w:pStyle w:val="Normal"/>
        <w:spacing w:before="0" w:after="0"/>
        <w:ind w:firstLine="737" w:left="0" w:right="0"/>
        <w:contextualSpacing/>
        <w:jc w:val="both"/>
        <w:rPr>
          <w:i/>
          <w:i/>
          <w:iCs/>
          <w:ins w:id="1178" w:author="Autor desconhecido" w:date="2024-05-11T10:45:40Z"/>
        </w:rPr>
      </w:pPr>
      <w:ins w:id="1177" w:author="Autor desconhecido" w:date="2024-05-11T10:45:40Z">
        <w:r>
          <w:rPr>
            <w:b w:val="false"/>
            <w:bCs w:val="false"/>
          </w:rPr>
        </w:r>
      </w:ins>
      <w:r>
        <mc:AlternateContent>
          <mc:Choice Requires="wps">
            <w:drawing>
              <wp:anchor behindDoc="0" distT="0" distB="0" distL="0" distR="0" simplePos="0" locked="0" layoutInCell="0" allowOverlap="1" relativeHeight="65">
                <wp:simplePos x="0" y="0"/>
                <wp:positionH relativeFrom="column">
                  <wp:posOffset>-24130</wp:posOffset>
                </wp:positionH>
                <wp:positionV relativeFrom="paragraph">
                  <wp:posOffset>398145</wp:posOffset>
                </wp:positionV>
                <wp:extent cx="6605905" cy="6959600"/>
                <wp:effectExtent l="0" t="0" r="0" b="0"/>
                <wp:wrapTopAndBottom/>
                <wp:docPr id="19" name="Quadro10"/>
                <a:graphic xmlns:a="http://schemas.openxmlformats.org/drawingml/2006/main">
                  <a:graphicData uri="http://schemas.microsoft.com/office/word/2010/wordprocessingShape">
                    <wps:wsp>
                      <wps:cNvSpPr txBox="1"/>
                      <wps:spPr>
                        <a:xfrm>
                          <a:off x="0" y="0"/>
                          <a:ext cx="6605905" cy="6959600"/>
                        </a:xfrm>
                        <a:prstGeom prst="rect"/>
                        <a:solidFill>
                          <a:srgbClr val="FFFFFF"/>
                        </a:solidFill>
                      </wps:spPr>
                      <wps:txbx>
                        <w:txbxContent>
                          <w:p>
                            <w:pPr>
                              <w:pStyle w:val="Figura"/>
                              <w:spacing w:before="120" w:after="120"/>
                              <w:rPr/>
                            </w:pPr>
                            <w:r>
                              <w:rPr/>
                              <w:drawing>
                                <wp:inline distT="0" distB="0" distL="0" distR="0">
                                  <wp:extent cx="6113145" cy="6113145"/>
                                  <wp:effectExtent l="0" t="0" r="0" b="0"/>
                                  <wp:docPr id="20" name="Figura3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a3 Copia 1 Copia 1 Copia 1" descr=""/>
                                          <pic:cNvPicPr>
                                            <a:picLocks noChangeAspect="1" noChangeArrowheads="1"/>
                                          </pic:cNvPicPr>
                                        </pic:nvPicPr>
                                        <pic:blipFill>
                                          <a:blip r:embed="rId26"/>
                                          <a:stretch>
                                            <a:fillRect/>
                                          </a:stretch>
                                        </pic:blipFill>
                                        <pic:spPr bwMode="auto">
                                          <a:xfrm>
                                            <a:off x="0" y="0"/>
                                            <a:ext cx="6113145" cy="6113145"/>
                                          </a:xfrm>
                                          <a:prstGeom prst="rect">
                                            <a:avLst/>
                                          </a:prstGeom>
                                          <a:noFill/>
                                        </pic:spPr>
                                      </pic:pic>
                                    </a:graphicData>
                                  </a:graphic>
                                </wp:inline>
                              </w:drawing>
                              <w:t xml:space="preserve">Figura </w:t>
                            </w:r>
                            <w:bookmarkStart w:id="13" w:name="Ref_Figura4_number_only"/>
                            <w:r>
                              <w:rPr/>
                              <w:fldChar w:fldCharType="begin"/>
                            </w:r>
                            <w:r>
                              <w:rPr/>
                              <w:instrText xml:space="preserve"> SEQ Figura \* ARABIC </w:instrText>
                            </w:r>
                            <w:r>
                              <w:rPr/>
                              <w:fldChar w:fldCharType="separate"/>
                            </w:r>
                            <w:r>
                              <w:rPr/>
                              <w:t>5</w:t>
                            </w:r>
                            <w:r>
                              <w:rPr/>
                              <w:fldChar w:fldCharType="end"/>
                            </w:r>
                            <w:bookmarkEnd w:id="13"/>
                            <w:r>
                              <w:rPr/>
                              <w:t xml:space="preserve">: </w:t>
                            </w:r>
                            <w:r>
                              <w:rPr/>
                              <w:t>Personificação do conceito do futuro gerado por IA</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520.15pt;height:548pt;mso-wrap-distance-left:0pt;mso-wrap-distance-right:0pt;mso-wrap-distance-top:0pt;mso-wrap-distance-bottom:0pt;margin-top:31.35pt;mso-position-vertical-relative:text;margin-left:-1.9pt;mso-position-horizontal-relative:text">
                <v:textbox inset="0in,0in,0in,0in">
                  <w:txbxContent>
                    <w:p>
                      <w:pPr>
                        <w:pStyle w:val="Figura"/>
                        <w:spacing w:before="120" w:after="120"/>
                        <w:rPr/>
                      </w:pPr>
                      <w:r>
                        <w:rPr/>
                        <w:drawing>
                          <wp:inline distT="0" distB="0" distL="0" distR="0">
                            <wp:extent cx="6113145" cy="6113145"/>
                            <wp:effectExtent l="0" t="0" r="0" b="0"/>
                            <wp:docPr id="21" name="Figura3 Copia 1 Copia 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a3 Copia 1 Copia 1 Copia 1" descr=""/>
                                    <pic:cNvPicPr>
                                      <a:picLocks noChangeAspect="1" noChangeArrowheads="1"/>
                                    </pic:cNvPicPr>
                                  </pic:nvPicPr>
                                  <pic:blipFill>
                                    <a:blip r:embed="rId27"/>
                                    <a:stretch>
                                      <a:fillRect/>
                                    </a:stretch>
                                  </pic:blipFill>
                                  <pic:spPr bwMode="auto">
                                    <a:xfrm>
                                      <a:off x="0" y="0"/>
                                      <a:ext cx="6113145" cy="6113145"/>
                                    </a:xfrm>
                                    <a:prstGeom prst="rect">
                                      <a:avLst/>
                                    </a:prstGeom>
                                    <a:noFill/>
                                  </pic:spPr>
                                </pic:pic>
                              </a:graphicData>
                            </a:graphic>
                          </wp:inline>
                        </w:drawing>
                        <w:t xml:space="preserve">Figura </w:t>
                      </w:r>
                      <w:bookmarkStart w:id="14" w:name="Ref_Figura4_number_only"/>
                      <w:r>
                        <w:rPr/>
                        <w:fldChar w:fldCharType="begin"/>
                      </w:r>
                      <w:r>
                        <w:rPr/>
                        <w:instrText xml:space="preserve"> SEQ Figura \* ARABIC </w:instrText>
                      </w:r>
                      <w:r>
                        <w:rPr/>
                        <w:fldChar w:fldCharType="separate"/>
                      </w:r>
                      <w:r>
                        <w:rPr/>
                        <w:t>5</w:t>
                      </w:r>
                      <w:r>
                        <w:rPr/>
                        <w:fldChar w:fldCharType="end"/>
                      </w:r>
                      <w:bookmarkEnd w:id="14"/>
                      <w:r>
                        <w:rPr/>
                        <w:t xml:space="preserve">: </w:t>
                      </w:r>
                      <w:r>
                        <w:rPr/>
                        <w:t>Personificação do conceito do futuro gerado por IA</w:t>
                      </w:r>
                    </w:p>
                  </w:txbxContent>
                </v:textbox>
                <w10:wrap type="topAndBottom"/>
              </v:rect>
            </w:pict>
          </mc:Fallback>
        </mc:AlternateContent>
      </w:r>
    </w:p>
    <w:p>
      <w:pPr>
        <w:pStyle w:val="Normal"/>
        <w:spacing w:before="0" w:after="0"/>
        <w:ind w:firstLine="737" w:left="0" w:right="0"/>
        <w:contextualSpacing/>
        <w:jc w:val="both"/>
        <w:rPr>
          <w:i/>
          <w:i/>
          <w:iCs/>
          <w:ins w:id="1180" w:author="Autor desconhecido" w:date="2024-05-11T10:45:40Z"/>
        </w:rPr>
      </w:pPr>
      <w:ins w:id="1179" w:author="Autor desconhecido" w:date="2024-05-11T10:45:40Z">
        <w:r>
          <w:rPr>
            <w:b w:val="false"/>
            <w:bCs w:val="false"/>
          </w:rPr>
        </w:r>
      </w:ins>
    </w:p>
    <w:p>
      <w:pPr>
        <w:pStyle w:val="Normal"/>
        <w:spacing w:before="0" w:after="0"/>
        <w:ind w:firstLine="737" w:left="0" w:right="0"/>
        <w:contextualSpacing/>
        <w:jc w:val="both"/>
        <w:rPr>
          <w:b w:val="false"/>
          <w:bCs w:val="false"/>
          <w:ins w:id="1183" w:author="Autor desconhecido" w:date="2024-05-11T10:45:40Z"/>
        </w:rPr>
      </w:pPr>
      <w:ins w:id="1181" w:author="Autor desconhecido" w:date="2024-05-11T10:45:40Z">
        <w:r>
          <w:rPr>
            <w:b w:val="false"/>
            <w:bCs w:val="false"/>
            <w:i/>
            <w:iCs/>
          </w:rPr>
          <w:t>Depois r</w:t>
        </w:r>
      </w:ins>
      <w:ins w:id="1182" w:author="Autor desconhecido" w:date="2024-05-11T10:45:40Z">
        <w:r>
          <w:rPr>
            <w:b w:val="false"/>
            <w:bCs w:val="false"/>
          </w:rPr>
          <w:t>einterpretem o que ela respondeu:</w:t>
        </w:r>
      </w:ins>
    </w:p>
    <w:p>
      <w:pPr>
        <w:pStyle w:val="Normal"/>
        <w:spacing w:before="0" w:after="0"/>
        <w:ind w:firstLine="737" w:left="0" w:right="0"/>
        <w:contextualSpacing/>
        <w:jc w:val="both"/>
        <w:rPr>
          <w:b w:val="false"/>
          <w:bCs w:val="false"/>
          <w:ins w:id="1186" w:author="Autor desconhecido" w:date="2024-05-11T10:45:40Z"/>
        </w:rPr>
      </w:pPr>
      <w:ins w:id="1184" w:author="Autor desconhecido" w:date="2024-05-11T10:45:40Z">
        <w:r>
          <w:rPr>
            <w:b w:val="false"/>
            <w:bCs w:val="false"/>
          </w:rPr>
          <w:t>“</w:t>
        </w:r>
      </w:ins>
      <w:ins w:id="1185" w:author="Autor desconhecido" w:date="2024-05-11T10:45:40Z">
        <w:r>
          <w:rPr>
            <w:b w:val="false"/>
            <w:bCs w:val="false"/>
          </w:rPr>
          <w:t>A imagem apresentada pode ser interpretada como uma representação personificada do conceito de futuro, misturando elementos de poder, sabedoria e avanço tecnológico. Vamos analisar os componentes visuais e seu simbolismo:</w:t>
        </w:r>
      </w:ins>
    </w:p>
    <w:p>
      <w:pPr>
        <w:pStyle w:val="Normal"/>
        <w:spacing w:before="0" w:after="0"/>
        <w:ind w:firstLine="737" w:left="0" w:right="0"/>
        <w:contextualSpacing/>
        <w:jc w:val="both"/>
        <w:rPr>
          <w:b w:val="false"/>
          <w:bCs w:val="false"/>
          <w:ins w:id="1188" w:author="Autor desconhecido" w:date="2024-05-11T10:45:40Z"/>
        </w:rPr>
      </w:pPr>
      <w:ins w:id="1187" w:author="Autor desconhecido" w:date="2024-05-11T10:45:40Z">
        <w:r>
          <w:rPr>
            <w:b w:val="false"/>
            <w:bCs w:val="false"/>
          </w:rPr>
        </w:r>
      </w:ins>
    </w:p>
    <w:p>
      <w:pPr>
        <w:pStyle w:val="Normal"/>
        <w:spacing w:before="0" w:after="0"/>
        <w:ind w:firstLine="737" w:left="0" w:right="0"/>
        <w:contextualSpacing/>
        <w:jc w:val="both"/>
        <w:rPr>
          <w:b w:val="false"/>
          <w:bCs w:val="false"/>
          <w:ins w:id="1190" w:author="Autor desconhecido" w:date="2024-05-11T10:45:40Z"/>
        </w:rPr>
      </w:pPr>
      <w:ins w:id="1189" w:author="Autor desconhecido" w:date="2024-05-11T10:45:40Z">
        <w:r>
          <w:rPr>
            <w:b w:val="false"/>
            <w:bCs w:val="false"/>
          </w:rPr>
          <w:t>1. Figura Central : A mulher no centro da imagem veste um traje que combina elementos modernos e futuristas, sugerindo um avanço no tempo. Sua expressão séria e confiante transmite autoridade e conhecimento, características frequentemente associadas a líderes visionários.</w:t>
        </w:r>
      </w:ins>
    </w:p>
    <w:p>
      <w:pPr>
        <w:pStyle w:val="Normal"/>
        <w:spacing w:before="0" w:after="0"/>
        <w:ind w:firstLine="737" w:left="0" w:right="0"/>
        <w:contextualSpacing/>
        <w:jc w:val="both"/>
        <w:rPr>
          <w:b w:val="false"/>
          <w:bCs w:val="false"/>
          <w:ins w:id="1192" w:author="Autor desconhecido" w:date="2024-05-11T10:45:40Z"/>
        </w:rPr>
      </w:pPr>
      <w:ins w:id="1191" w:author="Autor desconhecido" w:date="2024-05-11T10:45:40Z">
        <w:r>
          <w:rPr>
            <w:b w:val="false"/>
            <w:bCs w:val="false"/>
          </w:rPr>
        </w:r>
      </w:ins>
    </w:p>
    <w:p>
      <w:pPr>
        <w:pStyle w:val="Normal"/>
        <w:spacing w:before="0" w:after="0"/>
        <w:ind w:firstLine="737" w:left="0" w:right="0"/>
        <w:contextualSpacing/>
        <w:jc w:val="both"/>
        <w:rPr>
          <w:b w:val="false"/>
          <w:bCs w:val="false"/>
          <w:ins w:id="1194" w:author="Autor desconhecido" w:date="2024-05-11T10:45:40Z"/>
        </w:rPr>
      </w:pPr>
      <w:ins w:id="1193" w:author="Autor desconhecido" w:date="2024-05-11T10:45:40Z">
        <w:r>
          <w:rPr>
            <w:b w:val="false"/>
            <w:bCs w:val="false"/>
          </w:rPr>
          <w:t>2.  Asas Douradas : As asas douradas podem ser vistas como um símbolo de transcendência e elevação. O ouro é tradicionalmente associado à pureza, valor e poder, enquanto as asas indicam liberdade e a capacidade de superar limites físicos, uma metáfora para o progresso e a inovação.</w:t>
        </w:r>
      </w:ins>
    </w:p>
    <w:p>
      <w:pPr>
        <w:pStyle w:val="Normal"/>
        <w:spacing w:before="0" w:after="0"/>
        <w:ind w:firstLine="737" w:left="0" w:right="0"/>
        <w:contextualSpacing/>
        <w:jc w:val="both"/>
        <w:rPr>
          <w:b w:val="false"/>
          <w:bCs w:val="false"/>
          <w:ins w:id="1196" w:author="Autor desconhecido" w:date="2024-05-11T10:45:40Z"/>
        </w:rPr>
      </w:pPr>
      <w:ins w:id="1195" w:author="Autor desconhecido" w:date="2024-05-11T10:45:40Z">
        <w:r>
          <w:rPr>
            <w:b w:val="false"/>
            <w:bCs w:val="false"/>
          </w:rPr>
        </w:r>
      </w:ins>
    </w:p>
    <w:p>
      <w:pPr>
        <w:pStyle w:val="Normal"/>
        <w:spacing w:before="0" w:after="0"/>
        <w:ind w:firstLine="737" w:left="0" w:right="0"/>
        <w:contextualSpacing/>
        <w:jc w:val="both"/>
        <w:rPr>
          <w:b w:val="false"/>
          <w:bCs w:val="false"/>
          <w:ins w:id="1198" w:author="Autor desconhecido" w:date="2024-05-11T10:45:40Z"/>
        </w:rPr>
      </w:pPr>
      <w:ins w:id="1197" w:author="Autor desconhecido" w:date="2024-05-11T10:45:40Z">
        <w:r>
          <w:rPr>
            <w:b w:val="false"/>
            <w:bCs w:val="false"/>
          </w:rPr>
          <w:t>3.  Coroa e Adornos : A coroa e os adornos intricados na cabeça da figura evocam a imagem de uma monarca ou deidade, sugerindo que o futuro é regido por uma figura de grande sabedoria e autoridade. A presença de aves na coroa pode simbolizar a visão ampla e a sabedoria, já que aves como a águia são frequentemente associadas a esses atributos.</w:t>
        </w:r>
      </w:ins>
    </w:p>
    <w:p>
      <w:pPr>
        <w:pStyle w:val="Normal"/>
        <w:spacing w:before="0" w:after="0"/>
        <w:ind w:firstLine="737" w:left="0" w:right="0"/>
        <w:contextualSpacing/>
        <w:jc w:val="both"/>
        <w:rPr>
          <w:b w:val="false"/>
          <w:bCs w:val="false"/>
          <w:ins w:id="1200" w:author="Autor desconhecido" w:date="2024-05-11T10:45:40Z"/>
        </w:rPr>
      </w:pPr>
      <w:ins w:id="1199" w:author="Autor desconhecido" w:date="2024-05-11T10:45:40Z">
        <w:r>
          <w:rPr>
            <w:b w:val="false"/>
            <w:bCs w:val="false"/>
          </w:rPr>
        </w:r>
      </w:ins>
    </w:p>
    <w:p>
      <w:pPr>
        <w:pStyle w:val="Normal"/>
        <w:spacing w:before="0" w:after="0"/>
        <w:ind w:firstLine="737" w:left="0" w:right="0"/>
        <w:contextualSpacing/>
        <w:jc w:val="both"/>
        <w:rPr>
          <w:b w:val="false"/>
          <w:bCs w:val="false"/>
          <w:ins w:id="1202" w:author="Autor desconhecido" w:date="2024-05-11T10:45:40Z"/>
        </w:rPr>
      </w:pPr>
      <w:ins w:id="1201" w:author="Autor desconhecido" w:date="2024-05-11T10:45:40Z">
        <w:r>
          <w:rPr>
            <w:b w:val="false"/>
            <w:bCs w:val="false"/>
          </w:rPr>
          <w:t>4.  Fundo Espacial : O fundo com planetas e um ambiente cósmico remete à exploração espacial e ao desconhecido, sugerindo que o futuro envolve a expansão do conhecimento humano além dos limites terrestres. Isso reflete a ambição da humanidade de explorar o espaço e descobrir novos mundos.</w:t>
        </w:r>
      </w:ins>
    </w:p>
    <w:p>
      <w:pPr>
        <w:pStyle w:val="Normal"/>
        <w:spacing w:before="0" w:after="0"/>
        <w:ind w:firstLine="737" w:left="0" w:right="0"/>
        <w:contextualSpacing/>
        <w:jc w:val="both"/>
        <w:rPr>
          <w:b w:val="false"/>
          <w:bCs w:val="false"/>
          <w:ins w:id="1204" w:author="Autor desconhecido" w:date="2024-05-11T10:45:40Z"/>
        </w:rPr>
      </w:pPr>
      <w:ins w:id="1203" w:author="Autor desconhecido" w:date="2024-05-11T10:45:40Z">
        <w:r>
          <w:rPr>
            <w:b w:val="false"/>
            <w:bCs w:val="false"/>
          </w:rPr>
        </w:r>
      </w:ins>
    </w:p>
    <w:p>
      <w:pPr>
        <w:pStyle w:val="Normal"/>
        <w:spacing w:before="0" w:after="0"/>
        <w:ind w:firstLine="737" w:left="0" w:right="0"/>
        <w:contextualSpacing/>
        <w:jc w:val="both"/>
        <w:rPr>
          <w:b w:val="false"/>
          <w:bCs w:val="false"/>
          <w:ins w:id="1206" w:author="Autor desconhecido" w:date="2024-05-11T10:45:40Z"/>
        </w:rPr>
      </w:pPr>
      <w:ins w:id="1205" w:author="Autor desconhecido" w:date="2024-05-11T10:45:40Z">
        <w:r>
          <w:rPr>
            <w:b w:val="false"/>
            <w:bCs w:val="false"/>
          </w:rPr>
          <w:t>5.  Traje Branco e Dourado : O uso de branco pode simbolizar pureza, esperança e um novo começo, enquanto o dourado reforça a ideia de valor e prestígio. Juntos, esses elementos sugerem um futuro brilhante e promissor.</w:t>
        </w:r>
      </w:ins>
    </w:p>
    <w:p>
      <w:pPr>
        <w:pStyle w:val="Normal"/>
        <w:spacing w:before="0" w:after="0"/>
        <w:ind w:firstLine="737" w:left="0" w:right="0"/>
        <w:contextualSpacing/>
        <w:jc w:val="both"/>
        <w:rPr>
          <w:b w:val="false"/>
          <w:bCs w:val="false"/>
          <w:ins w:id="1208" w:author="Autor desconhecido" w:date="2024-05-11T10:45:40Z"/>
        </w:rPr>
      </w:pPr>
      <w:ins w:id="1207" w:author="Autor desconhecido" w:date="2024-05-11T10:45:40Z">
        <w:r>
          <w:rPr>
            <w:b w:val="false"/>
            <w:bCs w:val="false"/>
          </w:rPr>
        </w:r>
      </w:ins>
    </w:p>
    <w:p>
      <w:pPr>
        <w:pStyle w:val="Normal"/>
        <w:spacing w:before="0" w:after="0"/>
        <w:ind w:firstLine="737" w:left="0" w:right="0"/>
        <w:contextualSpacing/>
        <w:jc w:val="both"/>
        <w:rPr>
          <w:b w:val="false"/>
          <w:bCs w:val="false"/>
          <w:ins w:id="1210" w:author="Autor desconhecido" w:date="2024-05-11T10:45:40Z"/>
        </w:rPr>
      </w:pPr>
      <w:ins w:id="1209" w:author="Autor desconhecido" w:date="2024-05-11T10:45:40Z">
        <w:r>
          <w:rPr>
            <w:b w:val="false"/>
            <w:bCs w:val="false"/>
          </w:rPr>
          <w:t>6.  Elementos Tecnológicos : Os detalhes futuristas do traje e os elementos ao redor da figura indicam um avanço tecnológico significativo. Isso sugere um futuro onde a tecnologia desempenha um papel central na evolução da humanidade.</w:t>
        </w:r>
      </w:ins>
    </w:p>
    <w:p>
      <w:pPr>
        <w:pStyle w:val="Normal"/>
        <w:spacing w:before="0" w:after="0"/>
        <w:ind w:firstLine="737" w:left="0" w:right="0"/>
        <w:contextualSpacing/>
        <w:jc w:val="both"/>
        <w:rPr>
          <w:b w:val="false"/>
          <w:bCs w:val="false"/>
          <w:ins w:id="1212" w:author="Autor desconhecido" w:date="2024-05-11T10:45:40Z"/>
        </w:rPr>
      </w:pPr>
      <w:ins w:id="1211" w:author="Autor desconhecido" w:date="2024-05-11T10:45:40Z">
        <w:r>
          <w:rPr>
            <w:b w:val="false"/>
            <w:bCs w:val="false"/>
          </w:rPr>
        </w:r>
      </w:ins>
    </w:p>
    <w:p>
      <w:pPr>
        <w:pStyle w:val="Normal"/>
        <w:spacing w:before="0" w:after="0"/>
        <w:ind w:firstLine="737" w:left="0" w:right="0"/>
        <w:contextualSpacing/>
        <w:jc w:val="both"/>
        <w:rPr>
          <w:b w:val="false"/>
          <w:bCs w:val="false"/>
          <w:ins w:id="1222" w:author="Autor desconhecido" w:date="2024-05-11T10:45:40Z"/>
        </w:rPr>
      </w:pPr>
      <w:ins w:id="1213" w:author="Autor desconhecido" w:date="2024-05-11T10:45:40Z">
        <w:r>
          <w:rPr>
            <w:b w:val="false"/>
            <w:bCs w:val="false"/>
          </w:rPr>
          <w:t xml:space="preserve">Combinando esses elementos, a imagem personifica o futuro como uma </w:t>
        </w:r>
      </w:ins>
      <w:ins w:id="1214" w:author="Autor desconhecido" w:date="2024-05-11T10:45:40Z">
        <w:r>
          <w:rPr>
            <w:b/>
            <w:bCs/>
          </w:rPr>
          <w:t>figura poderosa</w:t>
        </w:r>
      </w:ins>
      <w:ins w:id="1215" w:author="Autor desconhecido" w:date="2024-05-11T10:45:40Z">
        <w:r>
          <w:rPr>
            <w:b w:val="false"/>
            <w:bCs w:val="false"/>
          </w:rPr>
          <w:t xml:space="preserve">, </w:t>
        </w:r>
      </w:ins>
      <w:ins w:id="1216" w:author="Autor desconhecido" w:date="2024-05-11T10:45:40Z">
        <w:r>
          <w:rPr>
            <w:b/>
            <w:bCs/>
          </w:rPr>
          <w:t>sábia e visionária</w:t>
        </w:r>
      </w:ins>
      <w:ins w:id="1217" w:author="Autor desconhecido" w:date="2024-05-11T10:45:40Z">
        <w:r>
          <w:rPr>
            <w:b w:val="false"/>
            <w:bCs w:val="false"/>
          </w:rPr>
          <w:t xml:space="preserve">, </w:t>
        </w:r>
      </w:ins>
      <w:ins w:id="1218" w:author="Autor desconhecido" w:date="2024-05-11T10:45:40Z">
        <w:r>
          <w:rPr>
            <w:b/>
            <w:bCs/>
          </w:rPr>
          <w:t>guiando a</w:t>
        </w:r>
      </w:ins>
      <w:ins w:id="1219" w:author="Autor desconhecido" w:date="2024-05-11T10:45:40Z">
        <w:r>
          <w:rPr>
            <w:b w:val="false"/>
            <w:bCs w:val="false"/>
          </w:rPr>
          <w:t xml:space="preserve"> </w:t>
        </w:r>
      </w:ins>
      <w:ins w:id="1220" w:author="Autor desconhecido" w:date="2024-05-11T10:45:40Z">
        <w:r>
          <w:rPr>
            <w:b/>
            <w:bCs/>
          </w:rPr>
          <w:t>humanidade</w:t>
        </w:r>
      </w:ins>
      <w:ins w:id="1221" w:author="Autor desconhecido" w:date="2024-05-11T10:45:40Z">
        <w:r>
          <w:rPr>
            <w:b w:val="false"/>
            <w:bCs w:val="false"/>
          </w:rPr>
          <w:t xml:space="preserve"> para além de suas fronteiras conhecidas, em direção a novos horizontes de conhecimento e progresso. Essa interpretação está alinhada com conceitos filosóficos e culturais que veem o futuro como um tempo de potencial ilimitado e avanço contínuo.”</w:t>
        </w:r>
      </w:ins>
    </w:p>
    <w:p>
      <w:pPr>
        <w:pStyle w:val="Normal"/>
        <w:spacing w:before="0" w:after="0"/>
        <w:ind w:firstLine="737" w:left="0" w:right="0"/>
        <w:contextualSpacing/>
        <w:jc w:val="both"/>
        <w:rPr>
          <w:b w:val="false"/>
          <w:bCs w:val="false"/>
          <w:ins w:id="1224" w:author="Autor desconhecido" w:date="2024-05-11T10:45:40Z"/>
        </w:rPr>
      </w:pPr>
      <w:ins w:id="1223" w:author="Autor desconhecido" w:date="2024-05-11T10:45:40Z">
        <w:r>
          <w:rPr>
            <w:b w:val="false"/>
            <w:bCs w:val="false"/>
          </w:rPr>
        </w:r>
      </w:ins>
    </w:p>
    <w:p>
      <w:pPr>
        <w:pStyle w:val="Normal"/>
        <w:spacing w:before="0" w:after="0"/>
        <w:ind w:firstLine="737" w:left="0" w:right="0"/>
        <w:contextualSpacing/>
        <w:jc w:val="both"/>
        <w:rPr>
          <w:b w:val="false"/>
          <w:bCs w:val="false"/>
          <w:ins w:id="1226" w:author="Autor desconhecido" w:date="2024-05-11T10:45:40Z"/>
        </w:rPr>
      </w:pPr>
      <w:bookmarkStart w:id="15" w:name="Futuro_muda_o_presente"/>
      <w:bookmarkEnd w:id="15"/>
      <w:ins w:id="1225" w:author="Autor desconhecido" w:date="2024-05-11T10:45:40Z">
        <w:r>
          <w:rPr>
            <w:b w:val="false"/>
            <w:bCs w:val="false"/>
          </w:rPr>
          <w:t>Confesso que fiquei impressionado tanto com a figura quanto com a interpretação gerados pela Inteligência artificial.</w:t>
        </w:r>
      </w:ins>
    </w:p>
    <w:p>
      <w:pPr>
        <w:pStyle w:val="Normal"/>
        <w:spacing w:before="0" w:after="0"/>
        <w:ind w:firstLine="737" w:left="0" w:right="0"/>
        <w:contextualSpacing/>
        <w:jc w:val="both"/>
        <w:rPr>
          <w:b w:val="false"/>
          <w:bCs w:val="false"/>
          <w:ins w:id="1228" w:author="Autor desconhecido" w:date="2024-05-11T10:45:40Z"/>
        </w:rPr>
      </w:pPr>
      <w:ins w:id="1227" w:author="Autor desconhecido" w:date="2024-05-11T10:45:40Z">
        <w:r>
          <w:rPr>
            <w:b w:val="false"/>
            <w:bCs w:val="false"/>
          </w:rPr>
          <w:t>Referências utilizadas pela IA:</w:t>
        </w:r>
      </w:ins>
    </w:p>
    <w:p>
      <w:pPr>
        <w:pStyle w:val="Normal"/>
        <w:spacing w:before="0" w:after="0"/>
        <w:ind w:firstLine="737" w:left="0" w:right="0"/>
        <w:contextualSpacing/>
        <w:jc w:val="both"/>
        <w:rPr>
          <w:b w:val="false"/>
          <w:bCs w:val="false"/>
          <w:ins w:id="1230" w:author="Autor desconhecido" w:date="2024-05-11T10:45:40Z"/>
        </w:rPr>
      </w:pPr>
      <w:ins w:id="1229" w:author="Autor desconhecido" w:date="2024-05-11T10:45:40Z">
        <w:r>
          <w:rPr>
            <w:b w:val="false"/>
            <w:bCs w:val="false"/>
          </w:rPr>
        </w:r>
      </w:ins>
    </w:p>
    <w:p>
      <w:pPr>
        <w:pStyle w:val="Normal"/>
        <w:spacing w:before="0" w:after="0"/>
        <w:ind w:firstLine="737" w:left="0" w:right="0"/>
        <w:contextualSpacing/>
        <w:jc w:val="both"/>
        <w:rPr>
          <w:b w:val="false"/>
          <w:bCs w:val="false"/>
          <w:ins w:id="1232" w:author="Autor desconhecido" w:date="2024-05-11T10:45:40Z"/>
        </w:rPr>
      </w:pPr>
      <w:ins w:id="1231" w:author="Autor desconhecido" w:date="2024-05-11T10:45:40Z">
        <w:r>
          <w:rPr>
            <w:b w:val="false"/>
            <w:bCs w:val="false"/>
          </w:rPr>
          <w:t>Simbolismo das Asas:</w:t>
        </w:r>
      </w:ins>
    </w:p>
    <w:p>
      <w:pPr>
        <w:pStyle w:val="Normal"/>
        <w:spacing w:before="0" w:after="0"/>
        <w:ind w:firstLine="737" w:left="0" w:right="0"/>
        <w:contextualSpacing/>
        <w:jc w:val="both"/>
        <w:rPr>
          <w:b w:val="false"/>
          <w:bCs w:val="false"/>
          <w:ins w:id="1234" w:author="Autor desconhecido" w:date="2024-05-11T10:45:40Z"/>
        </w:rPr>
      </w:pPr>
      <w:ins w:id="1233" w:author="Autor desconhecido" w:date="2024-05-11T10:45:40Z">
        <w:r>
          <w:rPr>
            <w:b w:val="false"/>
            <w:bCs w:val="false"/>
          </w:rPr>
          <w:t>"The Book of Symbols: Reflections on Archetypal Images" de Archive for Research in Archetypal Symbolism (ARAS)</w:t>
        </w:r>
      </w:ins>
    </w:p>
    <w:p>
      <w:pPr>
        <w:pStyle w:val="Normal"/>
        <w:spacing w:before="0" w:after="0"/>
        <w:ind w:firstLine="737" w:left="0" w:right="0"/>
        <w:contextualSpacing/>
        <w:jc w:val="both"/>
        <w:rPr>
          <w:b w:val="false"/>
          <w:bCs w:val="false"/>
          <w:ins w:id="1236" w:author="Autor desconhecido" w:date="2024-05-11T10:45:40Z"/>
        </w:rPr>
      </w:pPr>
      <w:ins w:id="1235" w:author="Autor desconhecido" w:date="2024-05-11T10:45:40Z">
        <w:r>
          <w:rPr>
            <w:b w:val="false"/>
            <w:bCs w:val="false"/>
          </w:rPr>
          <w:t>"Man and His Symbols" de Carl G. Jung</w:t>
        </w:r>
      </w:ins>
    </w:p>
    <w:p>
      <w:pPr>
        <w:pStyle w:val="Normal"/>
        <w:spacing w:before="0" w:after="0"/>
        <w:ind w:firstLine="737" w:left="0" w:right="0"/>
        <w:contextualSpacing/>
        <w:jc w:val="both"/>
        <w:rPr>
          <w:b w:val="false"/>
          <w:bCs w:val="false"/>
          <w:ins w:id="1238" w:author="Autor desconhecido" w:date="2024-05-11T10:45:40Z"/>
        </w:rPr>
      </w:pPr>
      <w:ins w:id="1237" w:author="Autor desconhecido" w:date="2024-05-11T10:45:40Z">
        <w:r>
          <w:rPr>
            <w:b w:val="false"/>
            <w:bCs w:val="false"/>
          </w:rPr>
        </w:r>
      </w:ins>
    </w:p>
    <w:p>
      <w:pPr>
        <w:pStyle w:val="Normal"/>
        <w:spacing w:before="0" w:after="0"/>
        <w:ind w:firstLine="737" w:left="0" w:right="0"/>
        <w:contextualSpacing/>
        <w:jc w:val="both"/>
        <w:rPr>
          <w:b w:val="false"/>
          <w:bCs w:val="false"/>
          <w:ins w:id="1240" w:author="Autor desconhecido" w:date="2024-05-11T10:45:40Z"/>
        </w:rPr>
      </w:pPr>
      <w:ins w:id="1239" w:author="Autor desconhecido" w:date="2024-05-11T10:45:40Z">
        <w:r>
          <w:rPr>
            <w:b w:val="false"/>
            <w:bCs w:val="false"/>
          </w:rPr>
          <w:t>Coroa e Adornos:</w:t>
        </w:r>
      </w:ins>
    </w:p>
    <w:p>
      <w:pPr>
        <w:pStyle w:val="Normal"/>
        <w:spacing w:before="0" w:after="0"/>
        <w:ind w:firstLine="737" w:left="0" w:right="0"/>
        <w:contextualSpacing/>
        <w:jc w:val="both"/>
        <w:rPr>
          <w:b w:val="false"/>
          <w:bCs w:val="false"/>
          <w:ins w:id="1242" w:author="Autor desconhecido" w:date="2024-05-11T10:45:40Z"/>
        </w:rPr>
      </w:pPr>
      <w:ins w:id="1241" w:author="Autor desconhecido" w:date="2024-05-11T10:45:40Z">
        <w:r>
          <w:rPr>
            <w:b w:val="false"/>
            <w:bCs w:val="false"/>
          </w:rPr>
          <w:t>"Symbols of Power: An Introduction to the History of Heraldry" de Michel Pastoureau</w:t>
        </w:r>
      </w:ins>
    </w:p>
    <w:p>
      <w:pPr>
        <w:pStyle w:val="Normal"/>
        <w:spacing w:before="0" w:after="0"/>
        <w:ind w:firstLine="737" w:left="0" w:right="0"/>
        <w:contextualSpacing/>
        <w:jc w:val="both"/>
        <w:rPr>
          <w:b w:val="false"/>
          <w:bCs w:val="false"/>
          <w:ins w:id="1244" w:author="Autor desconhecido" w:date="2024-05-11T10:45:40Z"/>
        </w:rPr>
      </w:pPr>
      <w:ins w:id="1243" w:author="Autor desconhecido" w:date="2024-05-11T10:45:40Z">
        <w:r>
          <w:rPr>
            <w:b w:val="false"/>
            <w:bCs w:val="false"/>
          </w:rPr>
          <w:t>"The Power of Gold: The History of an Obsession" de Peter L. Bernstein</w:t>
        </w:r>
      </w:ins>
    </w:p>
    <w:p>
      <w:pPr>
        <w:pStyle w:val="Normal"/>
        <w:spacing w:before="0" w:after="0"/>
        <w:ind w:firstLine="737" w:left="0" w:right="0"/>
        <w:contextualSpacing/>
        <w:jc w:val="both"/>
        <w:rPr>
          <w:b w:val="false"/>
          <w:bCs w:val="false"/>
          <w:ins w:id="1246" w:author="Autor desconhecido" w:date="2024-05-11T10:45:40Z"/>
        </w:rPr>
      </w:pPr>
      <w:ins w:id="1245" w:author="Autor desconhecido" w:date="2024-05-11T10:45:40Z">
        <w:r>
          <w:rPr>
            <w:b w:val="false"/>
            <w:bCs w:val="false"/>
          </w:rPr>
          <w:t>Fundo Espacial:</w:t>
        </w:r>
      </w:ins>
    </w:p>
    <w:p>
      <w:pPr>
        <w:pStyle w:val="Normal"/>
        <w:spacing w:before="0" w:after="0"/>
        <w:ind w:firstLine="737" w:left="0" w:right="0"/>
        <w:contextualSpacing/>
        <w:jc w:val="both"/>
        <w:rPr>
          <w:b w:val="false"/>
          <w:bCs w:val="false"/>
          <w:ins w:id="1248" w:author="Autor desconhecido" w:date="2024-05-11T10:45:40Z"/>
        </w:rPr>
      </w:pPr>
      <w:ins w:id="1247" w:author="Autor desconhecido" w:date="2024-05-11T10:45:40Z">
        <w:r>
          <w:rPr>
            <w:b w:val="false"/>
            <w:bCs w:val="false"/>
          </w:rPr>
          <w:t>"The Overview Effect: Space Exploration and Human Evolution" de Frank White</w:t>
        </w:r>
      </w:ins>
    </w:p>
    <w:p>
      <w:pPr>
        <w:pStyle w:val="Normal"/>
        <w:spacing w:before="0" w:after="0"/>
        <w:ind w:firstLine="737" w:left="0" w:right="0"/>
        <w:contextualSpacing/>
        <w:jc w:val="both"/>
        <w:rPr>
          <w:b w:val="false"/>
          <w:bCs w:val="false"/>
          <w:ins w:id="1250" w:author="Autor desconhecido" w:date="2024-05-11T10:45:40Z"/>
        </w:rPr>
      </w:pPr>
      <w:ins w:id="1249" w:author="Autor desconhecido" w:date="2024-05-11T10:45:40Z">
        <w:r>
          <w:rPr>
            <w:b w:val="false"/>
            <w:bCs w:val="false"/>
          </w:rPr>
          <w:t>"Cosmos" de Carl Sagan</w:t>
        </w:r>
      </w:ins>
    </w:p>
    <w:p>
      <w:pPr>
        <w:pStyle w:val="Normal"/>
        <w:spacing w:before="0" w:after="0"/>
        <w:ind w:firstLine="737" w:left="0" w:right="0"/>
        <w:contextualSpacing/>
        <w:jc w:val="both"/>
        <w:rPr>
          <w:b w:val="false"/>
          <w:bCs w:val="false"/>
          <w:ins w:id="1252" w:author="Autor desconhecido" w:date="2024-05-11T10:45:40Z"/>
        </w:rPr>
      </w:pPr>
      <w:ins w:id="1251" w:author="Autor desconhecido" w:date="2024-05-11T10:45:40Z">
        <w:r>
          <w:rPr>
            <w:b w:val="false"/>
            <w:bCs w:val="false"/>
          </w:rPr>
        </w:r>
      </w:ins>
    </w:p>
    <w:p>
      <w:pPr>
        <w:pStyle w:val="Normal"/>
        <w:spacing w:before="0" w:after="0"/>
        <w:ind w:firstLine="737" w:left="0" w:right="0"/>
        <w:contextualSpacing/>
        <w:jc w:val="both"/>
        <w:rPr>
          <w:b w:val="false"/>
          <w:bCs w:val="false"/>
          <w:ins w:id="1254" w:author="Autor desconhecido" w:date="2024-05-11T10:45:40Z"/>
        </w:rPr>
      </w:pPr>
      <w:ins w:id="1253" w:author="Autor desconhecido" w:date="2024-05-11T10:45:40Z">
        <w:r>
          <w:rPr>
            <w:b w:val="false"/>
            <w:bCs w:val="false"/>
          </w:rPr>
          <w:t>Traje Branco e Dourado:</w:t>
        </w:r>
      </w:ins>
    </w:p>
    <w:p>
      <w:pPr>
        <w:pStyle w:val="Normal"/>
        <w:spacing w:before="0" w:after="0"/>
        <w:ind w:firstLine="737" w:left="0" w:right="0"/>
        <w:contextualSpacing/>
        <w:jc w:val="both"/>
        <w:rPr>
          <w:b w:val="false"/>
          <w:bCs w:val="false"/>
          <w:ins w:id="1256" w:author="Autor desconhecido" w:date="2024-05-11T10:45:40Z"/>
        </w:rPr>
      </w:pPr>
      <w:ins w:id="1255" w:author="Autor desconhecido" w:date="2024-05-11T10:45:40Z">
        <w:r>
          <w:rPr>
            <w:b w:val="false"/>
            <w:bCs w:val="false"/>
          </w:rPr>
          <w:t>"Color and Meaning: Art, Science, and Symbolism" de John Gage</w:t>
        </w:r>
      </w:ins>
    </w:p>
    <w:p>
      <w:pPr>
        <w:pStyle w:val="Normal"/>
        <w:spacing w:before="0" w:after="0"/>
        <w:ind w:firstLine="737" w:left="0" w:right="0"/>
        <w:contextualSpacing/>
        <w:jc w:val="both"/>
        <w:rPr>
          <w:b w:val="false"/>
          <w:bCs w:val="false"/>
          <w:ins w:id="1258" w:author="Autor desconhecido" w:date="2024-05-11T10:45:40Z"/>
        </w:rPr>
      </w:pPr>
      <w:ins w:id="1257" w:author="Autor desconhecido" w:date="2024-05-11T10:45:40Z">
        <w:r>
          <w:rPr>
            <w:b w:val="false"/>
            <w:bCs w:val="false"/>
          </w:rPr>
          <w:t>"The Secret Lives of Color" de Kassia St. Clair</w:t>
        </w:r>
      </w:ins>
    </w:p>
    <w:p>
      <w:pPr>
        <w:pStyle w:val="Normal"/>
        <w:spacing w:before="0" w:after="0"/>
        <w:ind w:firstLine="737" w:left="0" w:right="0"/>
        <w:contextualSpacing/>
        <w:jc w:val="both"/>
        <w:rPr>
          <w:b w:val="false"/>
          <w:bCs w:val="false"/>
          <w:ins w:id="1260" w:author="Autor desconhecido" w:date="2024-05-11T10:45:40Z"/>
        </w:rPr>
      </w:pPr>
      <w:ins w:id="1259" w:author="Autor desconhecido" w:date="2024-05-11T10:45:40Z">
        <w:r>
          <w:rPr>
            <w:b w:val="false"/>
            <w:bCs w:val="false"/>
          </w:rPr>
        </w:r>
      </w:ins>
    </w:p>
    <w:p>
      <w:pPr>
        <w:pStyle w:val="Normal"/>
        <w:spacing w:before="0" w:after="0"/>
        <w:ind w:firstLine="737" w:left="0" w:right="0"/>
        <w:contextualSpacing/>
        <w:jc w:val="both"/>
        <w:rPr>
          <w:b w:val="false"/>
          <w:bCs w:val="false"/>
          <w:ins w:id="1262" w:author="Autor desconhecido" w:date="2024-05-11T10:45:40Z"/>
        </w:rPr>
      </w:pPr>
      <w:ins w:id="1261" w:author="Autor desconhecido" w:date="2024-05-11T10:45:40Z">
        <w:r>
          <w:rPr>
            <w:b w:val="false"/>
            <w:bCs w:val="false"/>
          </w:rPr>
          <w:t>Elementos Tecnológicos:</w:t>
        </w:r>
      </w:ins>
    </w:p>
    <w:p>
      <w:pPr>
        <w:pStyle w:val="Normal"/>
        <w:spacing w:before="0" w:after="0"/>
        <w:ind w:firstLine="737" w:left="0" w:right="0"/>
        <w:contextualSpacing/>
        <w:jc w:val="both"/>
        <w:rPr>
          <w:b w:val="false"/>
          <w:bCs w:val="false"/>
          <w:ins w:id="1264" w:author="Autor desconhecido" w:date="2024-05-11T10:45:40Z"/>
        </w:rPr>
      </w:pPr>
      <w:ins w:id="1263" w:author="Autor desconhecido" w:date="2024-05-11T10:45:40Z">
        <w:r>
          <w:rPr>
            <w:b w:val="false"/>
            <w:bCs w:val="false"/>
          </w:rPr>
          <w:t>"The Future of Technology" de Tom Standage</w:t>
        </w:r>
      </w:ins>
    </w:p>
    <w:p>
      <w:pPr>
        <w:pStyle w:val="Normal"/>
        <w:spacing w:before="0" w:after="0"/>
        <w:ind w:firstLine="737" w:left="0" w:right="0"/>
        <w:contextualSpacing/>
        <w:jc w:val="both"/>
        <w:rPr>
          <w:b w:val="false"/>
          <w:bCs w:val="false"/>
          <w:ins w:id="1266" w:author="Autor desconhecido" w:date="2024-05-11T10:45:40Z"/>
        </w:rPr>
      </w:pPr>
      <w:ins w:id="1265" w:author="Autor desconhecido" w:date="2024-05-11T10:45:40Z">
        <w:r>
          <w:rPr>
            <w:b w:val="false"/>
            <w:bCs w:val="false"/>
          </w:rPr>
          <w:t>"The Singularity is Near: When Humans Transcend Biology" de Ray Kurzweil</w:t>
        </w:r>
      </w:ins>
    </w:p>
    <w:p>
      <w:pPr>
        <w:pStyle w:val="Normal"/>
        <w:spacing w:before="0" w:after="0"/>
        <w:ind w:firstLine="737" w:left="0" w:right="0"/>
        <w:contextualSpacing/>
        <w:jc w:val="both"/>
        <w:rPr>
          <w:b w:val="false"/>
          <w:bCs w:val="false"/>
          <w:ins w:id="1268" w:author="Autor desconhecido" w:date="2024-05-11T10:45:40Z"/>
        </w:rPr>
      </w:pPr>
      <w:ins w:id="1267" w:author="Autor desconhecido" w:date="2024-05-11T10:45:40Z">
        <w:r>
          <w:rPr>
            <w:b w:val="false"/>
            <w:bCs w:val="false"/>
          </w:rPr>
        </w:r>
      </w:ins>
    </w:p>
    <w:p>
      <w:pPr>
        <w:pStyle w:val="Normal"/>
        <w:spacing w:before="0" w:after="0"/>
        <w:ind w:firstLine="737" w:left="0" w:right="0"/>
        <w:contextualSpacing/>
        <w:jc w:val="both"/>
        <w:rPr>
          <w:b w:val="false"/>
          <w:bCs w:val="false"/>
          <w:ins w:id="1270" w:author="Autor desconhecido" w:date="2024-05-11T10:45:40Z"/>
        </w:rPr>
      </w:pPr>
      <w:ins w:id="1269" w:author="Autor desconhecido" w:date="2024-05-11T10:45:40Z">
        <w:r>
          <w:rPr>
            <w:b w:val="false"/>
            <w:bCs w:val="false"/>
          </w:rPr>
          <w:t xml:space="preserve">Independentemente das referências que ela utilizou para gerar esse conteúdo, considero o resultado coerente com o que eu pessoalmente esperava, embora confesse que a profundidade do resultado tenha me surpreendido. </w:t>
        </w:r>
      </w:ins>
    </w:p>
    <w:p>
      <w:pPr>
        <w:pStyle w:val="Normal"/>
        <w:spacing w:before="0" w:after="0"/>
        <w:ind w:firstLine="737" w:left="0" w:right="0"/>
        <w:contextualSpacing/>
        <w:jc w:val="both"/>
        <w:rPr>
          <w:b w:val="false"/>
          <w:bCs w:val="false"/>
          <w:ins w:id="1272" w:author="Autor desconhecido" w:date="2024-05-11T10:45:40Z"/>
        </w:rPr>
      </w:pPr>
      <w:ins w:id="1271" w:author="Autor desconhecido" w:date="2024-05-11T10:45:40Z">
        <w:r>
          <w:rPr>
            <w:b w:val="false"/>
            <w:bCs w:val="false"/>
          </w:rPr>
          <w:t>Ironizando pergunto: Você entregaria o seu futuro aos cuidados dessa moça?</w:t>
        </w:r>
      </w:ins>
    </w:p>
    <w:p>
      <w:pPr>
        <w:pStyle w:val="Normal"/>
        <w:spacing w:before="0" w:after="0"/>
        <w:ind w:firstLine="737" w:left="0" w:right="0"/>
        <w:contextualSpacing/>
        <w:jc w:val="both"/>
        <w:rPr>
          <w:b w:val="false"/>
          <w:bCs w:val="false"/>
          <w:ins w:id="1278" w:author="Autor desconhecido" w:date="2024-05-11T10:45:40Z"/>
        </w:rPr>
      </w:pPr>
      <w:ins w:id="1273" w:author="Autor desconhecido" w:date="2024-05-11T10:45:40Z">
        <w:r>
          <w:rPr>
            <w:b w:val="false"/>
            <w:bCs w:val="false"/>
          </w:rPr>
          <w:t xml:space="preserve">Muito bem. Como vemos, embora essa interpretação </w:t>
        </w:r>
      </w:ins>
      <w:ins w:id="1274" w:author="Autor desconhecido" w:date="2024-05-11T10:45:40Z">
        <w:r>
          <w:rPr>
            <w:b w:val="false"/>
            <w:bCs w:val="false"/>
          </w:rPr>
          <w:t>deva</w:t>
        </w:r>
      </w:ins>
      <w:ins w:id="1275" w:author="Autor desconhecido" w:date="2024-05-11T10:45:40Z">
        <w:r>
          <w:rPr>
            <w:b w:val="false"/>
            <w:bCs w:val="false"/>
          </w:rPr>
          <w:t xml:space="preserve"> não ser a de todo mundo</w:t>
        </w:r>
      </w:ins>
      <w:ins w:id="1276" w:author="Autor desconhecido" w:date="2024-05-11T10:45:40Z">
        <w:r>
          <w:rPr>
            <w:rStyle w:val="FootnoteReference"/>
            <w:b w:val="false"/>
            <w:bCs w:val="false"/>
          </w:rPr>
          <w:footnoteReference w:id="14"/>
        </w:r>
      </w:ins>
      <w:ins w:id="1277" w:author="Autor desconhecido" w:date="2024-05-11T10:45:40Z">
        <w:r>
          <w:rPr>
            <w:b w:val="false"/>
            <w:bCs w:val="false"/>
          </w:rPr>
          <w:t xml:space="preserve">, ela reforça a minha observação apontando a nossa tendência de criar entidades representativas de nossos conceitos, sejam como sejam, personificados ou não como desde as antigas deidades até as mais diversas figuras prosaicas que possam nossa imaginação ser capaz de criar. </w:t>
        </w:r>
      </w:ins>
    </w:p>
    <w:p>
      <w:pPr>
        <w:pStyle w:val="Normal"/>
        <w:spacing w:before="0" w:after="0"/>
        <w:ind w:firstLine="737" w:left="0" w:right="0"/>
        <w:contextualSpacing/>
        <w:jc w:val="both"/>
        <w:rPr>
          <w:b w:val="false"/>
          <w:bCs w:val="false"/>
          <w:ins w:id="1280" w:author="Autor desconhecido" w:date="2024-05-11T10:45:40Z"/>
        </w:rPr>
      </w:pPr>
      <w:ins w:id="1279" w:author="Autor desconhecido" w:date="2024-05-11T10:45:40Z">
        <w:r>
          <w:rPr>
            <w:b w:val="false"/>
            <w:bCs w:val="false"/>
          </w:rPr>
        </w:r>
      </w:ins>
    </w:p>
    <w:p>
      <w:pPr>
        <w:pStyle w:val="Normal"/>
        <w:spacing w:before="0" w:after="0"/>
        <w:ind w:firstLine="737" w:left="0" w:right="0"/>
        <w:contextualSpacing/>
        <w:jc w:val="both"/>
        <w:rPr>
          <w:b w:val="false"/>
          <w:bCs w:val="false"/>
          <w:ins w:id="1284" w:author="Autor desconhecido" w:date="2024-05-11T10:45:40Z"/>
        </w:rPr>
      </w:pPr>
      <w:ins w:id="1281" w:author="Autor desconhecido" w:date="2024-05-11T10:45:40Z">
        <w:r>
          <w:rPr>
            <w:b w:val="false"/>
            <w:bCs w:val="false"/>
          </w:rPr>
          <w:t>Como tendemos a dar a essas entidades vida e poder, normalmente sobre humanos, logo acabamos por delegar at</w:t>
        </w:r>
      </w:ins>
      <w:ins w:id="1282" w:author="Autor desconhecido" w:date="2024-05-11T10:45:40Z">
        <w:r>
          <w:rPr>
            <w:b w:val="false"/>
            <w:bCs w:val="false"/>
          </w:rPr>
          <w:t>ributos</w:t>
        </w:r>
      </w:ins>
      <w:ins w:id="1283" w:author="Autor desconhecido" w:date="2024-05-11T10:45:40Z">
        <w:r>
          <w:rPr>
            <w:b w:val="false"/>
            <w:bCs w:val="false"/>
          </w:rPr>
          <w:t xml:space="preserve"> de controle a elas, o que, naturalmente, as colocam produtoras de determinismo atuante em detrimento de nosso livre arbítrio.</w:t>
        </w:r>
      </w:ins>
    </w:p>
    <w:p>
      <w:pPr>
        <w:pStyle w:val="Normal"/>
        <w:spacing w:before="0" w:after="0"/>
        <w:ind w:firstLine="737" w:left="0" w:right="0"/>
        <w:contextualSpacing/>
        <w:jc w:val="both"/>
        <w:rPr>
          <w:b w:val="false"/>
          <w:bCs w:val="false"/>
          <w:ins w:id="1290" w:author="Autor desconhecido" w:date="2024-05-11T10:45:40Z"/>
        </w:rPr>
      </w:pPr>
      <w:ins w:id="1285" w:author="Autor desconhecido" w:date="2024-05-11T10:45:40Z">
        <w:r>
          <w:rPr>
            <w:b w:val="false"/>
            <w:bCs w:val="false"/>
          </w:rPr>
          <w:t>Seja por isso ou não, algo semelhante fazemos com o conceito de “futuro”, definindo-</w:t>
        </w:r>
      </w:ins>
      <w:ins w:id="1286" w:author="Autor desconhecido" w:date="2024-05-11T10:45:40Z">
        <w:r>
          <w:rPr>
            <w:b w:val="false"/>
            <w:bCs w:val="false"/>
          </w:rPr>
          <w:t>o</w:t>
        </w:r>
      </w:ins>
      <w:ins w:id="1287" w:author="Autor desconhecido" w:date="2024-05-11T10:45:40Z">
        <w:r>
          <w:rPr>
            <w:b w:val="false"/>
            <w:bCs w:val="false"/>
          </w:rPr>
          <w:t xml:space="preserve"> como sendo uma entidade ativa controlando o porvir deterministicamente. </w:t>
        </w:r>
      </w:ins>
      <w:ins w:id="1288" w:author="Autor desconhecido" w:date="2024-05-11T10:45:40Z">
        <w:r>
          <w:rPr>
            <w:b w:val="false"/>
            <w:bCs w:val="false"/>
          </w:rPr>
          <w:t>M</w:t>
        </w:r>
      </w:ins>
      <w:ins w:id="1289" w:author="Autor desconhecido" w:date="2024-05-11T10:45:40Z">
        <w:r>
          <w:rPr>
            <w:b w:val="false"/>
            <w:bCs w:val="false"/>
          </w:rPr>
          <w:t>as não precisa ser assim.</w:t>
        </w:r>
      </w:ins>
    </w:p>
    <w:p>
      <w:pPr>
        <w:pStyle w:val="Normal"/>
        <w:spacing w:before="0" w:after="0"/>
        <w:ind w:firstLine="737" w:left="0" w:right="0"/>
        <w:contextualSpacing/>
        <w:jc w:val="both"/>
        <w:rPr>
          <w:b w:val="false"/>
          <w:bCs w:val="false"/>
          <w:ins w:id="1295" w:author="Autor desconhecido" w:date="2024-05-11T10:45:40Z"/>
        </w:rPr>
      </w:pPr>
      <w:ins w:id="1291" w:author="Autor desconhecido" w:date="2024-05-11T10:45:40Z">
        <w:r>
          <w:rPr>
            <w:b w:val="false"/>
            <w:bCs w:val="false"/>
          </w:rPr>
          <w:t xml:space="preserve">Postulemos o futuro como sendo nada mais que o resultado por vir dos eventos naturais cíclicos sinusoidais, responsivos às leis imutáveis do Universo, acrescidos da combinação dos eventos ativos oriundos do livre arbítrio dos seres inteligentes. </w:t>
        </w:r>
      </w:ins>
      <w:ins w:id="1292" w:author="Autor desconhecido" w:date="2024-05-11T10:45:40Z">
        <w:r>
          <w:rPr>
            <w:b w:val="false"/>
            <w:bCs w:val="false"/>
          </w:rPr>
          <w:t>(</w:t>
        </w:r>
      </w:ins>
      <w:ins w:id="1293" w:author="Autor desconhecido" w:date="2024-05-11T10:45:40Z">
        <w:r>
          <w:rPr>
            <w:b w:val="false"/>
            <w:bCs w:val="false"/>
          </w:rPr>
          <w:t>Mesmo embora possamos também considerar o livre arbítrio como sendo uma lei universal, a distinguimos aqui apenas para facilitar a nossa compreensão.</w:t>
        </w:r>
      </w:ins>
      <w:ins w:id="1294" w:author="Autor desconhecido" w:date="2024-05-11T10:45:40Z">
        <w:r>
          <w:rPr>
            <w:b w:val="false"/>
            <w:bCs w:val="false"/>
          </w:rPr>
          <w:t>)</w:t>
        </w:r>
      </w:ins>
    </w:p>
    <w:p>
      <w:pPr>
        <w:pStyle w:val="Normal"/>
        <w:spacing w:before="0" w:after="0"/>
        <w:ind w:firstLine="737" w:left="0" w:right="0"/>
        <w:contextualSpacing/>
        <w:jc w:val="both"/>
        <w:rPr>
          <w:b/>
          <w:bCs/>
          <w:ins w:id="1297" w:author="Autor desconhecido" w:date="2024-05-11T10:45:40Z"/>
        </w:rPr>
      </w:pPr>
      <w:ins w:id="1296" w:author="Autor desconhecido" w:date="2024-05-11T10:45:40Z">
        <w:r>
          <w:rPr>
            <w:b/>
            <w:bCs/>
          </w:rPr>
          <w:t xml:space="preserve">Isso posto, alicerçamos nossa participação inteligente, no uso pleno de nosso livre arbítrio, como cocriadores ativos do futuro, em parceria com a funcionalidade natural e física do universo material. </w:t>
        </w:r>
      </w:ins>
    </w:p>
    <w:p>
      <w:pPr>
        <w:pStyle w:val="Normal"/>
        <w:spacing w:before="0" w:after="0"/>
        <w:ind w:firstLine="737" w:left="0" w:right="0"/>
        <w:contextualSpacing/>
        <w:jc w:val="both"/>
        <w:rPr>
          <w:b w:val="false"/>
          <w:bCs w:val="false"/>
          <w:ins w:id="1303" w:author="Autor desconhecido" w:date="2024-05-11T10:45:40Z"/>
        </w:rPr>
      </w:pPr>
      <w:ins w:id="1298" w:author="Autor desconhecido" w:date="2024-05-11T10:45:40Z">
        <w:r>
          <w:rPr>
            <w:b w:val="false"/>
            <w:bCs w:val="false"/>
          </w:rPr>
          <w:t>Como é possível antever o porvir através da premonição, seja como apresentei aqui por exemplo</w:t>
        </w:r>
      </w:ins>
      <w:ins w:id="1299" w:author="Autor desconhecido" w:date="2024-05-11T10:45:40Z">
        <w:r>
          <w:rPr>
            <w:b w:val="false"/>
            <w:bCs w:val="false"/>
          </w:rPr>
          <w:t>s</w:t>
        </w:r>
      </w:ins>
      <w:ins w:id="1300" w:author="Autor desconhecido" w:date="2024-05-11T10:45:40Z">
        <w:r>
          <w:rPr>
            <w:b w:val="false"/>
            <w:bCs w:val="false"/>
          </w:rPr>
          <w:t xml:space="preserve">, ou seja por experiências outras, consideremos que ainda não é possível elucidar </w:t>
        </w:r>
      </w:ins>
      <w:ins w:id="1301" w:author="Autor desconhecido" w:date="2024-05-11T10:45:40Z">
        <w:r>
          <w:rPr>
            <w:b w:val="false"/>
            <w:bCs w:val="false"/>
          </w:rPr>
          <w:t xml:space="preserve">seus mecanismos </w:t>
        </w:r>
      </w:ins>
      <w:ins w:id="1302" w:author="Autor desconhecido" w:date="2024-05-11T10:45:40Z">
        <w:r>
          <w:rPr>
            <w:b w:val="false"/>
            <w:bCs w:val="false"/>
          </w:rPr>
          <w:t>em totalidade por hora.</w:t>
        </w:r>
      </w:ins>
    </w:p>
    <w:p>
      <w:pPr>
        <w:pStyle w:val="Normal"/>
        <w:spacing w:before="0" w:after="0"/>
        <w:ind w:firstLine="737" w:left="0" w:right="0"/>
        <w:contextualSpacing/>
        <w:jc w:val="both"/>
        <w:rPr>
          <w:b w:val="false"/>
          <w:bCs w:val="false"/>
          <w:ins w:id="1306" w:author="Autor desconhecido" w:date="2024-05-11T10:45:40Z"/>
        </w:rPr>
      </w:pPr>
      <w:ins w:id="1304" w:author="Autor desconhecido" w:date="2024-05-11T10:45:40Z">
        <w:r>
          <w:rPr>
            <w:b w:val="false"/>
            <w:bCs w:val="false"/>
          </w:rPr>
          <w:t>R</w:t>
        </w:r>
      </w:ins>
      <w:ins w:id="1305" w:author="Autor desconhecido" w:date="2024-05-11T10:45:40Z">
        <w:r>
          <w:rPr>
            <w:b w:val="false"/>
            <w:bCs w:val="false"/>
          </w:rPr>
          <w:t>espondendo as questões que levantamos no permeio desse tópico, assim suponho as respostas:</w:t>
        </w:r>
      </w:ins>
    </w:p>
    <w:p>
      <w:pPr>
        <w:pStyle w:val="Normal"/>
        <w:spacing w:before="0" w:after="0"/>
        <w:ind w:firstLine="737" w:left="0" w:right="0"/>
        <w:contextualSpacing/>
        <w:jc w:val="both"/>
        <w:rPr>
          <w:b w:val="false"/>
          <w:bCs w:val="false"/>
          <w:ins w:id="1312" w:author="Autor desconhecido" w:date="2024-05-11T10:45:40Z"/>
        </w:rPr>
      </w:pPr>
      <w:ins w:id="1307" w:author="Autor desconhecido" w:date="2024-05-11T10:45:40Z">
        <w:r>
          <w:rPr>
            <w:b w:val="false"/>
            <w:bCs w:val="false"/>
          </w:rPr>
          <w:t xml:space="preserve">O futuro pode mudar o presente? Para mim a resposta é um audacioso NÃO. E SIM, o futuro já é o que será, ou sempre foi o que será, IMUTÁVEL, embora seja sujeito </w:t>
        </w:r>
      </w:ins>
      <w:ins w:id="1308" w:author="Autor desconhecido" w:date="2024-05-11T10:45:40Z">
        <w:r>
          <w:rPr>
            <w:b w:val="false"/>
            <w:bCs w:val="false"/>
          </w:rPr>
          <w:t>ao</w:t>
        </w:r>
      </w:ins>
      <w:ins w:id="1309" w:author="Autor desconhecido" w:date="2024-05-11T10:45:40Z">
        <w:r>
          <w:rPr>
            <w:b w:val="false"/>
            <w:bCs w:val="false"/>
          </w:rPr>
          <w:t xml:space="preserve"> resultado do livre arbítrio dos seres inteligentes do universo, áditos contribuinte</w:t>
        </w:r>
      </w:ins>
      <w:ins w:id="1310" w:author="Autor desconhecido" w:date="2024-05-11T10:45:40Z">
        <w:r>
          <w:rPr>
            <w:b w:val="false"/>
            <w:bCs w:val="false"/>
          </w:rPr>
          <w:t>s</w:t>
        </w:r>
      </w:ins>
      <w:ins w:id="1311" w:author="Autor desconhecido" w:date="2024-05-11T10:45:40Z">
        <w:r>
          <w:rPr>
            <w:b w:val="false"/>
            <w:bCs w:val="false"/>
          </w:rPr>
          <w:t xml:space="preserve"> por determinismo imutável das leis universais. </w:t>
        </w:r>
      </w:ins>
    </w:p>
    <w:p>
      <w:pPr>
        <w:pStyle w:val="Normal"/>
        <w:spacing w:before="0" w:after="0"/>
        <w:ind w:firstLine="737" w:left="0" w:right="0"/>
        <w:contextualSpacing/>
        <w:jc w:val="both"/>
        <w:rPr>
          <w:b w:val="false"/>
          <w:bCs w:val="false"/>
          <w:ins w:id="1322" w:author="Autor desconhecido" w:date="2024-05-11T10:45:40Z"/>
        </w:rPr>
      </w:pPr>
      <w:ins w:id="1313" w:author="Autor desconhecido" w:date="2024-05-11T10:45:40Z">
        <w:r>
          <w:rPr>
            <w:b w:val="false"/>
            <w:bCs w:val="false"/>
          </w:rPr>
          <w:t xml:space="preserve">Entretanto isso posto e em mente. </w:t>
        </w:r>
      </w:ins>
      <w:ins w:id="1314" w:author="Autor desconhecido" w:date="2024-05-11T10:45:40Z">
        <w:r>
          <w:rPr>
            <w:b w:val="false"/>
            <w:bCs w:val="false"/>
          </w:rPr>
          <w:t>D</w:t>
        </w:r>
      </w:ins>
      <w:ins w:id="1315" w:author="Autor desconhecido" w:date="2024-05-11T10:45:40Z">
        <w:r>
          <w:rPr>
            <w:b w:val="false"/>
            <w:bCs w:val="false"/>
          </w:rPr>
          <w:t xml:space="preserve">evemos considerar que no caso que considero raro de antevisão ou premonição do futuro. </w:t>
        </w:r>
      </w:ins>
      <w:ins w:id="1316" w:author="Autor desconhecido" w:date="2024-05-11T10:45:40Z">
        <w:r>
          <w:rPr>
            <w:b w:val="false"/>
            <w:bCs w:val="false"/>
          </w:rPr>
          <w:t>E</w:t>
        </w:r>
      </w:ins>
      <w:ins w:id="1317" w:author="Autor desconhecido" w:date="2024-05-11T10:45:40Z">
        <w:r>
          <w:rPr>
            <w:b w:val="false"/>
            <w:bCs w:val="false"/>
          </w:rPr>
          <w:t xml:space="preserve">ssa informação me permite até certo ponto interferir alterando os acontecimentos em relação a minha percepção e ponto de vista </w:t>
        </w:r>
      </w:ins>
      <w:ins w:id="1318" w:author="Autor desconhecido" w:date="2024-05-11T10:45:40Z">
        <w:r>
          <w:rPr>
            <w:b w:val="false"/>
            <w:bCs w:val="false"/>
          </w:rPr>
          <w:t>e por meu livre arbítrio</w:t>
        </w:r>
      </w:ins>
      <w:ins w:id="1319" w:author="Autor desconhecido" w:date="2024-05-11T10:45:40Z">
        <w:r>
          <w:rPr>
            <w:b w:val="false"/>
            <w:bCs w:val="false"/>
          </w:rPr>
          <w:t xml:space="preserve">. </w:t>
        </w:r>
      </w:ins>
      <w:ins w:id="1320" w:author="Autor desconhecido" w:date="2024-05-11T10:45:40Z">
        <w:r>
          <w:rPr>
            <w:b w:val="false"/>
            <w:bCs w:val="false"/>
          </w:rPr>
          <w:t>M</w:t>
        </w:r>
      </w:ins>
      <w:ins w:id="1321" w:author="Autor desconhecido" w:date="2024-05-11T10:45:40Z">
        <w:r>
          <w:rPr>
            <w:b w:val="false"/>
            <w:bCs w:val="false"/>
          </w:rPr>
          <w:t xml:space="preserve">as isso não é diferente de qualquer manifestação de livre arbítrio, da mesma forma que provavelmente ocorre com qualquer pessoa em tomadas de decisões comuns do dia-a-dia. </w:t>
        </w:r>
      </w:ins>
    </w:p>
    <w:p>
      <w:pPr>
        <w:pStyle w:val="Normal"/>
        <w:spacing w:before="0" w:after="0"/>
        <w:ind w:firstLine="737" w:left="0" w:right="0"/>
        <w:contextualSpacing/>
        <w:jc w:val="both"/>
        <w:rPr>
          <w:b w:val="false"/>
          <w:bCs w:val="false"/>
          <w:ins w:id="1328" w:author="Autor desconhecido" w:date="2024-05-11T10:45:40Z"/>
        </w:rPr>
      </w:pPr>
      <w:ins w:id="1323" w:author="Autor desconhecido" w:date="2024-05-11T10:45:40Z">
        <w:r>
          <w:rPr>
            <w:b w:val="false"/>
            <w:bCs w:val="false"/>
          </w:rPr>
          <w:t xml:space="preserve">Se decido não ir hoje a feira porque não me sinto disposto e isso estava previsivelmente constatável ontem. </w:t>
        </w:r>
      </w:ins>
      <w:ins w:id="1324" w:author="Autor desconhecido" w:date="2024-05-11T10:45:40Z">
        <w:r>
          <w:rPr>
            <w:b w:val="false"/>
            <w:bCs w:val="false"/>
          </w:rPr>
          <w:t>T</w:t>
        </w:r>
      </w:ins>
      <w:ins w:id="1325" w:author="Autor desconhecido" w:date="2024-05-11T10:45:40Z">
        <w:r>
          <w:rPr>
            <w:b w:val="false"/>
            <w:bCs w:val="false"/>
          </w:rPr>
          <w:t>ambém as decisões que tomo em decorrência de uma premonição do futuro, também esta</w:t>
        </w:r>
      </w:ins>
      <w:ins w:id="1326" w:author="Autor desconhecido" w:date="2024-05-11T10:45:40Z">
        <w:r>
          <w:rPr>
            <w:b w:val="false"/>
            <w:bCs w:val="false"/>
          </w:rPr>
          <w:t>riam</w:t>
        </w:r>
      </w:ins>
      <w:ins w:id="1327" w:author="Autor desconhecido" w:date="2024-05-11T10:45:40Z">
        <w:r>
          <w:rPr>
            <w:b w:val="false"/>
            <w:bCs w:val="false"/>
          </w:rPr>
          <w:t xml:space="preserve"> previsivelmente constatáveis ontem.</w:t>
        </w:r>
      </w:ins>
    </w:p>
    <w:p>
      <w:pPr>
        <w:pStyle w:val="Normal"/>
        <w:spacing w:before="0" w:after="0"/>
        <w:ind w:firstLine="737" w:left="0" w:right="0"/>
        <w:contextualSpacing/>
        <w:jc w:val="both"/>
        <w:rPr>
          <w:b w:val="false"/>
          <w:bCs w:val="false"/>
          <w:ins w:id="1330" w:author="Autor desconhecido" w:date="2024-05-11T10:45:40Z"/>
        </w:rPr>
      </w:pPr>
      <w:ins w:id="1329" w:author="Autor desconhecido" w:date="2024-05-11T10:45:40Z">
        <w:r>
          <w:rPr>
            <w:b w:val="false"/>
            <w:bCs w:val="false"/>
          </w:rPr>
          <w:t>Aceitar a previsibilidade ressonante dos fenômenos físicos cíclicos do Universo é fácil e já  constatamos isso.</w:t>
        </w:r>
      </w:ins>
    </w:p>
    <w:p>
      <w:pPr>
        <w:pStyle w:val="Normal"/>
        <w:spacing w:before="0" w:after="0"/>
        <w:ind w:firstLine="737" w:left="0" w:right="0"/>
        <w:contextualSpacing/>
        <w:jc w:val="both"/>
        <w:rPr>
          <w:b w:val="false"/>
          <w:bCs w:val="false"/>
          <w:ins w:id="1332" w:author="Autor desconhecido" w:date="2024-05-11T10:45:40Z"/>
        </w:rPr>
      </w:pPr>
      <w:ins w:id="1331" w:author="Autor desconhecido" w:date="2024-05-11T10:45:40Z">
        <w:r>
          <w:rPr>
            <w:b w:val="false"/>
            <w:bCs w:val="false"/>
          </w:rPr>
          <w:t>Basta agora aceitarmos que o livre arbítrio, atributo único dos seres inteligentes, também atende a uma lei universal imutável em si.</w:t>
        </w:r>
      </w:ins>
    </w:p>
    <w:p>
      <w:pPr>
        <w:pStyle w:val="Normal"/>
        <w:spacing w:before="0" w:after="0"/>
        <w:ind w:firstLine="737" w:left="0" w:right="0"/>
        <w:contextualSpacing/>
        <w:jc w:val="both"/>
        <w:rPr>
          <w:b w:val="false"/>
          <w:bCs w:val="false"/>
          <w:ins w:id="1336" w:author="Autor desconhecido" w:date="2024-06-04T10:15:44Z"/>
        </w:rPr>
      </w:pPr>
      <w:ins w:id="1333" w:author="Autor desconhecido" w:date="2024-05-11T10:45:40Z">
        <w:r>
          <w:rPr>
            <w:b w:val="false"/>
            <w:bCs w:val="false"/>
          </w:rPr>
          <w:t xml:space="preserve">Além disso, precisamos considerar o futuro como sendo tão somente um simples conceito passivo. </w:t>
        </w:r>
      </w:ins>
      <w:ins w:id="1334" w:author="Autor desconhecido" w:date="2024-05-11T10:45:40Z">
        <w:r>
          <w:rPr>
            <w:b w:val="false"/>
            <w:bCs w:val="false"/>
          </w:rPr>
          <w:t>R</w:t>
        </w:r>
      </w:ins>
      <w:ins w:id="1335" w:author="Autor desconhecido" w:date="2024-05-11T10:45:40Z">
        <w:r>
          <w:rPr>
            <w:b w:val="false"/>
            <w:bCs w:val="false"/>
          </w:rPr>
          <w:t>esultante determinado síncrono com os fenômenos naturais cíclicos do universo e de acordo com as escolhas livres dos seres inteligentes, que por sua vez já são o que serão.</w:t>
        </w:r>
      </w:ins>
    </w:p>
    <w:p>
      <w:pPr>
        <w:pStyle w:val="Normal"/>
        <w:spacing w:before="0" w:after="0"/>
        <w:ind w:firstLine="737" w:left="0" w:right="0"/>
        <w:contextualSpacing/>
        <w:jc w:val="both"/>
        <w:rPr>
          <w:b w:val="false"/>
          <w:bCs w:val="false"/>
          <w:ins w:id="1338" w:author="Autor desconhecido" w:date="2024-06-19T08:45:31Z"/>
        </w:rPr>
      </w:pPr>
      <w:ins w:id="1337" w:author="Autor desconhecido" w:date="2024-06-04T10:15:44Z">
        <w:r>
          <w:rPr>
            <w:b w:val="false"/>
            <w:bCs w:val="false"/>
          </w:rPr>
          <w:t>Fim do recreio. Voltemos ao chão da Terra.</w:t>
        </w:r>
      </w:ins>
    </w:p>
    <w:p>
      <w:pPr>
        <w:pStyle w:val="Normal"/>
        <w:spacing w:before="0" w:after="0"/>
        <w:ind w:firstLine="737" w:left="0" w:right="0"/>
        <w:contextualSpacing/>
        <w:jc w:val="both"/>
        <w:rPr>
          <w:b w:val="false"/>
          <w:bCs w:val="false"/>
          <w:ins w:id="1340" w:author="Autor desconhecido" w:date="2024-06-19T08:45:31Z"/>
        </w:rPr>
      </w:pPr>
      <w:ins w:id="1339" w:author="Autor desconhecido" w:date="2024-06-19T08:45:31Z">
        <w:r>
          <w:rPr>
            <w:b w:val="false"/>
            <w:bCs w:val="false"/>
          </w:rPr>
        </w:r>
      </w:ins>
    </w:p>
    <w:p>
      <w:pPr>
        <w:pStyle w:val="Normal"/>
        <w:spacing w:before="0" w:after="0"/>
        <w:ind w:firstLine="737" w:left="0" w:right="0"/>
        <w:contextualSpacing/>
        <w:jc w:val="both"/>
        <w:rPr>
          <w:b w:val="false"/>
          <w:bCs w:val="false"/>
          <w:ins w:id="1342" w:author="Autor desconhecido" w:date="2024-06-19T08:45:31Z"/>
        </w:rPr>
      </w:pPr>
      <w:ins w:id="1341" w:author="Autor desconhecido" w:date="2024-06-19T08:45:31Z">
        <w:r>
          <w:rPr>
            <w:b w:val="false"/>
            <w:bCs w:val="false"/>
          </w:rPr>
          <w:t>Existe porém outras formas de encarar o tempo. Outras escolas de pensamento acreditam que o começo e fim se encontram no mesmo ponto, porque pensam no tempo essencialmente cíclico em círculo com o presente sendo um ponto circulando infinitamente.</w:t>
        </w:r>
      </w:ins>
    </w:p>
    <w:p>
      <w:pPr>
        <w:pStyle w:val="Normal"/>
        <w:spacing w:before="0" w:after="0"/>
        <w:ind w:firstLine="737" w:left="0" w:right="0"/>
        <w:contextualSpacing/>
        <w:jc w:val="both"/>
        <w:rPr>
          <w:b w:val="false"/>
          <w:bCs w:val="false"/>
          <w:ins w:id="1344" w:author="Autor desconhecido" w:date="2024-06-19T08:45:31Z"/>
        </w:rPr>
      </w:pPr>
      <w:ins w:id="1343" w:author="Autor desconhecido" w:date="2024-06-19T08:45:31Z">
        <w:r>
          <w:rPr>
            <w:b w:val="false"/>
            <w:bCs w:val="false"/>
          </w:rPr>
          <w:t>Nos primórdios dessa abordagem, aparentemente não se considerava a existência de processo evolutivo ou progressivo. A evolução era por demais lenta para que se pudesse perceber durante duas ou três gerações. O conhecimento ainda muito pouco registrado era passado de pai para filho, quando muito reverberando do avô aos netos, que ensinava o que aprenderam com a geração anterior. Dai a ideia de uma simples repetição algo estática.</w:t>
        </w:r>
      </w:ins>
    </w:p>
    <w:p>
      <w:pPr>
        <w:pStyle w:val="Normal"/>
        <w:spacing w:before="0" w:after="0"/>
        <w:ind w:firstLine="737" w:left="0" w:right="0"/>
        <w:contextualSpacing/>
        <w:jc w:val="both"/>
        <w:rPr>
          <w:b w:val="false"/>
          <w:bCs w:val="false"/>
          <w:ins w:id="1346" w:author="Autor desconhecido" w:date="2024-06-19T08:45:31Z"/>
        </w:rPr>
      </w:pPr>
      <w:ins w:id="1345" w:author="Autor desconhecido" w:date="2024-06-19T08:45:31Z">
        <w:r>
          <w:rPr>
            <w:b w:val="false"/>
            <w:bCs w:val="false"/>
          </w:rPr>
          <w:t xml:space="preserve">Nada “Orientais” ou mesmo sequer “Ocidentais” em suas acepções culturais, os Maias, os Incas, os Hopi e quem sabe os misteriosos “Atlantes” e também a filosofia Indiana; todos pensavam o tempo dessa maneira. Eles evoluíram esse pensamento no aprofundamento da astronomia, consolidando suas ideias de templo cíclico baseado no acompanhamento do movimento dos astros e seu ciclos solares, lunares e solsticiais. </w:t>
        </w:r>
      </w:ins>
    </w:p>
    <w:p>
      <w:pPr>
        <w:pStyle w:val="Normal"/>
        <w:spacing w:before="0" w:after="0"/>
        <w:ind w:firstLine="737" w:left="0" w:right="0"/>
        <w:contextualSpacing/>
        <w:jc w:val="both"/>
        <w:rPr>
          <w:b w:val="false"/>
          <w:bCs w:val="false"/>
          <w:ins w:id="1348" w:author="Autor desconhecido" w:date="2024-06-19T08:45:31Z"/>
        </w:rPr>
      </w:pPr>
      <w:ins w:id="1347" w:author="Autor desconhecido" w:date="2024-06-19T08:45:31Z">
        <w:r>
          <w:rPr>
            <w:b w:val="false"/>
            <w:bCs w:val="false"/>
          </w:rPr>
          <w:t>A filosofia oriental tem profundas raízes nos ciclos das estações, o que fica evidente no taoísmo. No pensamento Chinês, a sabedoria e a verdade independem do tempo.</w:t>
        </w:r>
      </w:ins>
    </w:p>
    <w:p>
      <w:pPr>
        <w:pStyle w:val="Normal"/>
        <w:spacing w:before="0" w:after="0"/>
        <w:ind w:firstLine="737" w:left="0" w:right="0"/>
        <w:contextualSpacing/>
        <w:jc w:val="both"/>
        <w:rPr>
          <w:b w:val="false"/>
          <w:bCs w:val="false"/>
          <w:ins w:id="1350" w:author="Autor desconhecido" w:date="2024-06-19T09:20:21Z"/>
        </w:rPr>
      </w:pPr>
      <w:ins w:id="1349" w:author="Autor desconhecido" w:date="2024-06-19T09:17:21Z">
        <w:r>
          <w:rPr>
            <w:b w:val="false"/>
            <w:bCs w:val="false"/>
          </w:rPr>
          <w:t xml:space="preserve">Um híbrido de pensamento linear e cíclico aparece no pensamento islâmico. “A concepção islâmica do tempo é baseada essencialmente no rejuvenescimento cíclico da história humana, por meio do aparecimento de vários profetas”, diz Seyyed Hossein Nasr, professor-emérito de estudos islâmicos na George Washington University.  </w:t>
        </w:r>
      </w:ins>
    </w:p>
    <w:p>
      <w:pPr>
        <w:pStyle w:val="Normal"/>
        <w:spacing w:before="0" w:after="0"/>
        <w:ind w:firstLine="737" w:left="0" w:right="0"/>
        <w:contextualSpacing/>
        <w:jc w:val="both"/>
        <w:rPr>
          <w:ins w:id="1355" w:author="Autor desconhecido" w:date="2024-06-19T09:23:38Z"/>
        </w:rPr>
      </w:pPr>
      <w:ins w:id="1351" w:author="Autor desconhecido" w:date="2024-06-19T09:20:21Z">
        <w:r>
          <w:rPr>
            <w:b w:val="false"/>
            <w:bCs w:val="false"/>
          </w:rPr>
          <w:t xml:space="preserve">A distinção entre tempo linear e cíclico nem sempre é </w:t>
        </w:r>
      </w:ins>
      <w:ins w:id="1352" w:author="Autor desconhecido" w:date="2024-06-19T09:21:24Z">
        <w:r>
          <w:rPr>
            <w:b w:val="false"/>
            <w:bCs w:val="false"/>
          </w:rPr>
          <w:t>estrita. Povos aborígenes australianos, conforme explica o</w:t>
        </w:r>
      </w:ins>
      <w:ins w:id="1353" w:author="Autor desconhecido" w:date="2024-06-19T09:23:38Z">
        <w:r>
          <w:rPr>
            <w:b w:val="false"/>
            <w:bCs w:val="false"/>
          </w:rPr>
          <w:t xml:space="preserve"> antropólogo David Maybury-Lewis que considerava que o tempo na cultura indígena australiana não seria nem cíclico nem linear — em vez disso, seria algo semelhante ao espaço-tempo da Física moderna. O tempo, para os aborígenes, estaria intimamente ligado a um lugar chamado “sonhotempo”, onde “passado, presente e futuro estão todos presentes neste lugar”.</w:t>
        </w:r>
      </w:ins>
      <w:bookmarkStart w:id="16" w:name="2346"/>
      <w:bookmarkEnd w:id="16"/>
      <w:ins w:id="1354" w:author="Autor desconhecido" w:date="2024-06-19T09:23:38Z">
        <w:r>
          <w:rPr>
            <w:b w:val="false"/>
            <w:bCs w:val="false"/>
          </w:rPr>
          <w:t xml:space="preserve"> Para eles, “uma pessoa vive mais num lugar do que num tempo”.</w:t>
        </w:r>
      </w:ins>
    </w:p>
    <w:p>
      <w:pPr>
        <w:pStyle w:val="Normal"/>
        <w:spacing w:before="0" w:after="0"/>
        <w:ind w:firstLine="737" w:left="0" w:right="0"/>
        <w:contextualSpacing/>
        <w:jc w:val="both"/>
        <w:rPr>
          <w:ins w:id="1358" w:author="Autor desconhecido" w:date="2024-06-19T09:29:35Z"/>
        </w:rPr>
      </w:pPr>
      <w:ins w:id="1356" w:author="Autor desconhecido" w:date="2024-06-19T09:23:38Z">
        <w:r>
          <w:rPr>
            <w:b w:val="false"/>
            <w:bCs w:val="false"/>
          </w:rPr>
          <w:t>A concepção filosófica ocidental do tempo linear apresenta dificuldades de controversas interpretações, inclusive como acontece com o entendimento dos conceitos espaç</w:t>
        </w:r>
      </w:ins>
      <w:ins w:id="1357" w:author="Autor desconhecido" w:date="2024-06-19T09:27:57Z">
        <w:r>
          <w:rPr>
            <w:b w:val="false"/>
            <w:bCs w:val="false"/>
          </w:rPr>
          <w:t>o-tempo, abordados pelas teorias relativistas de Einstein, por exemplo.</w:t>
        </w:r>
      </w:ins>
    </w:p>
    <w:p>
      <w:pPr>
        <w:pStyle w:val="Normal"/>
        <w:spacing w:before="0" w:after="0"/>
        <w:ind w:firstLine="737" w:left="0" w:right="0"/>
        <w:contextualSpacing/>
        <w:jc w:val="both"/>
        <w:rPr>
          <w:ins w:id="1361" w:author="Autor desconhecido" w:date="2024-06-19T08:45:31Z"/>
        </w:rPr>
      </w:pPr>
      <w:ins w:id="1359" w:author="Autor desconhecido" w:date="2024-06-19T09:29:35Z">
        <w:r>
          <w:rPr>
            <w:b w:val="false"/>
            <w:bCs w:val="false"/>
          </w:rPr>
          <w:t>Pelo mesmo motivo, a ideia da fractalidade do universo, que apresento aqui, também agregue dificuldade</w:t>
        </w:r>
      </w:ins>
      <w:ins w:id="1360" w:author="Autor desconhecido" w:date="2024-06-19T09:30:36Z">
        <w:r>
          <w:rPr>
            <w:b w:val="false"/>
            <w:bCs w:val="false"/>
          </w:rPr>
          <w:t xml:space="preserve"> de entendimento influenciado pela visão linear do tempo.</w:t>
        </w:r>
      </w:ins>
    </w:p>
    <w:p>
      <w:pPr>
        <w:pStyle w:val="Normal"/>
        <w:spacing w:before="0" w:after="0"/>
        <w:ind w:firstLine="737" w:left="0" w:right="0"/>
        <w:contextualSpacing/>
        <w:jc w:val="both"/>
        <w:rPr>
          <w:b w:val="false"/>
          <w:bCs w:val="false"/>
          <w:ins w:id="1363" w:author="Autor desconhecido" w:date="2024-06-06T10:09:39Z"/>
        </w:rPr>
      </w:pPr>
      <w:ins w:id="1362" w:author="Autor desconhecido" w:date="2024-06-06T10:09:39Z">
        <w:r>
          <w:rPr>
            <w:b w:val="false"/>
            <w:bCs w:val="false"/>
          </w:rPr>
        </w:r>
      </w:ins>
    </w:p>
    <w:p>
      <w:pPr>
        <w:pStyle w:val="Normal"/>
        <w:spacing w:before="0" w:after="0"/>
        <w:ind w:firstLine="737" w:left="0" w:right="0"/>
        <w:contextualSpacing/>
        <w:jc w:val="both"/>
        <w:rPr>
          <w:b w:val="false"/>
          <w:bCs w:val="false"/>
          <w:del w:id="1368" w:author="Autor desconhecido" w:date="2024-06-03T09:33:13Z"/>
        </w:rPr>
      </w:pPr>
      <w:ins w:id="1364" w:author="Autor desconhecido" w:date="2024-06-06T10:09:39Z">
        <w:r>
          <w:rPr>
            <w:b w:val="false"/>
            <w:bCs w:val="false"/>
          </w:rPr>
          <w:t xml:space="preserve">Se isso tudo foi criado por Deus </w:t>
        </w:r>
      </w:ins>
      <w:ins w:id="1365" w:author="Autor desconhecido" w:date="2024-06-06T10:09:39Z">
        <w:r>
          <w:rPr>
            <w:b w:val="false"/>
            <w:bCs w:val="false"/>
          </w:rPr>
          <w:t xml:space="preserve">ou por imaginação fértil </w:t>
        </w:r>
      </w:ins>
      <w:ins w:id="1366" w:author="Autor desconhecido" w:date="2024-06-06T10:09:39Z">
        <w:r>
          <w:rPr>
            <w:b w:val="false"/>
            <w:bCs w:val="false"/>
          </w:rPr>
          <w:t>das filosofias</w:t>
        </w:r>
      </w:ins>
      <w:ins w:id="1367" w:author="Autor desconhecido" w:date="2024-06-06T10:09:39Z">
        <w:r>
          <w:rPr>
            <w:b w:val="false"/>
            <w:bCs w:val="false"/>
          </w:rPr>
          <w:t>, deixo o leitor a vontade para considerar. Mais uma vez, como queira.</w:t>
        </w:r>
      </w:ins>
    </w:p>
    <w:p>
      <w:pPr>
        <w:pStyle w:val="Normal"/>
        <w:ind w:firstLine="737" w:left="0" w:right="0"/>
        <w:jc w:val="both"/>
        <w:rPr>
          <w:del w:id="1370" w:author="Autor desconhecido" w:date="2024-06-03T09:33:13Z"/>
        </w:rPr>
      </w:pPr>
      <w:del w:id="1369" w:author="Autor desconhecido" w:date="2024-06-03T09:33:13Z">
        <w:r>
          <w:rPr/>
        </w:r>
      </w:del>
    </w:p>
    <w:p>
      <w:pPr>
        <w:pStyle w:val="Normal"/>
        <w:ind w:firstLine="737" w:left="0" w:right="0"/>
        <w:jc w:val="both"/>
        <w:rPr>
          <w:del w:id="1372" w:author="Autor desconhecido" w:date="2024-06-03T09:33:13Z"/>
        </w:rPr>
      </w:pPr>
      <w:del w:id="1371" w:author="Autor desconhecido" w:date="2024-06-03T09:33:13Z">
        <w:r>
          <w:rPr/>
        </w:r>
      </w:del>
    </w:p>
    <w:p>
      <w:pPr>
        <w:pStyle w:val="Normal"/>
        <w:ind w:firstLine="737" w:left="0" w:right="0"/>
        <w:jc w:val="both"/>
        <w:rPr>
          <w:del w:id="1374" w:author="Autor desconhecido" w:date="2024-06-03T09:33:13Z"/>
        </w:rPr>
      </w:pPr>
      <w:del w:id="1373" w:author="Autor desconhecido" w:date="2024-06-03T09:33:13Z">
        <w:r>
          <w:rPr/>
        </w:r>
      </w:del>
    </w:p>
    <w:p>
      <w:pPr>
        <w:pStyle w:val="Normal"/>
        <w:ind w:firstLine="737" w:left="0" w:right="0"/>
        <w:jc w:val="both"/>
        <w:rPr>
          <w:del w:id="1376" w:author="Autor desconhecido" w:date="2024-06-03T09:33:13Z"/>
        </w:rPr>
      </w:pPr>
      <w:del w:id="1375" w:author="Autor desconhecido" w:date="2024-06-03T09:33:13Z">
        <w:r>
          <w:rPr/>
        </w:r>
      </w:del>
    </w:p>
    <w:p>
      <w:pPr>
        <w:pStyle w:val="Normal"/>
        <w:ind w:firstLine="737" w:left="0" w:right="0"/>
        <w:jc w:val="both"/>
        <w:rPr>
          <w:del w:id="1378" w:author="Autor desconhecido" w:date="2024-06-03T09:33:13Z"/>
        </w:rPr>
      </w:pPr>
      <w:del w:id="1377" w:author="Autor desconhecido" w:date="2024-06-03T09:33:13Z">
        <w:r>
          <w:rPr/>
        </w:r>
      </w:del>
    </w:p>
    <w:p>
      <w:pPr>
        <w:pStyle w:val="Normal"/>
        <w:ind w:firstLine="737" w:left="0" w:right="0"/>
        <w:jc w:val="both"/>
        <w:rPr>
          <w:del w:id="1380" w:author="Autor desconhecido" w:date="2024-06-03T09:33:13Z"/>
        </w:rPr>
      </w:pPr>
      <w:del w:id="1379" w:author="Autor desconhecido" w:date="2024-06-03T09:33:13Z">
        <w:r>
          <w:rPr/>
        </w:r>
      </w:del>
    </w:p>
    <w:p>
      <w:pPr>
        <w:pStyle w:val="Normal"/>
        <w:ind w:firstLine="737" w:left="0" w:right="0"/>
        <w:jc w:val="both"/>
        <w:rPr>
          <w:del w:id="1382" w:author="Autor desconhecido" w:date="2024-06-03T09:33:13Z"/>
        </w:rPr>
      </w:pPr>
      <w:del w:id="1381" w:author="Autor desconhecido" w:date="2024-06-03T09:33:13Z">
        <w:r>
          <w:rPr/>
        </w:r>
      </w:del>
    </w:p>
    <w:p>
      <w:pPr>
        <w:pStyle w:val="Normal"/>
        <w:ind w:firstLine="737" w:left="0" w:right="0"/>
        <w:jc w:val="both"/>
        <w:rPr>
          <w:del w:id="1384" w:author="Autor desconhecido" w:date="2024-06-03T09:33:13Z"/>
        </w:rPr>
      </w:pPr>
      <w:del w:id="1383" w:author="Autor desconhecido" w:date="2024-06-03T09:33:13Z">
        <w:r>
          <w:rPr/>
        </w:r>
      </w:del>
    </w:p>
    <w:p>
      <w:pPr>
        <w:pStyle w:val="Normal"/>
        <w:ind w:firstLine="737" w:left="0" w:right="0"/>
        <w:jc w:val="both"/>
        <w:rPr>
          <w:del w:id="1386" w:author="Autor desconhecido" w:date="2024-06-03T09:33:13Z"/>
        </w:rPr>
      </w:pPr>
      <w:del w:id="1385" w:author="Autor desconhecido" w:date="2024-06-03T09:33:13Z">
        <w:r>
          <w:rPr/>
        </w:r>
      </w:del>
    </w:p>
    <w:p>
      <w:pPr>
        <w:pStyle w:val="Normal"/>
        <w:ind w:firstLine="737" w:left="0" w:right="0"/>
        <w:jc w:val="both"/>
        <w:rPr>
          <w:del w:id="1388" w:author="Autor desconhecido" w:date="2024-06-03T09:33:13Z"/>
        </w:rPr>
      </w:pPr>
      <w:del w:id="1387" w:author="Autor desconhecido" w:date="2024-06-03T09:33:13Z">
        <w:r>
          <w:rPr/>
        </w:r>
      </w:del>
    </w:p>
    <w:p>
      <w:pPr>
        <w:pStyle w:val="Normal"/>
        <w:ind w:firstLine="737" w:left="0" w:right="0"/>
        <w:jc w:val="both"/>
        <w:rPr>
          <w:del w:id="1390" w:author="Autor desconhecido" w:date="2024-06-03T09:33:13Z"/>
        </w:rPr>
      </w:pPr>
      <w:del w:id="1389" w:author="Autor desconhecido" w:date="2024-06-03T09:33:13Z">
        <w:r>
          <w:rPr/>
        </w:r>
      </w:del>
    </w:p>
    <w:p>
      <w:pPr>
        <w:pStyle w:val="Normal"/>
        <w:ind w:firstLine="737" w:left="0" w:right="0"/>
        <w:jc w:val="both"/>
        <w:rPr>
          <w:del w:id="1392" w:author="Autor desconhecido" w:date="2024-06-03T09:33:13Z"/>
        </w:rPr>
      </w:pPr>
      <w:del w:id="1391" w:author="Autor desconhecido" w:date="2024-06-03T09:33:13Z">
        <w:r>
          <w:rPr/>
        </w:r>
      </w:del>
    </w:p>
    <w:p>
      <w:pPr>
        <w:pStyle w:val="Normal"/>
        <w:ind w:firstLine="737" w:left="0" w:right="0"/>
        <w:jc w:val="both"/>
        <w:rPr>
          <w:del w:id="1394" w:author="Autor desconhecido" w:date="2024-06-03T09:33:13Z"/>
        </w:rPr>
      </w:pPr>
      <w:del w:id="1393" w:author="Autor desconhecido" w:date="2024-06-03T09:33:13Z">
        <w:r>
          <w:rPr/>
        </w:r>
      </w:del>
    </w:p>
    <w:p>
      <w:pPr>
        <w:pStyle w:val="Normal"/>
        <w:ind w:firstLine="737" w:left="0" w:right="0"/>
        <w:jc w:val="both"/>
        <w:rPr>
          <w:del w:id="1396" w:author="Autor desconhecido" w:date="2024-06-03T09:33:13Z"/>
        </w:rPr>
      </w:pPr>
      <w:del w:id="1395" w:author="Autor desconhecido" w:date="2024-06-03T09:33:13Z">
        <w:r>
          <w:rPr/>
        </w:r>
      </w:del>
    </w:p>
    <w:p>
      <w:pPr>
        <w:pStyle w:val="Normal"/>
        <w:ind w:firstLine="737" w:left="0" w:right="0"/>
        <w:jc w:val="both"/>
        <w:rPr>
          <w:b/>
          <w:bCs/>
          <w:del w:id="1398" w:author="Autor desconhecido" w:date="2024-06-04T10:15:04Z"/>
        </w:rPr>
      </w:pPr>
      <w:del w:id="1397" w:author="Autor desconhecido" w:date="2024-06-04T10:15:04Z">
        <w:r>
          <w:rPr>
            <w:b/>
            <w:bCs/>
          </w:rPr>
        </w:r>
      </w:del>
    </w:p>
    <w:p>
      <w:pPr>
        <w:pStyle w:val="Normal"/>
        <w:ind w:firstLine="737" w:left="0" w:right="0"/>
        <w:jc w:val="both"/>
        <w:rPr>
          <w:b/>
          <w:bCs/>
          <w:del w:id="1400" w:author="Autor desconhecido" w:date="2024-06-04T10:15:04Z"/>
        </w:rPr>
      </w:pPr>
      <w:del w:id="1399" w:author="Autor desconhecido" w:date="2024-06-04T10:15:04Z">
        <w:r>
          <w:rPr>
            <w:b/>
            <w:bCs/>
          </w:rPr>
        </w:r>
      </w:del>
    </w:p>
    <w:p>
      <w:pPr>
        <w:pStyle w:val="Normal"/>
        <w:ind w:firstLine="737" w:left="0" w:right="0"/>
        <w:jc w:val="both"/>
        <w:rPr>
          <w:b/>
          <w:bCs/>
          <w:del w:id="1402" w:author="Autor desconhecido" w:date="2024-06-04T10:15:04Z"/>
        </w:rPr>
      </w:pPr>
      <w:del w:id="1401" w:author="Autor desconhecido" w:date="2024-06-04T10:15:04Z">
        <w:r>
          <w:rPr>
            <w:b/>
            <w:bCs/>
          </w:rPr>
        </w:r>
      </w:del>
    </w:p>
    <w:p>
      <w:pPr>
        <w:pStyle w:val="Normal"/>
        <w:ind w:firstLine="737" w:left="0" w:right="0"/>
        <w:jc w:val="both"/>
        <w:rPr>
          <w:b/>
          <w:bCs/>
          <w:del w:id="1404" w:author="Autor desconhecido" w:date="2024-06-04T10:15:04Z"/>
        </w:rPr>
      </w:pPr>
      <w:del w:id="1403" w:author="Autor desconhecido" w:date="2024-06-04T10:15:04Z">
        <w:r>
          <w:rPr>
            <w:b/>
            <w:bCs/>
          </w:rPr>
        </w:r>
      </w:del>
    </w:p>
    <w:p>
      <w:pPr>
        <w:pStyle w:val="Normal"/>
        <w:ind w:firstLine="737" w:left="0" w:right="0"/>
        <w:jc w:val="both"/>
        <w:rPr>
          <w:b/>
          <w:bCs/>
          <w:del w:id="1406" w:author="Autor desconhecido" w:date="2024-06-04T10:15:04Z"/>
        </w:rPr>
      </w:pPr>
      <w:del w:id="1405" w:author="Autor desconhecido" w:date="2024-06-04T10:15:04Z">
        <w:r>
          <w:rPr>
            <w:b/>
            <w:bCs/>
          </w:rPr>
        </w:r>
      </w:del>
    </w:p>
    <w:p>
      <w:pPr>
        <w:pStyle w:val="Normal"/>
        <w:ind w:firstLine="737" w:left="0" w:right="0"/>
        <w:jc w:val="both"/>
        <w:rPr>
          <w:b/>
          <w:bCs/>
        </w:rPr>
      </w:pPr>
      <w:r>
        <w:rPr>
          <w:b/>
          <w:bCs/>
        </w:rPr>
      </w:r>
      <w:r>
        <w:br w:type="page"/>
      </w:r>
    </w:p>
    <w:p>
      <w:pPr>
        <w:pStyle w:val="Heading2"/>
        <w:spacing w:before="0" w:after="0"/>
        <w:ind w:firstLine="680" w:left="0"/>
        <w:contextualSpacing/>
        <w:rPr/>
      </w:pPr>
      <w:bookmarkStart w:id="17" w:name="__RefHeading___Toc22888_197393857"/>
      <w:bookmarkEnd w:id="17"/>
      <w:r>
        <w:rPr/>
        <w:t xml:space="preserve">A </w:t>
      </w:r>
      <w:r>
        <w:rPr/>
        <w:t>Q</w:t>
      </w:r>
      <w:r>
        <w:rPr/>
        <w:t xml:space="preserve">uarta </w:t>
      </w:r>
      <w:r>
        <w:rPr/>
        <w:t>D</w:t>
      </w:r>
      <w:r>
        <w:rPr/>
        <w:t>imensão.</w:t>
      </w:r>
    </w:p>
    <w:p>
      <w:pPr>
        <w:pStyle w:val="Normal"/>
        <w:spacing w:before="0" w:after="0"/>
        <w:ind w:firstLine="737" w:left="0" w:right="0"/>
        <w:contextualSpacing/>
        <w:jc w:val="both"/>
        <w:rPr/>
      </w:pPr>
      <w:r>
        <w:rPr/>
        <w:t>Nossa compreensão de 4</w:t>
      </w:r>
      <w:r>
        <w:rPr>
          <w:vertAlign w:val="superscript"/>
        </w:rPr>
        <w:t>a</w:t>
      </w:r>
      <w:r>
        <w:rPr/>
        <w:t xml:space="preserve"> dimensão com</w:t>
      </w:r>
      <w:r>
        <w:rPr/>
        <w:t xml:space="preserve">o sendo </w:t>
      </w:r>
      <w:r>
        <w:rPr/>
        <w:t xml:space="preserve">o tempo, não passa </w:t>
      </w:r>
      <w:r>
        <w:rPr/>
        <w:t>muito</w:t>
      </w:r>
      <w:r>
        <w:rPr/>
        <w:t xml:space="preserve"> de um monte de cubinhos de 3</w:t>
      </w:r>
      <w:r>
        <w:rPr>
          <w:vertAlign w:val="superscript"/>
        </w:rPr>
        <w:t>a</w:t>
      </w:r>
      <w:r>
        <w:rPr/>
        <w:t xml:space="preserve"> dimensão, enfileirados, cada cubinho representando um momento distinto do tempo. Até existem uma</w:t>
      </w:r>
      <w:r>
        <w:rPr/>
        <w:t>s</w:t>
      </w:r>
      <w:r>
        <w:rPr/>
        <w:t xml:space="preserve"> figuras mais elaboradas disso, mas a ideia é sempre a mesma.</w:t>
      </w:r>
    </w:p>
    <w:p>
      <w:pPr>
        <w:pStyle w:val="Normal"/>
        <w:spacing w:before="0" w:after="0"/>
        <w:ind w:firstLine="737" w:left="0" w:right="0"/>
        <w:contextualSpacing/>
        <w:jc w:val="both"/>
        <w:rPr/>
      </w:pPr>
      <w:r>
        <w:rPr/>
      </w:r>
      <w:r>
        <mc:AlternateContent>
          <mc:Choice Requires="wps">
            <w:drawing>
              <wp:anchor behindDoc="0" distT="0" distB="0" distL="0" distR="0" simplePos="0" locked="0" layoutInCell="0" allowOverlap="1" relativeHeight="46">
                <wp:simplePos x="0" y="0"/>
                <wp:positionH relativeFrom="column">
                  <wp:posOffset>226060</wp:posOffset>
                </wp:positionH>
                <wp:positionV relativeFrom="paragraph">
                  <wp:posOffset>135890</wp:posOffset>
                </wp:positionV>
                <wp:extent cx="2675890" cy="3003550"/>
                <wp:effectExtent l="0" t="0" r="0" b="0"/>
                <wp:wrapSquare wrapText="largest"/>
                <wp:docPr id="22" name="Quadro6"/>
                <a:graphic xmlns:a="http://schemas.openxmlformats.org/drawingml/2006/main">
                  <a:graphicData uri="http://schemas.microsoft.com/office/word/2010/wordprocessingShape">
                    <wps:wsp>
                      <wps:cNvSpPr txBox="1"/>
                      <wps:spPr>
                        <a:xfrm>
                          <a:off x="0" y="0"/>
                          <a:ext cx="2675890" cy="3003550"/>
                        </a:xfrm>
                        <a:prstGeom prst="rect"/>
                        <a:solidFill>
                          <a:srgbClr val="FFFFFF"/>
                        </a:solidFill>
                      </wps:spPr>
                      <wps:txbx>
                        <w:txbxContent>
                          <w:p>
                            <w:pPr>
                              <w:pStyle w:val="Figura"/>
                              <w:spacing w:before="120" w:after="120"/>
                              <w:ind w:hanging="0"/>
                              <w:rPr/>
                            </w:pPr>
                            <w:r>
                              <w:rPr/>
                              <w:drawing>
                                <wp:inline distT="0" distB="0" distL="0" distR="0">
                                  <wp:extent cx="2675890" cy="2675890"/>
                                  <wp:effectExtent l="0" t="0" r="0" b="0"/>
                                  <wp:docPr id="23" name="5a. dimensão no cubo"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5a. dimensão no cubo" descr=""/>
                                          <pic:cNvPicPr>
                                            <a:picLocks noChangeAspect="1" noChangeArrowheads="1"/>
                                          </pic:cNvPicPr>
                                        </pic:nvPicPr>
                                        <pic:blipFill>
                                          <a:blip r:embed="rId28"/>
                                          <a:stretch>
                                            <a:fillRect/>
                                          </a:stretch>
                                        </pic:blipFill>
                                        <pic:spPr bwMode="auto">
                                          <a:xfrm>
                                            <a:off x="0" y="0"/>
                                            <a:ext cx="2675890" cy="267589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7</w:t>
                            </w:r>
                            <w:r>
                              <w:rPr/>
                              <w:fldChar w:fldCharType="end"/>
                            </w:r>
                            <w:r>
                              <w:rPr/>
                              <w:t xml:space="preserve">: </w:t>
                            </w:r>
                            <w:r>
                              <w:rPr/>
                              <w:t>3</w:t>
                            </w:r>
                            <w:r>
                              <w:rPr>
                                <w:vertAlign w:val="superscript"/>
                              </w:rPr>
                              <w:t xml:space="preserve">a </w:t>
                            </w:r>
                            <w:r>
                              <w:rPr/>
                              <w:t xml:space="preserve"> </w:t>
                            </w:r>
                            <w:r>
                              <w:rPr/>
                              <w:t xml:space="preserve">a </w:t>
                            </w:r>
                            <w:r>
                              <w:rPr/>
                              <w:t>5</w:t>
                            </w:r>
                            <w:r>
                              <w:rPr>
                                <w:vertAlign w:val="superscript"/>
                              </w:rPr>
                              <w:t>a</w:t>
                            </w:r>
                            <w:r>
                              <w:rPr/>
                              <w:t>.</w:t>
                            </w:r>
                            <w:r>
                              <w:rPr/>
                              <w:t xml:space="preserve"> Dimens</w:t>
                            </w:r>
                            <w:r>
                              <w:rPr/>
                              <w:t>ões Euclideanas</w:t>
                            </w:r>
                          </w:p>
                        </w:txbxContent>
                      </wps:txbx>
                      <wps:bodyPr anchor="t" lIns="0" tIns="0" rIns="0" bIns="0">
                        <a:noAutofit/>
                      </wps:bodyPr>
                    </wps:wsp>
                  </a:graphicData>
                </a:graphic>
              </wp:anchor>
            </w:drawing>
          </mc:Choice>
          <mc:Fallback>
            <w:pict>
              <v:rect style="position:absolute;rotation:-0;width:210.7pt;height:236.5pt;mso-wrap-distance-left:0pt;mso-wrap-distance-right:0pt;mso-wrap-distance-top:0pt;mso-wrap-distance-bottom:0pt;margin-top:10.7pt;mso-position-vertical-relative:text;margin-left:17.8pt;mso-position-horizontal-relative:text">
                <v:textbox inset="0in,0in,0in,0in">
                  <w:txbxContent>
                    <w:p>
                      <w:pPr>
                        <w:pStyle w:val="Figura"/>
                        <w:spacing w:before="120" w:after="120"/>
                        <w:ind w:hanging="0"/>
                        <w:rPr/>
                      </w:pPr>
                      <w:r>
                        <w:rPr/>
                        <w:drawing>
                          <wp:inline distT="0" distB="0" distL="0" distR="0">
                            <wp:extent cx="2675890" cy="2675890"/>
                            <wp:effectExtent l="0" t="0" r="0" b="0"/>
                            <wp:docPr id="24" name="5a. dimensão no cubo"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5a. dimensão no cubo" descr=""/>
                                    <pic:cNvPicPr>
                                      <a:picLocks noChangeAspect="1" noChangeArrowheads="1"/>
                                    </pic:cNvPicPr>
                                  </pic:nvPicPr>
                                  <pic:blipFill>
                                    <a:blip r:embed="rId29"/>
                                    <a:stretch>
                                      <a:fillRect/>
                                    </a:stretch>
                                  </pic:blipFill>
                                  <pic:spPr bwMode="auto">
                                    <a:xfrm>
                                      <a:off x="0" y="0"/>
                                      <a:ext cx="2675890" cy="267589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7</w:t>
                      </w:r>
                      <w:r>
                        <w:rPr/>
                        <w:fldChar w:fldCharType="end"/>
                      </w:r>
                      <w:r>
                        <w:rPr/>
                        <w:t xml:space="preserve">: </w:t>
                      </w:r>
                      <w:r>
                        <w:rPr/>
                        <w:t>3</w:t>
                      </w:r>
                      <w:r>
                        <w:rPr>
                          <w:vertAlign w:val="superscript"/>
                        </w:rPr>
                        <w:t xml:space="preserve">a </w:t>
                      </w:r>
                      <w:r>
                        <w:rPr/>
                        <w:t xml:space="preserve"> </w:t>
                      </w:r>
                      <w:r>
                        <w:rPr/>
                        <w:t xml:space="preserve">a </w:t>
                      </w:r>
                      <w:r>
                        <w:rPr/>
                        <w:t>5</w:t>
                      </w:r>
                      <w:r>
                        <w:rPr>
                          <w:vertAlign w:val="superscript"/>
                        </w:rPr>
                        <w:t>a</w:t>
                      </w:r>
                      <w:r>
                        <w:rPr/>
                        <w:t>.</w:t>
                      </w:r>
                      <w:r>
                        <w:rPr/>
                        <w:t xml:space="preserve"> Dimens</w:t>
                      </w:r>
                      <w:r>
                        <w:rPr/>
                        <w:t>ões Euclideanas</w:t>
                      </w:r>
                    </w:p>
                  </w:txbxContent>
                </v:textbox>
                <w10:wrap type="square" side="largest"/>
              </v:rect>
            </w:pict>
          </mc:Fallback>
        </mc:AlternateContent>
      </w:r>
      <w:r>
        <mc:AlternateContent>
          <mc:Choice Requires="wps">
            <w:drawing>
              <wp:anchor behindDoc="0" distT="0" distB="0" distL="0" distR="0" simplePos="0" locked="0" layoutInCell="0" allowOverlap="1" relativeHeight="59">
                <wp:simplePos x="0" y="0"/>
                <wp:positionH relativeFrom="column">
                  <wp:posOffset>3578860</wp:posOffset>
                </wp:positionH>
                <wp:positionV relativeFrom="paragraph">
                  <wp:posOffset>16510</wp:posOffset>
                </wp:positionV>
                <wp:extent cx="2085340" cy="3108325"/>
                <wp:effectExtent l="0" t="0" r="0" b="0"/>
                <wp:wrapSquare wrapText="largest"/>
                <wp:docPr id="25" name="Quadro5"/>
                <a:graphic xmlns:a="http://schemas.openxmlformats.org/drawingml/2006/main">
                  <a:graphicData uri="http://schemas.microsoft.com/office/word/2010/wordprocessingShape">
                    <wps:wsp>
                      <wps:cNvSpPr txBox="1"/>
                      <wps:spPr>
                        <a:xfrm>
                          <a:off x="0" y="0"/>
                          <a:ext cx="2085340" cy="3108325"/>
                        </a:xfrm>
                        <a:prstGeom prst="rect"/>
                        <a:solidFill>
                          <a:srgbClr val="FFFFFF"/>
                        </a:solidFill>
                      </wps:spPr>
                      <wps:txbx>
                        <w:txbxContent>
                          <w:p>
                            <w:pPr>
                              <w:pStyle w:val="Figura"/>
                              <w:spacing w:before="120" w:after="120"/>
                              <w:ind w:hanging="0"/>
                              <w:rPr/>
                            </w:pPr>
                            <w:r>
                              <w:rPr/>
                              <w:drawing>
                                <wp:inline distT="0" distB="0" distL="0" distR="0">
                                  <wp:extent cx="2085340" cy="2780665"/>
                                  <wp:effectExtent l="0" t="0" r="0" b="0"/>
                                  <wp:docPr id="26" name="Vidro admensional"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Vidro admensional" descr=""/>
                                          <pic:cNvPicPr>
                                            <a:picLocks noChangeAspect="1" noChangeArrowheads="1"/>
                                          </pic:cNvPicPr>
                                        </pic:nvPicPr>
                                        <pic:blipFill>
                                          <a:blip r:embed="rId30"/>
                                          <a:stretch>
                                            <a:fillRect/>
                                          </a:stretch>
                                        </pic:blipFill>
                                        <pic:spPr bwMode="auto">
                                          <a:xfrm>
                                            <a:off x="0" y="0"/>
                                            <a:ext cx="2085340" cy="278066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6</w:t>
                            </w:r>
                            <w:r>
                              <w:rPr/>
                              <w:fldChar w:fldCharType="end"/>
                            </w:r>
                            <w:r>
                              <w:rPr/>
                              <w:t>: Vidro adimensional</w:t>
                            </w:r>
                          </w:p>
                        </w:txbxContent>
                      </wps:txbx>
                      <wps:bodyPr anchor="t" lIns="0" tIns="0" rIns="0" bIns="0">
                        <a:noAutofit/>
                      </wps:bodyPr>
                    </wps:wsp>
                  </a:graphicData>
                </a:graphic>
              </wp:anchor>
            </w:drawing>
          </mc:Choice>
          <mc:Fallback>
            <w:pict>
              <v:rect style="position:absolute;rotation:-0;width:164.2pt;height:244.75pt;mso-wrap-distance-left:0pt;mso-wrap-distance-right:0pt;mso-wrap-distance-top:0pt;mso-wrap-distance-bottom:0pt;margin-top:1.3pt;mso-position-vertical-relative:text;margin-left:281.8pt;mso-position-horizontal-relative:text">
                <v:textbox inset="0in,0in,0in,0in">
                  <w:txbxContent>
                    <w:p>
                      <w:pPr>
                        <w:pStyle w:val="Figura"/>
                        <w:spacing w:before="120" w:after="120"/>
                        <w:ind w:hanging="0"/>
                        <w:rPr/>
                      </w:pPr>
                      <w:r>
                        <w:rPr/>
                        <w:drawing>
                          <wp:inline distT="0" distB="0" distL="0" distR="0">
                            <wp:extent cx="2085340" cy="2780665"/>
                            <wp:effectExtent l="0" t="0" r="0" b="0"/>
                            <wp:docPr id="27" name="Vidro admensional"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Vidro admensional" descr=""/>
                                    <pic:cNvPicPr>
                                      <a:picLocks noChangeAspect="1" noChangeArrowheads="1"/>
                                    </pic:cNvPicPr>
                                  </pic:nvPicPr>
                                  <pic:blipFill>
                                    <a:blip r:embed="rId31"/>
                                    <a:stretch>
                                      <a:fillRect/>
                                    </a:stretch>
                                  </pic:blipFill>
                                  <pic:spPr bwMode="auto">
                                    <a:xfrm>
                                      <a:off x="0" y="0"/>
                                      <a:ext cx="2085340" cy="278066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6</w:t>
                      </w:r>
                      <w:r>
                        <w:rPr/>
                        <w:fldChar w:fldCharType="end"/>
                      </w:r>
                      <w:r>
                        <w:rPr/>
                        <w:t>: Vidro adimensional</w:t>
                      </w:r>
                    </w:p>
                  </w:txbxContent>
                </v:textbox>
                <w10:wrap type="square" side="largest"/>
              </v:rect>
            </w:pict>
          </mc:Fallback>
        </mc:AlternateContent>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t>Como vimos, n</w:t>
      </w:r>
      <w:r>
        <w:rPr/>
        <w:t xml:space="preserve">a notação Euclidiana, na abordagem da </w:t>
      </w:r>
      <w:r>
        <w:rPr/>
        <w:t xml:space="preserve">geometria cartesiana e na </w:t>
      </w:r>
      <w:r>
        <w:rPr/>
        <w:t>física clássica contemporânea, o tempo perfaz a 4</w:t>
      </w:r>
      <w:r>
        <w:rPr>
          <w:vertAlign w:val="superscript"/>
        </w:rPr>
        <w:t xml:space="preserve">a </w:t>
      </w:r>
      <w:r>
        <w:rPr/>
        <w:t xml:space="preserve">dimensão. </w:t>
      </w:r>
    </w:p>
    <w:p>
      <w:pPr>
        <w:pStyle w:val="Normal"/>
        <w:spacing w:before="0" w:after="0"/>
        <w:ind w:firstLine="737" w:left="0" w:right="0"/>
        <w:contextualSpacing/>
        <w:jc w:val="both"/>
        <w:rPr/>
      </w:pPr>
      <w:r>
        <w:rPr/>
        <w:t>Mas podemos reformular toda a geometria plana para uma notação esférica. Para isso, basta dar dimensão ao “ponto” de Euclides.</w:t>
      </w:r>
    </w:p>
    <w:p>
      <w:pPr>
        <w:pStyle w:val="Normal"/>
        <w:spacing w:before="0" w:after="0"/>
        <w:ind w:firstLine="737" w:left="0" w:right="0"/>
        <w:contextualSpacing/>
        <w:jc w:val="both"/>
        <w:rPr/>
      </w:pPr>
      <w:r>
        <w:rPr/>
        <w:t xml:space="preserve">O “ponto” passa ter um raio por dimensão e se tornar uma esfera. A partir dessa única dimensão, conseguimos determinar o perímetro do círculo, sua área e também o volume da esfera. Todas as três dimensões expressas e integradas em uma única </w:t>
      </w:r>
      <w:r>
        <w:rPr/>
        <w:t>variável, o raio</w:t>
      </w:r>
      <w:r>
        <w:rPr/>
        <w:t>.</w:t>
      </w:r>
    </w:p>
    <w:p>
      <w:pPr>
        <w:pStyle w:val="Normal"/>
        <w:spacing w:before="0" w:after="0"/>
        <w:ind w:firstLine="737" w:left="0" w:right="0"/>
        <w:contextualSpacing/>
        <w:jc w:val="both"/>
        <w:rPr/>
      </w:pPr>
      <w:r>
        <w:rPr/>
        <w:t xml:space="preserve">Perímetro do círculo:  </w:t>
        <w:tab/>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π</m:t>
        </m:r>
        <m:r>
          <w:rPr>
            <w:rFonts w:ascii="Cambria Math" w:hAnsi="Cambria Math"/>
          </w:rPr>
          <m:t xml:space="preserve">⋅</m:t>
        </m:r>
        <m:r>
          <w:rPr>
            <w:rFonts w:ascii="Cambria Math" w:hAnsi="Cambria Math"/>
          </w:rPr>
          <m:t xml:space="preserve">r</m:t>
        </m:r>
      </m:oMath>
      <w:r>
        <w:rPr/>
        <w:t xml:space="preserve"> </w:t>
        <w:tab/>
        <w:t xml:space="preserve">(Primeira dimensão </w:t>
      </w:r>
      <w:r>
        <w:rPr/>
        <w:t>do raio</w:t>
      </w:r>
      <w:r>
        <w:rPr/>
        <w:t>)</w:t>
      </w:r>
    </w:p>
    <w:p>
      <w:pPr>
        <w:pStyle w:val="Normal"/>
        <w:spacing w:before="0" w:after="0"/>
        <w:ind w:firstLine="737" w:left="0" w:right="0"/>
        <w:contextualSpacing/>
        <w:jc w:val="both"/>
        <w:rPr/>
      </w:pPr>
      <w:r>
        <w:rPr/>
        <w:t xml:space="preserve">Área do círculo:            </w:t>
        <w:tab/>
        <w:t xml:space="preserve">A = </w:t>
      </w:r>
      <w:r>
        <w:rPr>
          <w:rFonts w:ascii="Liberation Serif" w:hAnsi="Liberation Serif"/>
        </w:rPr>
        <w:t>π</w:t>
      </w:r>
      <w:r>
        <w:rPr/>
        <w:t>.r</w:t>
      </w:r>
      <w:r>
        <w:rPr>
          <w:vertAlign w:val="superscript"/>
        </w:rPr>
        <w:t>2</w:t>
        <w:tab/>
        <w:tab/>
      </w:r>
      <w:r>
        <w:rPr>
          <w:position w:val="0"/>
          <w:sz w:val="24"/>
          <w:vertAlign w:val="baseline"/>
        </w:rPr>
        <w:t xml:space="preserve">(Segunda dimensão </w:t>
      </w:r>
      <w:r>
        <w:rPr>
          <w:position w:val="0"/>
          <w:sz w:val="24"/>
          <w:vertAlign w:val="baseline"/>
        </w:rPr>
        <w:t>do raio</w:t>
      </w:r>
      <w:r>
        <w:rPr>
          <w:position w:val="0"/>
          <w:sz w:val="24"/>
          <w:vertAlign w:val="baseline"/>
        </w:rPr>
        <w:t>)</w:t>
      </w:r>
    </w:p>
    <w:p>
      <w:pPr>
        <w:pStyle w:val="Normal"/>
        <w:spacing w:before="0" w:after="0"/>
        <w:ind w:firstLine="737" w:left="0" w:right="0"/>
        <w:contextualSpacing/>
        <w:jc w:val="both"/>
        <w:rPr/>
      </w:pPr>
      <w:r>
        <w:rPr>
          <w:position w:val="0"/>
          <w:sz w:val="24"/>
          <w:vertAlign w:val="baseline"/>
        </w:rPr>
        <w:t xml:space="preserve">Área superficial da esfera </w:t>
        <w:tab/>
        <w:t>A = 4.</w:t>
      </w:r>
      <w:r>
        <w:rPr>
          <w:rFonts w:ascii="Liberation Serif" w:hAnsi="Liberation Serif"/>
          <w:position w:val="0"/>
          <w:sz w:val="24"/>
          <w:vertAlign w:val="baseline"/>
        </w:rPr>
        <w:t xml:space="preserve">π. </w:t>
      </w:r>
      <w:r>
        <w:rPr>
          <w:position w:val="0"/>
          <w:sz w:val="24"/>
          <w:vertAlign w:val="baseline"/>
        </w:rPr>
        <w:t>r</w:t>
      </w:r>
      <w:r>
        <w:rPr>
          <w:vertAlign w:val="superscript"/>
        </w:rPr>
        <w:t>2</w:t>
        <w:tab/>
        <w:tab/>
      </w:r>
      <w:r>
        <w:rPr>
          <w:position w:val="0"/>
          <w:sz w:val="24"/>
          <w:vertAlign w:val="baseline"/>
        </w:rPr>
        <w:t xml:space="preserve">(Segunda dimensão </w:t>
      </w:r>
      <w:r>
        <w:rPr>
          <w:position w:val="0"/>
          <w:sz w:val="24"/>
          <w:vertAlign w:val="baseline"/>
        </w:rPr>
        <w:t>do raio</w:t>
      </w:r>
      <w:r>
        <w:rPr>
          <w:position w:val="0"/>
          <w:sz w:val="24"/>
          <w:vertAlign w:val="baseline"/>
        </w:rPr>
        <w:t>)</w:t>
      </w:r>
    </w:p>
    <w:p>
      <w:pPr>
        <w:pStyle w:val="Normal"/>
        <w:spacing w:before="0" w:after="0"/>
        <w:ind w:firstLine="737" w:left="0" w:right="0"/>
        <w:contextualSpacing/>
        <w:jc w:val="both"/>
        <w:rPr>
          <w:position w:val="0"/>
          <w:sz w:val="24"/>
          <w:vertAlign w:val="baseline"/>
        </w:rPr>
      </w:pPr>
      <w:r>
        <w:rPr>
          <w:position w:val="0"/>
          <w:sz w:val="24"/>
          <w:vertAlign w:val="baseline"/>
        </w:rPr>
        <w:t xml:space="preserve">Volume da esfera:         </w:t>
        <w:tab/>
        <w:t>V = 4/3.</w:t>
      </w:r>
      <w:r>
        <w:rPr>
          <w:rFonts w:ascii="Liberation Serif" w:hAnsi="Liberation Serif"/>
          <w:position w:val="0"/>
          <w:sz w:val="24"/>
          <w:vertAlign w:val="baseline"/>
        </w:rPr>
        <w:t>π</w:t>
      </w:r>
      <w:r>
        <w:rPr>
          <w:position w:val="0"/>
          <w:sz w:val="24"/>
          <w:vertAlign w:val="baseline"/>
        </w:rPr>
        <w:t>.r</w:t>
      </w:r>
      <w:r>
        <w:rPr>
          <w:vertAlign w:val="superscript"/>
        </w:rPr>
        <w:t>3</w:t>
      </w:r>
      <w:r>
        <w:rPr>
          <w:position w:val="0"/>
          <w:sz w:val="24"/>
          <w:vertAlign w:val="baseline"/>
        </w:rPr>
        <w:t xml:space="preserve"> </w:t>
        <w:tab/>
        <w:tab/>
        <w:t xml:space="preserve">(Terceira dimensão </w:t>
      </w:r>
      <w:r>
        <w:rPr>
          <w:position w:val="0"/>
          <w:sz w:val="24"/>
          <w:vertAlign w:val="baseline"/>
        </w:rPr>
        <w:t>do raio</w:t>
      </w:r>
      <w:r>
        <w:rPr>
          <w:position w:val="0"/>
          <w:sz w:val="24"/>
          <w:vertAlign w:val="baseline"/>
        </w:rPr>
        <w:t>)</w:t>
      </w:r>
    </w:p>
    <w:p>
      <w:pPr>
        <w:pStyle w:val="Normal"/>
        <w:spacing w:before="0" w:after="0"/>
        <w:ind w:firstLine="737" w:left="0" w:right="0"/>
        <w:contextualSpacing/>
        <w:jc w:val="both"/>
        <w:rPr>
          <w:rFonts w:ascii="Liberation Serif" w:hAnsi="Liberation Serif"/>
          <w:position w:val="0"/>
          <w:sz w:val="24"/>
          <w:vertAlign w:val="baseline"/>
        </w:rPr>
      </w:pPr>
      <w:r>
        <w:rPr>
          <w:position w:val="0"/>
          <w:sz w:val="24"/>
          <w:vertAlign w:val="baseline"/>
        </w:rPr>
        <w:t>E agora? Só com uma dimensão consigo perímetro, área e volume?</w:t>
      </w:r>
    </w:p>
    <w:p>
      <w:pPr>
        <w:pStyle w:val="Normal"/>
        <w:spacing w:before="0" w:after="0"/>
        <w:ind w:firstLine="737" w:left="0" w:right="0"/>
        <w:contextualSpacing/>
        <w:jc w:val="both"/>
        <w:rPr>
          <w:rFonts w:ascii="Liberation Serif" w:hAnsi="Liberation Serif"/>
          <w:position w:val="0"/>
          <w:sz w:val="24"/>
          <w:vertAlign w:val="baseline"/>
        </w:rPr>
      </w:pPr>
      <w:r>
        <w:rPr>
          <w:position w:val="0"/>
          <w:sz w:val="24"/>
          <w:vertAlign w:val="baseline"/>
        </w:rPr>
        <w:t>E como será a segunda dimensão nessa abordagem? Uma porção de pontos (esferas) encostados uns nos outros?</w:t>
      </w:r>
    </w:p>
    <w:p>
      <w:pPr>
        <w:pStyle w:val="Normal"/>
        <w:spacing w:before="0" w:after="0"/>
        <w:ind w:firstLine="737" w:left="0" w:right="0"/>
        <w:contextualSpacing/>
        <w:jc w:val="both"/>
        <w:rPr>
          <w:rFonts w:ascii="Liberation Serif" w:hAnsi="Liberation Serif"/>
          <w:position w:val="0"/>
          <w:sz w:val="24"/>
          <w:vertAlign w:val="baseline"/>
        </w:rPr>
      </w:pPr>
      <w:r>
        <w:rPr>
          <w:position w:val="0"/>
          <w:sz w:val="24"/>
          <w:vertAlign w:val="baseline"/>
        </w:rPr>
        <w:t>De qualquer forma é possível parametrizar toda a</w:t>
      </w:r>
      <w:r>
        <w:rPr>
          <w:position w:val="0"/>
          <w:sz w:val="24"/>
          <w:vertAlign w:val="baseline"/>
        </w:rPr>
        <w:t>s</w:t>
      </w:r>
      <w:r>
        <w:rPr>
          <w:position w:val="0"/>
          <w:sz w:val="24"/>
          <w:vertAlign w:val="baseline"/>
        </w:rPr>
        <w:t xml:space="preserve"> estruturas a partir da geometria esférica com o toque da constante do número </w:t>
      </w:r>
      <w:r>
        <w:rPr>
          <w:rFonts w:ascii="Liberation Serif" w:hAnsi="Liberation Serif"/>
          <w:position w:val="0"/>
          <w:sz w:val="24"/>
          <w:vertAlign w:val="baseline"/>
        </w:rPr>
        <w:t xml:space="preserve">π </w:t>
      </w:r>
      <w:r>
        <w:rPr>
          <w:rFonts w:ascii="Liberation Serif" w:hAnsi="Liberation Serif"/>
          <w:position w:val="0"/>
          <w:sz w:val="24"/>
          <w:vertAlign w:val="baseline"/>
        </w:rPr>
        <w:t>e do raio da esfera</w:t>
      </w:r>
      <w:r>
        <w:rPr>
          <w:position w:val="0"/>
          <w:sz w:val="24"/>
          <w:vertAlign w:val="baseline"/>
        </w:rPr>
        <w:t>.</w:t>
      </w:r>
    </w:p>
    <w:p>
      <w:pPr>
        <w:pStyle w:val="Normal"/>
        <w:spacing w:before="0" w:after="0"/>
        <w:ind w:firstLine="737" w:left="0" w:right="0"/>
        <w:contextualSpacing/>
        <w:jc w:val="both"/>
        <w:rPr>
          <w:rFonts w:ascii="Liberation Serif" w:hAnsi="Liberation Serif"/>
          <w:position w:val="0"/>
          <w:sz w:val="24"/>
          <w:vertAlign w:val="baseline"/>
          <w:ins w:id="1407" w:author="Autor desconhecido" w:date="2024-06-07T15:16:58Z"/>
        </w:rPr>
      </w:pPr>
      <w:r>
        <w:rPr>
          <w:position w:val="0"/>
          <w:sz w:val="24"/>
          <w:vertAlign w:val="baseline"/>
        </w:rPr>
        <w:t>Talvez se Euclides tivesse partido da geometria esférica, todas as coisas que fazemos hoje seriam mais redondas em vez de tão quadradas. Poderia ser mais lógico e natural, pois na natureza universal, fractalmente, tudo é mais sinusoidalmente redondo no dinamismo do movimento e esférico na estrutura da matéria, desde as subpartículas do microcosmo até os arcanjos do Universo astronômico.</w:t>
      </w:r>
    </w:p>
    <w:p>
      <w:pPr>
        <w:pStyle w:val="Normal"/>
        <w:spacing w:before="0" w:after="0"/>
        <w:ind w:firstLine="737" w:left="0" w:right="0"/>
        <w:contextualSpacing/>
        <w:jc w:val="both"/>
        <w:rPr>
          <w:rFonts w:ascii="Liberation Serif" w:hAnsi="Liberation Serif"/>
          <w:position w:val="0"/>
          <w:sz w:val="24"/>
          <w:vertAlign w:val="baseline"/>
        </w:rPr>
      </w:pPr>
      <w:ins w:id="1408" w:author="Autor desconhecido" w:date="2024-06-07T15:16:58Z">
        <w:r>
          <w:rPr>
            <w:position w:val="0"/>
            <w:sz w:val="24"/>
            <w:vertAlign w:val="baseline"/>
          </w:rPr>
          <w:t>Por outro lado o número PI não é tão constante assim, já que é uma dizima infinita.</w:t>
        </w:r>
      </w:ins>
    </w:p>
    <w:p>
      <w:pPr>
        <w:pStyle w:val="Normal"/>
        <w:spacing w:before="0" w:after="0"/>
        <w:ind w:firstLine="737" w:left="0" w:right="0"/>
        <w:contextualSpacing/>
        <w:jc w:val="both"/>
        <w:rPr>
          <w:rFonts w:ascii="Liberation Serif" w:hAnsi="Liberation Serif"/>
          <w:position w:val="0"/>
          <w:sz w:val="24"/>
          <w:vertAlign w:val="baseline"/>
        </w:rPr>
      </w:pPr>
      <w:r>
        <w:rPr>
          <w:position w:val="0"/>
          <w:sz w:val="24"/>
          <w:vertAlign w:val="baseline"/>
        </w:rPr>
        <w:t xml:space="preserve">Apenas abordei isso aqui para demonstrar que o conceito de dimensões não é muito mais que </w:t>
      </w:r>
      <w:r>
        <w:rPr>
          <w:position w:val="0"/>
          <w:sz w:val="24"/>
          <w:vertAlign w:val="baseline"/>
        </w:rPr>
        <w:t xml:space="preserve">um </w:t>
      </w:r>
      <w:r>
        <w:rPr>
          <w:position w:val="0"/>
          <w:sz w:val="24"/>
          <w:vertAlign w:val="baseline"/>
        </w:rPr>
        <w:t>conceito relativo.</w:t>
      </w:r>
    </w:p>
    <w:p>
      <w:pPr>
        <w:pStyle w:val="Normal"/>
        <w:spacing w:before="0" w:after="0"/>
        <w:ind w:firstLine="737" w:left="0" w:right="0"/>
        <w:contextualSpacing/>
        <w:jc w:val="both"/>
        <w:rPr/>
      </w:pPr>
      <w:r>
        <w:rPr/>
        <w:t>É mais fácil e intuitivo atribuir ao tempo o distinto responsável pela 4</w:t>
      </w:r>
      <w:r>
        <w:rPr>
          <w:vertAlign w:val="superscript"/>
        </w:rPr>
        <w:t>a</w:t>
      </w:r>
      <w:r>
        <w:rPr/>
        <w:t xml:space="preserve"> dimensão, mas pode não ser.</w:t>
      </w:r>
    </w:p>
    <w:p>
      <w:pPr>
        <w:pStyle w:val="Normal"/>
        <w:spacing w:before="0" w:after="0"/>
        <w:ind w:firstLine="737" w:left="0" w:right="0"/>
        <w:contextualSpacing/>
        <w:jc w:val="both"/>
        <w:rPr/>
      </w:pPr>
      <w:r>
        <w:rPr/>
        <w:t xml:space="preserve">A partir da notação esférica, podemos atribuir todo o universo material à primeira dimensão. Chamemos de a </w:t>
      </w:r>
      <w:r>
        <w:rPr>
          <w:b/>
          <w:bCs/>
        </w:rPr>
        <w:t>dimensão</w:t>
      </w:r>
      <w:r>
        <w:rPr/>
        <w:t xml:space="preserve"> </w:t>
      </w:r>
      <w:r>
        <w:rPr>
          <w:b/>
          <w:bCs/>
        </w:rPr>
        <w:t>da</w:t>
      </w:r>
      <w:r>
        <w:rPr/>
        <w:t xml:space="preserve"> </w:t>
      </w:r>
      <w:r>
        <w:rPr>
          <w:b/>
          <w:bCs/>
        </w:rPr>
        <w:t>matéria</w:t>
      </w:r>
      <w:r>
        <w:rPr/>
        <w:t>, que engloba as 3 dimensões Euclideanas mais o tempo se desejarem, como queiram.</w:t>
      </w:r>
    </w:p>
    <w:p>
      <w:pPr>
        <w:pStyle w:val="Normal"/>
        <w:spacing w:before="0" w:after="0"/>
        <w:ind w:firstLine="737" w:left="0" w:right="0"/>
        <w:contextualSpacing/>
        <w:jc w:val="both"/>
        <w:rPr/>
      </w:pPr>
      <w:r>
        <w:rPr/>
        <w:t>Para as dimensões superiores, deixo aqui para o imaginário filosófico, pois não faz parte de nosso contexto no momento. Apenas para constar, em minha forma de filosofar esse assunto, suponho o mundo perispiritual como sendo a 2</w:t>
      </w:r>
      <w:r>
        <w:rPr>
          <w:vertAlign w:val="superscript"/>
        </w:rPr>
        <w:t>a</w:t>
      </w:r>
      <w:r>
        <w:rPr/>
        <w:t xml:space="preserve"> dimensão e o mundo espiritual como sendo a 3</w:t>
      </w:r>
      <w:r>
        <w:rPr>
          <w:vertAlign w:val="superscript"/>
        </w:rPr>
        <w:t>a</w:t>
      </w:r>
      <w:r>
        <w:rPr/>
        <w:t xml:space="preserve"> dimensão. </w:t>
      </w:r>
      <w:r>
        <w:rPr/>
        <w:t>Essa abordagem considero em</w:t>
      </w:r>
      <w:r>
        <w:rPr/>
        <w:t xml:space="preserve"> consonância com os postulados da doutrina Espírita, muito embora não tenha encontrado nenhuma referência a essa temática específica na literatura que já compulsei. Mas isso, v</w:t>
      </w:r>
      <w:r>
        <w:rPr/>
        <w:t>amos</w:t>
      </w:r>
      <w:r>
        <w:rPr/>
        <w:t xml:space="preserve"> deixar para discutir em outra oportunidade.</w:t>
      </w:r>
    </w:p>
    <w:p>
      <w:pPr>
        <w:pStyle w:val="Normal"/>
        <w:spacing w:before="0" w:after="0"/>
        <w:ind w:firstLine="737" w:left="0" w:right="0"/>
        <w:contextualSpacing/>
        <w:jc w:val="both"/>
        <w:rPr>
          <w:rFonts w:ascii="Liberation Serif" w:hAnsi="Liberation Serif"/>
          <w:color w:val="auto"/>
        </w:rPr>
      </w:pPr>
      <w:r>
        <w:rPr>
          <w:color w:val="auto"/>
        </w:rPr>
        <w:t>Muito bem, que viagem! Discutimos tudo isso, mas nosso assunto principal é o Tempo, e fizemos esses desvio para abordar o futuro e sua previsibilidade.</w:t>
      </w:r>
    </w:p>
    <w:p>
      <w:pPr>
        <w:pStyle w:val="Normal"/>
        <w:spacing w:before="0" w:after="0"/>
        <w:ind w:firstLine="737" w:left="0" w:right="0"/>
        <w:contextualSpacing/>
        <w:jc w:val="both"/>
        <w:rPr>
          <w:rFonts w:ascii="Liberation Serif" w:hAnsi="Liberation Serif"/>
          <w:color w:val="auto"/>
        </w:rPr>
      </w:pPr>
      <w:r>
        <w:rPr>
          <w:color w:val="auto"/>
        </w:rPr>
        <w:t>Resumindo, começamos a</w:t>
      </w:r>
      <w:r>
        <w:rPr>
          <w:color w:val="auto"/>
        </w:rPr>
        <w:t xml:space="preserve"> deduzir que quanto mais </w:t>
      </w:r>
      <w:r>
        <w:rPr>
          <w:color w:val="auto"/>
        </w:rPr>
        <w:t xml:space="preserve">se </w:t>
      </w:r>
      <w:r>
        <w:rPr>
          <w:color w:val="auto"/>
        </w:rPr>
        <w:t xml:space="preserve">tem o passado registrado e acessível e ou quanto maior o conhecimento, maior será a capacidade de vislumbrar o futuro. </w:t>
      </w:r>
      <w:r>
        <w:rPr>
          <w:color w:val="auto"/>
        </w:rPr>
        <w:t>Abordamos a previsibilidade do relógio universal e discuti</w:t>
      </w:r>
      <w:r>
        <w:rPr>
          <w:color w:val="auto"/>
        </w:rPr>
        <w:t xml:space="preserve">remos a seguir </w:t>
      </w:r>
      <w:r>
        <w:rPr>
          <w:color w:val="auto"/>
        </w:rPr>
        <w:t>a influência do erro humano como possível agente de aleatoriedade na determinação, influência e p</w:t>
      </w:r>
      <w:r>
        <w:rPr>
          <w:color w:val="auto"/>
        </w:rPr>
        <w:t>re</w:t>
      </w:r>
      <w:r>
        <w:rPr>
          <w:color w:val="auto"/>
        </w:rPr>
        <w:t>visibilidade do futuro.</w:t>
      </w:r>
    </w:p>
    <w:p>
      <w:pPr>
        <w:pStyle w:val="Normal"/>
        <w:spacing w:before="0" w:after="0"/>
        <w:ind w:firstLine="737" w:left="0" w:right="0"/>
        <w:contextualSpacing/>
        <w:jc w:val="both"/>
        <w:rPr>
          <w:rFonts w:ascii="Liberation Serif" w:hAnsi="Liberation Serif"/>
          <w:color w:val="auto"/>
        </w:rPr>
      </w:pPr>
      <w:r>
        <w:rPr>
          <w:color w:val="auto"/>
        </w:rPr>
      </w:r>
    </w:p>
    <w:p>
      <w:pPr>
        <w:pStyle w:val="Normal"/>
        <w:spacing w:before="0" w:after="0"/>
        <w:ind w:firstLine="737" w:left="0" w:right="0"/>
        <w:contextualSpacing/>
        <w:jc w:val="both"/>
        <w:rPr>
          <w:rFonts w:ascii="Liberation Serif" w:hAnsi="Liberation Serif"/>
          <w:color w:val="auto"/>
          <w:ins w:id="1409" w:author="Autor desconhecido" w:date="2024-06-19T09:37:31Z"/>
        </w:rPr>
      </w:pPr>
      <w:r>
        <w:rPr>
          <w:color w:val="auto"/>
        </w:rPr>
        <w:t>Deixemos claro que a percepção e lida com o tempo, e sua distinção em três níveis (passado, presente e futuro) faz parte do domínio da dimensão da matéria densa. É a consequência da derivação de passagem de dimensões superiores pra a dimensão da matéria densa.</w:t>
      </w:r>
    </w:p>
    <w:p>
      <w:pPr>
        <w:pStyle w:val="Normal"/>
        <w:spacing w:before="0" w:after="0"/>
        <w:ind w:firstLine="737" w:left="0" w:right="0"/>
        <w:contextualSpacing/>
        <w:jc w:val="both"/>
        <w:rPr>
          <w:rFonts w:ascii="Liberation Serif" w:hAnsi="Liberation Serif"/>
          <w:color w:val="auto"/>
          <w:ins w:id="1411" w:author="Autor desconhecido" w:date="2024-06-19T09:37:31Z"/>
        </w:rPr>
      </w:pPr>
      <w:ins w:id="1410" w:author="Autor desconhecido" w:date="2024-06-19T09:37:31Z">
        <w:r>
          <w:rPr>
            <w:color w:val="auto"/>
          </w:rPr>
        </w:r>
      </w:ins>
    </w:p>
    <w:p>
      <w:pPr>
        <w:pStyle w:val="Heading2"/>
        <w:spacing w:before="0" w:after="0"/>
        <w:ind w:firstLine="680" w:left="0"/>
        <w:contextualSpacing/>
        <w:rPr>
          <w:ins w:id="1413" w:author="Autor desconhecido" w:date="2024-06-19T09:37:31Z"/>
        </w:rPr>
      </w:pPr>
      <w:bookmarkStart w:id="18" w:name="__RefHeading___Toc36695_2720089394"/>
      <w:bookmarkEnd w:id="18"/>
      <w:ins w:id="1412" w:author="Autor desconhecido" w:date="2024-06-19T09:37:31Z">
        <w:r>
          <w:rPr/>
          <w:t>Conhecimento e Moral versus Tempo.</w:t>
        </w:r>
      </w:ins>
    </w:p>
    <w:p>
      <w:pPr>
        <w:pStyle w:val="Normal"/>
        <w:spacing w:before="0" w:after="0"/>
        <w:ind w:firstLine="737" w:left="0" w:right="0"/>
        <w:contextualSpacing/>
        <w:jc w:val="both"/>
        <w:rPr>
          <w:rFonts w:ascii="Liberation Serif" w:hAnsi="Liberation Serif"/>
          <w:color w:val="auto"/>
          <w:ins w:id="1415" w:author="Autor desconhecido" w:date="2024-06-19T09:37:31Z"/>
        </w:rPr>
      </w:pPr>
      <w:ins w:id="1414" w:author="Autor desconhecido" w:date="2024-06-19T09:37:31Z">
        <w:r>
          <w:rPr>
            <w:color w:val="auto"/>
          </w:rPr>
        </w:r>
      </w:ins>
    </w:p>
    <w:p>
      <w:pPr>
        <w:pStyle w:val="Normal"/>
        <w:spacing w:before="0" w:after="0"/>
        <w:ind w:firstLine="737" w:left="0" w:right="0"/>
        <w:contextualSpacing/>
        <w:jc w:val="both"/>
        <w:rPr>
          <w:rFonts w:ascii="Liberation Serif" w:hAnsi="Liberation Serif"/>
          <w:color w:val="auto"/>
          <w:ins w:id="1422" w:author="Autor desconhecido" w:date="2024-06-19T09:53:05Z"/>
        </w:rPr>
      </w:pPr>
      <w:ins w:id="1416" w:author="Autor desconhecido" w:date="2024-06-19T09:45:53Z">
        <w:r>
          <w:rPr>
            <w:color w:val="auto"/>
          </w:rPr>
          <w:t xml:space="preserve">Seja o tempo linear, cíclico, um misto entre os dois ou nenhum deles, temos que aceitar que a percepção dele </w:t>
        </w:r>
      </w:ins>
      <w:ins w:id="1417" w:author="Autor desconhecido" w:date="2024-06-19T09:48:31Z">
        <w:r>
          <w:rPr>
            <w:color w:val="auto"/>
          </w:rPr>
          <w:t>está restrito ao âmbito terreno e seu movim</w:t>
        </w:r>
      </w:ins>
      <w:ins w:id="1418" w:author="Autor desconhecido" w:date="2024-06-19T09:49:32Z">
        <w:r>
          <w:rPr>
            <w:color w:val="auto"/>
          </w:rPr>
          <w:t xml:space="preserve">ento distinto em nutações pelo espaço afora do Universo. </w:t>
        </w:r>
      </w:ins>
      <w:ins w:id="1419" w:author="Autor desconhecido" w:date="2024-06-19T09:50:49Z">
        <w:r>
          <w:rPr>
            <w:color w:val="auto"/>
          </w:rPr>
          <w:t>Em essência, se manifesta nas subdivisões microsimais do período de um dia e na integração dos dias em an</w:t>
        </w:r>
      </w:ins>
      <w:ins w:id="1420" w:author="Autor desconhecido" w:date="2024-06-19T09:51:51Z">
        <w:r>
          <w:rPr>
            <w:color w:val="auto"/>
          </w:rPr>
          <w:t>os, que são nada menos que o efeito de rotação da Terra em torno de si e de sua translação em torno do Sol.</w:t>
        </w:r>
      </w:ins>
      <w:ins w:id="1421" w:author="Autor desconhecido" w:date="2024-06-19T09:53:05Z">
        <w:r>
          <w:rPr>
            <w:color w:val="auto"/>
          </w:rPr>
          <w:t xml:space="preserve"> Tudo a isso vinculamos com o que e onde fazemos viver.</w:t>
        </w:r>
      </w:ins>
    </w:p>
    <w:p>
      <w:pPr>
        <w:pStyle w:val="Normal"/>
        <w:spacing w:before="0" w:after="0"/>
        <w:ind w:firstLine="737" w:left="0" w:right="0"/>
        <w:contextualSpacing/>
        <w:jc w:val="both"/>
        <w:rPr>
          <w:rFonts w:ascii="Liberation Serif" w:hAnsi="Liberation Serif"/>
          <w:color w:val="auto"/>
          <w:ins w:id="1424" w:author="Autor desconhecido" w:date="2024-06-19T09:53:05Z"/>
        </w:rPr>
      </w:pPr>
      <w:ins w:id="1423" w:author="Autor desconhecido" w:date="2024-06-19T09:53:05Z">
        <w:r>
          <w:rPr>
            <w:color w:val="auto"/>
          </w:rPr>
          <w:t>Claro que ainda forçamos a crença na possibilidade de estarmos viventes sozinhos no Universo. Mas imaginemos termos já descobertos e nos relacionando com outros viventes de um planeta distante em uma outra galáxia, ou em uma outra dimensão. Como ficaria nossa ligação com o tempo então?</w:t>
        </w:r>
      </w:ins>
    </w:p>
    <w:p>
      <w:pPr>
        <w:pStyle w:val="Normal"/>
        <w:spacing w:before="0" w:after="0"/>
        <w:ind w:firstLine="737" w:left="0" w:right="0"/>
        <w:contextualSpacing/>
        <w:jc w:val="both"/>
        <w:rPr>
          <w:rFonts w:ascii="Liberation Serif" w:hAnsi="Liberation Serif"/>
          <w:color w:val="auto"/>
          <w:ins w:id="1426" w:author="Autor desconhecido" w:date="2024-06-19T09:53:05Z"/>
        </w:rPr>
      </w:pPr>
      <w:ins w:id="1425" w:author="Autor desconhecido" w:date="2024-06-19T09:53:05Z">
        <w:r>
          <w:rPr>
            <w:color w:val="auto"/>
          </w:rPr>
          <w:t>Bem. Ja fazemos isso, com as diferenças de fusos horários aqui mesmo na Terra. Com alguma complicação a mais, grosseiramente teríamos um relógio da Terra e um relógio de “Alfa-deríades” ou seja lá como se chamaria esse planeta.</w:t>
        </w:r>
      </w:ins>
    </w:p>
    <w:p>
      <w:pPr>
        <w:pStyle w:val="Normal"/>
        <w:spacing w:before="0" w:after="0"/>
        <w:ind w:firstLine="737" w:left="0" w:right="0"/>
        <w:contextualSpacing/>
        <w:jc w:val="both"/>
        <w:rPr>
          <w:rFonts w:ascii="Liberation Serif" w:hAnsi="Liberation Serif"/>
          <w:color w:val="auto"/>
          <w:ins w:id="1428" w:author="Autor desconhecido" w:date="2024-06-19T09:53:05Z"/>
        </w:rPr>
      </w:pPr>
      <w:ins w:id="1427" w:author="Autor desconhecido" w:date="2024-06-19T09:53:05Z">
        <w:r>
          <w:rPr>
            <w:color w:val="auto"/>
          </w:rPr>
          <w:t xml:space="preserve">Mas e se generalizarmos isso ainda mais, imaginando infinitos planetas e dimensões, cada um com suas rotações e translações diferentes? A parte ainda essa complicação toda; talvez nos arranjaremos com um ponto de referência universal qual seja a expansão do Universo desde o big-bang. Com certeza. Hoje seria o ano 13.854.623.128,8h23. </w:t>
        </w:r>
      </w:ins>
    </w:p>
    <w:p>
      <w:pPr>
        <w:pStyle w:val="Normal"/>
        <w:spacing w:before="0" w:after="0"/>
        <w:ind w:firstLine="737" w:left="0" w:right="0"/>
        <w:contextualSpacing/>
        <w:jc w:val="both"/>
        <w:rPr>
          <w:rFonts w:ascii="Liberation Serif" w:hAnsi="Liberation Serif"/>
          <w:color w:val="auto"/>
          <w:ins w:id="1430" w:author="Autor desconhecido" w:date="2024-06-19T09:53:05Z"/>
        </w:rPr>
      </w:pPr>
      <w:ins w:id="1429" w:author="Autor desconhecido" w:date="2024-06-19T09:53:05Z">
        <w:r>
          <w:rPr>
            <w:color w:val="auto"/>
          </w:rPr>
          <w:t xml:space="preserve">É. Sempre vamos encontrar um jeito de nos vincularmos a esse sistema, mesmo que extrapolemos a amplitude disso tudo para múltiplos universos e múltiplas dimensões. </w:t>
        </w:r>
      </w:ins>
    </w:p>
    <w:p>
      <w:pPr>
        <w:pStyle w:val="Normal"/>
        <w:spacing w:before="0" w:after="0"/>
        <w:ind w:firstLine="737" w:left="0" w:right="0"/>
        <w:contextualSpacing/>
        <w:jc w:val="both"/>
        <w:rPr>
          <w:rFonts w:ascii="Liberation Serif" w:hAnsi="Liberation Serif"/>
          <w:color w:val="auto"/>
          <w:ins w:id="1432" w:author="Autor desconhecido" w:date="2024-06-19T09:53:05Z"/>
        </w:rPr>
      </w:pPr>
      <w:ins w:id="1431" w:author="Autor desconhecido" w:date="2024-06-19T09:53:05Z">
        <w:r>
          <w:rPr>
            <w:color w:val="auto"/>
          </w:rPr>
          <w:t>Isso porque, também ainda vinculamos a tudo isso o conceito de vida e morte, na intenção de medir a periodicidade entre nascer e morrer. Ainda vinculamos nascer e morrer com o conceito temporal de início e fim. Essa é já uma herança da filosofia Ocidental da linearidade do tempo.</w:t>
        </w:r>
      </w:ins>
    </w:p>
    <w:p>
      <w:pPr>
        <w:pStyle w:val="Normal"/>
        <w:spacing w:before="0" w:after="0"/>
        <w:ind w:firstLine="737" w:left="0" w:right="0"/>
        <w:contextualSpacing/>
        <w:jc w:val="both"/>
        <w:rPr>
          <w:rFonts w:ascii="Liberation Serif" w:hAnsi="Liberation Serif"/>
          <w:color w:val="auto"/>
          <w:ins w:id="1434" w:author="Autor desconhecido" w:date="2024-06-19T09:53:05Z"/>
        </w:rPr>
      </w:pPr>
      <w:ins w:id="1433" w:author="Autor desconhecido" w:date="2024-06-19T09:53:05Z">
        <w:r>
          <w:rPr>
            <w:color w:val="auto"/>
          </w:rPr>
          <w:t xml:space="preserve">Não são poucas as filosofias, notadamente as orientais, que no pensamento cíclico abordam também a reciclagem da vida, seja pela simples observação da natureza, na reciclagem da semente, brota, crescimento, florescimento, fruto e semente; seja na ideia de reencarnação do espírito que se refaz em carne em um reciclar eterno de evolução em todos os trâmites, desde a matéria densa sob os guantes da entropia, até o florescer da sabedoria e do Amor. Respeitadas as nuanças em particularidades defendidas por cada uma dessas escolas filosóficas. De minha parte, a que acho por hora mais coerente e racional é a Doutrina Espírita. </w:t>
        </w:r>
      </w:ins>
    </w:p>
    <w:p>
      <w:pPr>
        <w:pStyle w:val="Normal"/>
        <w:spacing w:before="0" w:after="0"/>
        <w:ind w:firstLine="737" w:left="0" w:right="0"/>
        <w:contextualSpacing/>
        <w:jc w:val="both"/>
        <w:rPr>
          <w:rFonts w:ascii="Liberation Serif" w:hAnsi="Liberation Serif"/>
          <w:color w:val="auto"/>
          <w:ins w:id="1436" w:author="Autor desconhecido" w:date="2024-06-19T09:53:05Z"/>
        </w:rPr>
      </w:pPr>
      <w:ins w:id="1435" w:author="Autor desconhecido" w:date="2024-06-19T09:53:05Z">
        <w:r>
          <w:rPr>
            <w:color w:val="auto"/>
          </w:rPr>
          <w:t xml:space="preserve">Em se aceitando esse sistema cíclico, sou eu, quem sabe, um ser multimilenar com experiências encarnatórias múltiplas. Nesse pensamento, filosofando ainda linearmente, poderia pensar no meu tempo como sendo o resultado numérico da quantidade de encarnações vividas até hoje. </w:t>
        </w:r>
      </w:ins>
    </w:p>
    <w:p>
      <w:pPr>
        <w:pStyle w:val="Normal"/>
        <w:spacing w:before="0" w:after="0"/>
        <w:ind w:firstLine="737" w:left="0" w:right="0"/>
        <w:contextualSpacing/>
        <w:jc w:val="both"/>
        <w:rPr>
          <w:rFonts w:ascii="Liberation Serif" w:hAnsi="Liberation Serif"/>
          <w:color w:val="auto"/>
          <w:ins w:id="1438" w:author="Autor desconhecido" w:date="2024-06-19T09:53:05Z"/>
        </w:rPr>
      </w:pPr>
      <w:ins w:id="1437" w:author="Autor desconhecido" w:date="2024-06-19T09:53:05Z">
        <w:r>
          <w:rPr>
            <w:color w:val="auto"/>
          </w:rPr>
          <w:t>Mas seria isso suficiente para me definir?</w:t>
        </w:r>
      </w:ins>
    </w:p>
    <w:p>
      <w:pPr>
        <w:pStyle w:val="Normal"/>
        <w:ind w:firstLine="737" w:left="0" w:right="0"/>
        <w:jc w:val="both"/>
        <w:rPr>
          <w:rFonts w:ascii="Liberation Serif" w:hAnsi="Liberation Serif"/>
          <w:color w:val="auto"/>
          <w:del w:id="1440" w:author="Autor desconhecido" w:date="2024-06-19T09:48:26Z"/>
        </w:rPr>
      </w:pPr>
      <w:del w:id="1439" w:author="Autor desconhecido" w:date="2024-06-19T09:48:26Z">
        <w:r>
          <w:rPr>
            <w:color w:val="auto"/>
          </w:rPr>
        </w:r>
      </w:del>
    </w:p>
    <w:p>
      <w:pPr>
        <w:pStyle w:val="Normal"/>
        <w:spacing w:before="0" w:after="0"/>
        <w:ind w:firstLine="737" w:left="0" w:right="0"/>
        <w:contextualSpacing/>
        <w:jc w:val="both"/>
        <w:rPr>
          <w:b/>
          <w:bCs/>
        </w:rPr>
      </w:pPr>
      <w:r>
        <w:rPr>
          <w:b/>
          <w:bCs/>
        </w:rPr>
      </w:r>
      <w:r>
        <w:br w:type="page"/>
      </w:r>
    </w:p>
    <w:p>
      <w:pPr>
        <w:pStyle w:val="Heading1"/>
        <w:spacing w:before="0" w:after="0"/>
        <w:ind w:firstLine="680" w:left="0"/>
        <w:contextualSpacing/>
        <w:rPr/>
      </w:pPr>
      <w:bookmarkStart w:id="19" w:name="__RefHeading___Toc22890_197393857"/>
      <w:bookmarkEnd w:id="19"/>
      <w:r>
        <w:rPr/>
        <w:t>O Erro Humano Consciente.</w:t>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t>Há um detalhe que pode interferir “</w:t>
      </w:r>
      <w:r>
        <w:rPr/>
        <w:t xml:space="preserve">aleatoriamente” na </w:t>
      </w:r>
      <w:r>
        <w:rPr/>
        <w:t>acurácia</w:t>
      </w:r>
      <w:r>
        <w:rPr/>
        <w:t xml:space="preserve"> do relógio universal. O </w:t>
      </w:r>
      <w:r>
        <w:rPr>
          <w:b/>
          <w:bCs/>
        </w:rPr>
        <w:t>erro</w:t>
      </w:r>
      <w:r>
        <w:rPr/>
        <w:t xml:space="preserve"> </w:t>
      </w:r>
      <w:r>
        <w:rPr>
          <w:b/>
          <w:bCs/>
        </w:rPr>
        <w:t>humano</w:t>
      </w:r>
      <w:r>
        <w:rPr/>
        <w:t>!</w:t>
      </w:r>
    </w:p>
    <w:p>
      <w:pPr>
        <w:pStyle w:val="Normal"/>
        <w:spacing w:before="0" w:after="0"/>
        <w:ind w:firstLine="737" w:left="0" w:right="0"/>
        <w:contextualSpacing/>
        <w:jc w:val="both"/>
        <w:rPr/>
      </w:pPr>
      <w:r>
        <w:rPr/>
        <w:t xml:space="preserve">O erro humano, pode ser </w:t>
      </w:r>
      <w:r>
        <w:rPr/>
        <w:t>em princí</w:t>
      </w:r>
      <w:r>
        <w:rPr/>
        <w:t>pi</w:t>
      </w:r>
      <w:r>
        <w:rPr/>
        <w:t>o,</w:t>
      </w:r>
      <w:r>
        <w:rPr/>
        <w:t xml:space="preserve"> o único elemento de inserção de “aleatoriedade” no funcionamento do </w:t>
      </w:r>
      <w:r>
        <w:rPr/>
        <w:t>r</w:t>
      </w:r>
      <w:r>
        <w:rPr/>
        <w:t xml:space="preserve">elógio </w:t>
      </w:r>
      <w:r>
        <w:rPr/>
        <w:t>u</w:t>
      </w:r>
      <w:r>
        <w:rPr/>
        <w:t xml:space="preserve">niversal. </w:t>
      </w:r>
      <w:r>
        <w:rPr/>
        <w:t>O</w:t>
      </w:r>
      <w:r>
        <w:rPr/>
        <w:t xml:space="preserve"> que em tese prejudica</w:t>
      </w:r>
      <w:r>
        <w:rPr/>
        <w:t>ria</w:t>
      </w:r>
      <w:r>
        <w:rPr/>
        <w:t xml:space="preserve"> a previsibilidade do futuro. </w:t>
      </w:r>
    </w:p>
    <w:p>
      <w:pPr>
        <w:pStyle w:val="Normal"/>
        <w:spacing w:before="0" w:after="0"/>
        <w:ind w:firstLine="737" w:left="0" w:right="0"/>
        <w:contextualSpacing/>
        <w:jc w:val="both"/>
        <w:rPr/>
      </w:pPr>
      <w:r>
        <w:rPr/>
        <w:t xml:space="preserve">Considero aqui que o Instinto puro, em essência </w:t>
      </w:r>
      <w:r>
        <w:rPr/>
        <w:t xml:space="preserve">tende a </w:t>
      </w:r>
      <w:r>
        <w:rPr/>
        <w:t>não erra</w:t>
      </w:r>
      <w:r>
        <w:rPr/>
        <w:t>r</w:t>
      </w:r>
      <w:r>
        <w:rPr/>
        <w:t xml:space="preserve">, pois veio se aprimorando desde o início da vida, pelo princípio de evolução genética dos seres vivos </w:t>
      </w:r>
      <w:r>
        <w:rPr/>
        <w:t xml:space="preserve">durante os últimos </w:t>
      </w:r>
      <w:r>
        <w:rPr/>
        <w:t xml:space="preserve">2 bilhões de anos. </w:t>
      </w:r>
      <w:r>
        <w:rPr/>
        <w:t xml:space="preserve">A lei do mais forte </w:t>
      </w:r>
      <w:r>
        <w:rPr/>
        <w:t>e a “meritocracia”</w:t>
      </w:r>
      <w:r>
        <w:rPr/>
        <w:t xml:space="preserve"> impera</w:t>
      </w:r>
      <w:r>
        <w:rPr/>
        <w:t>m</w:t>
      </w:r>
      <w:r>
        <w:rPr/>
        <w:t xml:space="preserve"> por si, dando equilíbrio controlado por essa rede instintiva, que permeia a interação na cadeia alimentar de todas as espécies vivas. </w:t>
      </w:r>
    </w:p>
    <w:p>
      <w:pPr>
        <w:pStyle w:val="Normal"/>
        <w:spacing w:before="0" w:after="0"/>
        <w:ind w:firstLine="737" w:left="0" w:right="0"/>
        <w:contextualSpacing/>
        <w:jc w:val="both"/>
        <w:rPr>
          <w:rFonts w:ascii="Liberation Serif" w:hAnsi="Liberation Serif"/>
          <w:color w:val="auto"/>
        </w:rPr>
      </w:pPr>
      <w:r>
        <w:rPr>
          <w:color w:val="auto"/>
        </w:rPr>
        <w:t xml:space="preserve">Acredito, existe um “divisor de águas”, no momento em que desenvolvendo a inteligência, o Homem começou a fazer uso da razão e começou a </w:t>
      </w:r>
      <w:r>
        <w:rPr>
          <w:b/>
          <w:bCs/>
          <w:color w:val="auto"/>
        </w:rPr>
        <w:t>desafiar</w:t>
      </w:r>
      <w:r>
        <w:rPr>
          <w:color w:val="auto"/>
        </w:rPr>
        <w:t xml:space="preserve"> e </w:t>
      </w:r>
      <w:r>
        <w:rPr>
          <w:b/>
          <w:bCs/>
          <w:color w:val="auto"/>
        </w:rPr>
        <w:t xml:space="preserve">desobedecer </w:t>
      </w:r>
      <w:r>
        <w:rPr>
          <w:b w:val="false"/>
          <w:bCs w:val="false"/>
          <w:color w:val="auto"/>
        </w:rPr>
        <w:t>ao</w:t>
      </w:r>
      <w:r>
        <w:rPr>
          <w:color w:val="auto"/>
        </w:rPr>
        <w:t xml:space="preserve"> instinto. A partir deste instante </w:t>
      </w:r>
      <w:r>
        <w:rPr>
          <w:color w:val="auto"/>
        </w:rPr>
        <w:t xml:space="preserve">o Homem </w:t>
      </w:r>
      <w:r>
        <w:rPr>
          <w:color w:val="auto"/>
        </w:rPr>
        <w:t>começou a fazer uso d</w:t>
      </w:r>
      <w:r>
        <w:rPr>
          <w:color w:val="auto"/>
        </w:rPr>
        <w:t>o</w:t>
      </w:r>
      <w:r>
        <w:rPr>
          <w:color w:val="auto"/>
        </w:rPr>
        <w:t xml:space="preserve"> </w:t>
      </w:r>
      <w:r>
        <w:rPr>
          <w:b/>
          <w:bCs/>
          <w:color w:val="auto"/>
        </w:rPr>
        <w:t>livre</w:t>
      </w:r>
      <w:r>
        <w:rPr>
          <w:color w:val="auto"/>
        </w:rPr>
        <w:t xml:space="preserve"> </w:t>
      </w:r>
      <w:r>
        <w:rPr>
          <w:b/>
          <w:bCs/>
          <w:color w:val="auto"/>
        </w:rPr>
        <w:t>arbítrio</w:t>
      </w:r>
      <w:r>
        <w:rPr>
          <w:color w:val="auto"/>
        </w:rPr>
        <w:t xml:space="preserve"> e </w:t>
      </w:r>
      <w:r>
        <w:rPr>
          <w:color w:val="auto"/>
        </w:rPr>
        <w:t xml:space="preserve">ignorante, </w:t>
      </w:r>
      <w:r>
        <w:rPr>
          <w:color w:val="auto"/>
        </w:rPr>
        <w:t xml:space="preserve">inexperiente e imaturo em racionalidade </w:t>
      </w:r>
      <w:r>
        <w:rPr>
          <w:color w:val="auto"/>
        </w:rPr>
        <w:t>e sentimento</w:t>
      </w:r>
      <w:r>
        <w:rPr>
          <w:color w:val="auto"/>
        </w:rPr>
        <w:t xml:space="preserve">, começou a errar </w:t>
      </w:r>
      <w:r>
        <w:rPr>
          <w:color w:val="auto"/>
        </w:rPr>
        <w:t>conscientemente</w:t>
      </w:r>
      <w:r>
        <w:rPr>
          <w:color w:val="auto"/>
        </w:rPr>
        <w:t>.</w:t>
      </w:r>
    </w:p>
    <w:p>
      <w:pPr>
        <w:pStyle w:val="Normal"/>
        <w:spacing w:before="0" w:after="0"/>
        <w:ind w:firstLine="737" w:left="0" w:right="0"/>
        <w:contextualSpacing/>
        <w:jc w:val="both"/>
        <w:rPr>
          <w:color w:val="auto"/>
        </w:rPr>
      </w:pPr>
      <w:r>
        <w:rPr>
          <w:color w:val="auto"/>
        </w:rPr>
        <w:t xml:space="preserve">Quando foi esse momento?  </w:t>
      </w:r>
      <w:r>
        <w:rPr>
          <w:rFonts w:eastAsia="Liberation Serif" w:cs="Liberation Serif" w:ascii="Liberation Serif" w:hAnsi="Liberation Serif"/>
          <w:color w:val="000000"/>
          <w:shd w:fill="auto" w:val="clear"/>
        </w:rPr>
        <w:t>─</w:t>
      </w:r>
      <w:r>
        <w:rPr>
          <w:color w:val="000000"/>
          <w:shd w:fill="auto" w:val="clear"/>
        </w:rPr>
        <w:t xml:space="preserve"> </w:t>
      </w:r>
      <w:r>
        <w:rPr>
          <w:color w:val="000000"/>
          <w:shd w:fill="auto" w:val="clear"/>
        </w:rPr>
        <w:t xml:space="preserve">É </w:t>
      </w:r>
      <w:r>
        <w:rPr>
          <w:color w:val="auto"/>
        </w:rPr>
        <w:t>difícil preci</w:t>
      </w:r>
      <w:r>
        <w:rPr>
          <w:color w:val="auto"/>
        </w:rPr>
        <w:t>s</w:t>
      </w:r>
      <w:r>
        <w:rPr>
          <w:color w:val="auto"/>
        </w:rPr>
        <w:t>ar.</w:t>
      </w:r>
    </w:p>
    <w:p>
      <w:pPr>
        <w:pStyle w:val="Normal"/>
        <w:spacing w:before="0" w:after="0"/>
        <w:ind w:firstLine="737" w:left="0" w:right="0"/>
        <w:contextualSpacing/>
        <w:jc w:val="both"/>
        <w:rPr/>
      </w:pPr>
      <w:r>
        <w:rPr>
          <w:b w:val="false"/>
          <w:i w:val="false"/>
          <w:caps w:val="false"/>
          <w:smallCaps w:val="false"/>
          <w:color w:val="auto"/>
          <w:spacing w:val="0"/>
          <w:sz w:val="24"/>
        </w:rPr>
        <w:t xml:space="preserve">Pelo que sabemos </w:t>
      </w:r>
      <w:r>
        <w:rPr>
          <w:b w:val="false"/>
          <w:i w:val="false"/>
          <w:caps w:val="false"/>
          <w:smallCaps w:val="false"/>
          <w:color w:val="auto"/>
          <w:spacing w:val="0"/>
          <w:sz w:val="24"/>
        </w:rPr>
        <w:t>nos achados arqueológicos</w:t>
      </w:r>
      <w:r>
        <w:rPr>
          <w:b w:val="false"/>
          <w:i w:val="false"/>
          <w:caps w:val="false"/>
          <w:smallCaps w:val="false"/>
          <w:color w:val="auto"/>
          <w:spacing w:val="0"/>
          <w:sz w:val="24"/>
        </w:rPr>
        <w:t xml:space="preserve">, os humanos surgiram na África Oriental há cerca de </w:t>
      </w:r>
      <w:r>
        <w:rPr>
          <w:rStyle w:val="Strong"/>
          <w:color w:val="auto"/>
        </w:rPr>
        <w:t>2,5 milhões de anos</w:t>
      </w:r>
      <w:r>
        <w:rPr>
          <w:b w:val="false"/>
          <w:i w:val="false"/>
          <w:caps w:val="false"/>
          <w:smallCaps w:val="false"/>
          <w:color w:val="auto"/>
          <w:spacing w:val="0"/>
          <w:sz w:val="24"/>
        </w:rPr>
        <w:t xml:space="preserve">, no final do Plioceno, período que compreende de </w:t>
      </w:r>
      <w:r>
        <w:rPr>
          <w:b w:val="false"/>
          <w:bCs w:val="false"/>
          <w:i w:val="false"/>
          <w:caps w:val="false"/>
          <w:smallCaps w:val="false"/>
          <w:color w:val="auto"/>
          <w:spacing w:val="0"/>
          <w:sz w:val="24"/>
        </w:rPr>
        <w:t xml:space="preserve">5 </w:t>
      </w:r>
      <w:r>
        <w:rPr>
          <w:b w:val="false"/>
          <w:bCs w:val="false"/>
          <w:i w:val="false"/>
          <w:caps w:val="false"/>
          <w:smallCaps w:val="false"/>
          <w:color w:val="auto"/>
          <w:spacing w:val="0"/>
          <w:sz w:val="24"/>
        </w:rPr>
        <w:t>e</w:t>
      </w:r>
      <w:r>
        <w:rPr>
          <w:b w:val="false"/>
          <w:bCs w:val="false"/>
          <w:i w:val="false"/>
          <w:caps w:val="false"/>
          <w:smallCaps w:val="false"/>
          <w:color w:val="auto"/>
          <w:spacing w:val="0"/>
          <w:sz w:val="24"/>
        </w:rPr>
        <w:t xml:space="preserve"> 2 milhões</w:t>
      </w:r>
      <w:r>
        <w:rPr>
          <w:b w:val="false"/>
          <w:i w:val="false"/>
          <w:caps w:val="false"/>
          <w:smallCaps w:val="false"/>
          <w:color w:val="auto"/>
          <w:spacing w:val="0"/>
          <w:sz w:val="24"/>
        </w:rPr>
        <w:t xml:space="preserve"> </w:t>
      </w:r>
      <w:r>
        <w:rPr>
          <w:b w:val="false"/>
          <w:i w:val="false"/>
          <w:caps w:val="false"/>
          <w:smallCaps w:val="false"/>
          <w:color w:val="auto"/>
          <w:spacing w:val="0"/>
          <w:sz w:val="24"/>
        </w:rPr>
        <w:t xml:space="preserve">de anos </w:t>
      </w:r>
      <w:r>
        <w:rPr>
          <w:b w:val="false"/>
          <w:i w:val="false"/>
          <w:caps w:val="false"/>
          <w:smallCaps w:val="false"/>
          <w:color w:val="auto"/>
          <w:spacing w:val="0"/>
          <w:sz w:val="24"/>
        </w:rPr>
        <w:t xml:space="preserve">atrás. Eram provavelmente, </w:t>
      </w:r>
      <w:r>
        <w:rPr>
          <w:rStyle w:val="Emphasis"/>
          <w:color w:val="auto"/>
        </w:rPr>
        <w:t>Homo habilis</w:t>
      </w:r>
      <w:r>
        <w:rPr>
          <w:rStyle w:val="Emphasis"/>
          <w:caps w:val="false"/>
          <w:smallCaps w:val="false"/>
          <w:color w:val="auto"/>
          <w:spacing w:val="0"/>
        </w:rPr>
        <w:t xml:space="preserve"> </w:t>
      </w:r>
      <w:r>
        <w:rPr>
          <w:b w:val="false"/>
          <w:i w:val="false"/>
          <w:caps w:val="false"/>
          <w:smallCaps w:val="false"/>
          <w:color w:val="auto"/>
          <w:spacing w:val="0"/>
          <w:sz w:val="24"/>
        </w:rPr>
        <w:t xml:space="preserve">evoluídos do </w:t>
      </w:r>
      <w:r>
        <w:rPr>
          <w:rStyle w:val="Emphasis"/>
          <w:color w:val="auto"/>
        </w:rPr>
        <w:t>Australopithecus</w:t>
      </w:r>
      <w:r>
        <w:rPr>
          <w:b w:val="false"/>
          <w:i w:val="false"/>
          <w:caps w:val="false"/>
          <w:smallCaps w:val="false"/>
          <w:color w:val="auto"/>
          <w:spacing w:val="0"/>
          <w:sz w:val="24"/>
        </w:rPr>
        <w:t xml:space="preserve">, nosso ancestral macaco. </w:t>
      </w:r>
      <w:r>
        <w:rPr>
          <w:rStyle w:val="Emphasis"/>
          <w:color w:val="auto"/>
        </w:rPr>
        <w:t>Homo habilis</w:t>
      </w:r>
      <w:r>
        <w:rPr>
          <w:rStyle w:val="Emphasis"/>
          <w:caps w:val="false"/>
          <w:smallCaps w:val="false"/>
          <w:color w:val="auto"/>
          <w:spacing w:val="0"/>
        </w:rPr>
        <w:t xml:space="preserve"> </w:t>
      </w:r>
      <w:r>
        <w:rPr>
          <w:b w:val="false"/>
          <w:i w:val="false"/>
          <w:caps w:val="false"/>
          <w:smallCaps w:val="false"/>
          <w:color w:val="auto"/>
          <w:spacing w:val="0"/>
          <w:sz w:val="24"/>
        </w:rPr>
        <w:t xml:space="preserve">significa “pessoa habilidosa” e </w:t>
      </w:r>
      <w:r>
        <w:rPr>
          <w:rStyle w:val="Emphasis"/>
          <w:color w:val="auto"/>
        </w:rPr>
        <w:t>Australopithecus</w:t>
      </w:r>
      <w:r>
        <w:rPr>
          <w:rStyle w:val="Emphasis"/>
          <w:caps w:val="false"/>
          <w:smallCaps w:val="false"/>
          <w:color w:val="auto"/>
          <w:spacing w:val="0"/>
        </w:rPr>
        <w:t xml:space="preserve"> </w:t>
      </w:r>
      <w:r>
        <w:rPr>
          <w:b w:val="false"/>
          <w:i w:val="false"/>
          <w:caps w:val="false"/>
          <w:smallCaps w:val="false"/>
          <w:color w:val="auto"/>
          <w:spacing w:val="0"/>
          <w:sz w:val="24"/>
        </w:rPr>
        <w:t xml:space="preserve">“macaco do sul”. A migração dos humanos pelo planeta, </w:t>
      </w:r>
      <w:r>
        <w:rPr>
          <w:b w:val="false"/>
          <w:i w:val="false"/>
          <w:caps w:val="false"/>
          <w:smallCaps w:val="false"/>
          <w:color w:val="auto"/>
          <w:spacing w:val="0"/>
          <w:sz w:val="24"/>
        </w:rPr>
        <w:t xml:space="preserve">presume-se, </w:t>
      </w:r>
      <w:r>
        <w:rPr>
          <w:b w:val="false"/>
          <w:i w:val="false"/>
          <w:caps w:val="false"/>
          <w:smallCaps w:val="false"/>
          <w:color w:val="auto"/>
          <w:spacing w:val="0"/>
          <w:sz w:val="24"/>
        </w:rPr>
        <w:t xml:space="preserve">começou há cerca de </w:t>
      </w:r>
      <w:r>
        <w:rPr>
          <w:b/>
          <w:bCs/>
          <w:i w:val="false"/>
          <w:caps w:val="false"/>
          <w:smallCaps w:val="false"/>
          <w:color w:val="auto"/>
          <w:spacing w:val="0"/>
          <w:sz w:val="24"/>
        </w:rPr>
        <w:t>2 milhões de anos</w:t>
      </w:r>
      <w:r>
        <w:rPr>
          <w:b w:val="false"/>
          <w:i w:val="false"/>
          <w:caps w:val="false"/>
          <w:smallCaps w:val="false"/>
          <w:color w:val="auto"/>
          <w:spacing w:val="0"/>
          <w:sz w:val="24"/>
        </w:rPr>
        <w:t xml:space="preserve">, quando o </w:t>
      </w:r>
      <w:r>
        <w:rPr>
          <w:rStyle w:val="Emphasis"/>
          <w:color w:val="auto"/>
        </w:rPr>
        <w:t xml:space="preserve">Homo habilis </w:t>
      </w:r>
      <w:r>
        <w:rPr>
          <w:rStyle w:val="Emphasis"/>
          <w:caps w:val="false"/>
          <w:smallCaps w:val="false"/>
          <w:color w:val="auto"/>
          <w:spacing w:val="0"/>
        </w:rPr>
        <w:t>s</w:t>
      </w:r>
      <w:r>
        <w:rPr>
          <w:b w:val="false"/>
          <w:i w:val="false"/>
          <w:caps w:val="false"/>
          <w:smallCaps w:val="false"/>
          <w:color w:val="auto"/>
          <w:spacing w:val="0"/>
          <w:sz w:val="24"/>
        </w:rPr>
        <w:t xml:space="preserve">e estabeleceu no norte da África, na Europa e na Ásia. Graças aos diferentes climas enfrentados nas diferentes regiões, o gênero </w:t>
      </w:r>
      <w:r>
        <w:rPr>
          <w:rStyle w:val="Emphasis"/>
          <w:color w:val="auto"/>
        </w:rPr>
        <w:t>Homo</w:t>
      </w:r>
      <w:r>
        <w:rPr>
          <w:rStyle w:val="Emphasis"/>
          <w:caps w:val="false"/>
          <w:smallCaps w:val="false"/>
          <w:color w:val="auto"/>
          <w:spacing w:val="0"/>
        </w:rPr>
        <w:t xml:space="preserve"> </w:t>
      </w:r>
      <w:r>
        <w:rPr>
          <w:b w:val="false"/>
          <w:i w:val="false"/>
          <w:caps w:val="false"/>
          <w:smallCaps w:val="false"/>
          <w:color w:val="auto"/>
          <w:spacing w:val="0"/>
          <w:sz w:val="24"/>
        </w:rPr>
        <w:t>evoluiu para diferentes espécies no mundo.</w:t>
      </w:r>
      <w:r>
        <w:rPr>
          <w:color w:val="auto"/>
        </w:rPr>
        <w:t xml:space="preserve"> </w:t>
      </w:r>
    </w:p>
    <w:p>
      <w:pPr>
        <w:pStyle w:val="BodyText"/>
        <w:spacing w:before="0" w:after="0"/>
        <w:ind w:firstLine="737" w:left="0" w:right="0"/>
        <w:contextualSpacing/>
        <w:jc w:val="both"/>
        <w:rPr/>
      </w:pPr>
      <w:r>
        <w:rPr>
          <w:color w:val="auto"/>
        </w:rPr>
        <w:t xml:space="preserve">Há cerca </w:t>
      </w:r>
      <w:r>
        <w:rPr>
          <w:b/>
          <w:bCs/>
          <w:color w:val="auto"/>
        </w:rPr>
        <w:t>2,0 a 1,8 milhão de a</w:t>
      </w:r>
      <w:r>
        <w:rPr>
          <w:b/>
          <w:bCs/>
        </w:rPr>
        <w:t>nos</w:t>
      </w:r>
      <w:r>
        <w:rPr/>
        <w:t xml:space="preserve">, surgiu o </w:t>
      </w:r>
      <w:r>
        <w:rPr>
          <w:rStyle w:val="Emphasis"/>
        </w:rPr>
        <w:t xml:space="preserve">Homo erectus </w:t>
      </w:r>
      <w:r>
        <w:rPr/>
        <w:t xml:space="preserve">(“pessoa ereta”), </w:t>
      </w:r>
      <w:r>
        <w:rPr>
          <w:rStyle w:val="Strong"/>
        </w:rPr>
        <w:t xml:space="preserve">a espécie que dominou o fogo </w:t>
      </w:r>
      <w:r>
        <w:rPr/>
        <w:t xml:space="preserve">há cerca de </w:t>
      </w:r>
      <w:r>
        <w:rPr>
          <w:b/>
          <w:bCs/>
        </w:rPr>
        <w:t>300 mil anos</w:t>
      </w:r>
      <w:r>
        <w:rPr/>
        <w:t xml:space="preserve">. Eles duraram quase 1,5 milhão de anos. </w:t>
      </w:r>
      <w:r>
        <w:rPr/>
        <w:t>S</w:t>
      </w:r>
      <w:r>
        <w:rPr/>
        <w:t xml:space="preserve">endo a espécie humana mais longínqua. Há cerca de </w:t>
      </w:r>
      <w:r>
        <w:rPr>
          <w:b/>
          <w:bCs/>
        </w:rPr>
        <w:t>500 mil anos</w:t>
      </w:r>
      <w:r>
        <w:rPr/>
        <w:t xml:space="preserve">, na Eurásia, surge o </w:t>
      </w:r>
      <w:r>
        <w:rPr>
          <w:rStyle w:val="Emphasis"/>
        </w:rPr>
        <w:t xml:space="preserve">Homo Neanderthalensis </w:t>
      </w:r>
      <w:r>
        <w:rPr/>
        <w:t>(“pessoa do vale de Neander”), os Neandertais. Eram mais fortes e mais robusto</w:t>
      </w:r>
      <w:r>
        <w:rPr/>
        <w:t>s</w:t>
      </w:r>
      <w:r>
        <w:rPr/>
        <w:t xml:space="preserve"> e, provavelmente, possuíam cérebros maiores que os </w:t>
      </w:r>
      <w:r>
        <w:rPr/>
        <w:t xml:space="preserve">dos </w:t>
      </w:r>
      <w:r>
        <w:rPr/>
        <w:t xml:space="preserve">Sapiens. Eram adaptados para o frio da Era do Gelo. Já entre </w:t>
      </w:r>
      <w:r>
        <w:rPr>
          <w:b/>
          <w:bCs/>
        </w:rPr>
        <w:t>350 e 200 mil anos atrás</w:t>
      </w:r>
      <w:r>
        <w:rPr/>
        <w:t xml:space="preserve">, encontram-se os primeiros registros arqueológicos de nossa espécie o Homo sapiens (pessoa sábia). Mas ela </w:t>
      </w:r>
      <w:r>
        <w:rPr>
          <w:rStyle w:val="Strong"/>
          <w:b w:val="false"/>
          <w:bCs w:val="false"/>
        </w:rPr>
        <w:t xml:space="preserve">não nasceu tão </w:t>
      </w:r>
      <w:r>
        <w:rPr>
          <w:rStyle w:val="Emphasis"/>
          <w:b w:val="false"/>
          <w:bCs w:val="false"/>
        </w:rPr>
        <w:t xml:space="preserve">“Sapiens” </w:t>
      </w:r>
      <w:r>
        <w:rPr>
          <w:rStyle w:val="Strong"/>
          <w:b w:val="false"/>
          <w:bCs w:val="false"/>
        </w:rPr>
        <w:t>assim</w:t>
      </w:r>
      <w:r>
        <w:rPr/>
        <w:t>. Foi no decorrer de milhares de anos que desenvolve</w:t>
      </w:r>
      <w:r>
        <w:rPr/>
        <w:t>ram</w:t>
      </w:r>
      <w:r>
        <w:rPr/>
        <w:t xml:space="preserve"> grandes habilidades como a linguagem, as habilidades sociais de viver em grandes grupos, e a capacidade de acreditar em ideias puramente imaginárias, não naturais. Um dos fatores para essa mudança, talvez tenha sido o hábito de cozinhar alimentos. Acredita-se que o hábito de cozinhar tenha proporcionado um encurtamento do trato intestinal e o crescimento do cérebro humano: Quanto menos energia é gasta na digestão de alimentos crus, mais energia disponível para o desenvolvimento do cérebro. Essa hipótese é chamada de “tecido caro”.</w:t>
      </w:r>
    </w:p>
    <w:p>
      <w:pPr>
        <w:pStyle w:val="BodyText"/>
        <w:spacing w:before="0" w:after="0"/>
        <w:ind w:firstLine="737" w:left="0" w:right="0"/>
        <w:contextualSpacing/>
        <w:jc w:val="both"/>
        <w:rPr>
          <w:rFonts w:ascii="Liberation Serif" w:hAnsi="Liberation Serif"/>
        </w:rPr>
      </w:pPr>
      <w:r>
        <w:rPr/>
        <w:t xml:space="preserve">Há cerca de </w:t>
      </w:r>
      <w:r>
        <w:rPr>
          <w:b/>
          <w:bCs/>
        </w:rPr>
        <w:t>30 mil anos</w:t>
      </w:r>
      <w:r>
        <w:rPr/>
        <w:t>, houve a extinção dos Neandertais, e as evidências indicam que o Sapiens teve um relevante papel nesse processo. Há duas possibilidades não excludentes:</w:t>
      </w:r>
    </w:p>
    <w:p>
      <w:pPr>
        <w:pStyle w:val="BodyText"/>
        <w:numPr>
          <w:ilvl w:val="0"/>
          <w:numId w:val="6"/>
        </w:numPr>
        <w:tabs>
          <w:tab w:val="left" w:pos="0" w:leader="none"/>
        </w:tabs>
        <w:spacing w:before="0" w:after="0"/>
        <w:ind w:firstLine="397" w:left="707"/>
        <w:contextualSpacing/>
        <w:rPr/>
      </w:pPr>
      <w:r>
        <w:rPr/>
        <w:t xml:space="preserve">Os </w:t>
      </w:r>
      <w:r>
        <w:rPr>
          <w:rStyle w:val="Emphasis"/>
        </w:rPr>
        <w:t xml:space="preserve">Sapiens </w:t>
      </w:r>
      <w:r>
        <w:rPr/>
        <w:t>ajudaram a extingui-los com guerras, competição por alimentos, e doenças;</w:t>
      </w:r>
    </w:p>
    <w:p>
      <w:pPr>
        <w:pStyle w:val="BodyText"/>
        <w:numPr>
          <w:ilvl w:val="0"/>
          <w:numId w:val="6"/>
        </w:numPr>
        <w:tabs>
          <w:tab w:val="left" w:pos="0" w:leader="none"/>
        </w:tabs>
        <w:spacing w:before="0" w:after="0"/>
        <w:ind w:firstLine="397" w:left="707"/>
        <w:contextualSpacing/>
        <w:rPr/>
      </w:pPr>
      <w:r>
        <w:rPr/>
        <w:t xml:space="preserve">Houve uma miscigenação entre </w:t>
      </w:r>
      <w:r>
        <w:rPr>
          <w:rStyle w:val="Emphasis"/>
        </w:rPr>
        <w:t xml:space="preserve">Sapiens </w:t>
      </w:r>
      <w:r>
        <w:rPr/>
        <w:t>e Neandertais, e hoje somos parte Neandertais.</w:t>
      </w:r>
    </w:p>
    <w:p>
      <w:pPr>
        <w:pStyle w:val="BodyText"/>
        <w:spacing w:lineRule="auto" w:line="276" w:before="0" w:after="0"/>
        <w:ind w:firstLine="737" w:left="0" w:right="0"/>
        <w:contextualSpacing/>
        <w:jc w:val="both"/>
        <w:rPr>
          <w:rFonts w:ascii="Liberation Serif" w:hAnsi="Liberation Serif"/>
        </w:rPr>
      </w:pPr>
      <w:r>
        <w:rPr/>
        <w:t>Mas isso não quer dizer que foi apenas o Sapiens o responsável por sua extinção. Alguns estudos apontam uma redução populacional devido a fatores como a falta de mobilidade territorial e a fraca variabilidade genética decorrente da consanguinidade.</w:t>
      </w:r>
    </w:p>
    <w:p>
      <w:pPr>
        <w:pStyle w:val="BodyText"/>
        <w:spacing w:lineRule="auto" w:line="276" w:before="0" w:after="0"/>
        <w:ind w:firstLine="680" w:left="0" w:right="0"/>
        <w:contextualSpacing/>
        <w:jc w:val="both"/>
        <w:rPr/>
      </w:pPr>
      <w:r>
        <w:rPr/>
        <w:t xml:space="preserve">Entre </w:t>
      </w:r>
      <w:r>
        <w:rPr>
          <w:b/>
          <w:bCs/>
        </w:rPr>
        <w:t>14 e 8 mil anos atrás</w:t>
      </w:r>
      <w:r>
        <w:rPr/>
        <w:t xml:space="preserve">, passamos por um grande processo de sedentarização, conhecido popularmente como “Revolução Agrícola (ou Revolução Neolítica)”. Esse processo se dá no momento em que o </w:t>
      </w:r>
      <w:r>
        <w:rPr>
          <w:rStyle w:val="Emphasis"/>
        </w:rPr>
        <w:t xml:space="preserve">Sapiens </w:t>
      </w:r>
      <w:r>
        <w:rPr/>
        <w:t xml:space="preserve">deixa de ser nômade e passa a se assentar em terras, plantar alimentos e domesticar animais. Apesar de parecer um processo positivo para a sociedade e ter sido muito importante para definir nosso estilo de vida atual. </w:t>
      </w:r>
      <w:r>
        <w:rPr/>
        <w:t>E</w:t>
      </w:r>
      <w:r>
        <w:rPr/>
        <w:t xml:space="preserve">ste foi um processo que apesar de não ter reduzido a expectativa de vida, trouxe muitos problemas de saúde e doenças aos </w:t>
      </w:r>
      <w:r>
        <w:rPr>
          <w:rStyle w:val="Emphasis"/>
        </w:rPr>
        <w:t>Sapiens</w:t>
      </w:r>
      <w:r>
        <w:rPr/>
        <w:t xml:space="preserve">. Isso porque, no princípio houve uma redução na variedade alimentícia e o </w:t>
      </w:r>
      <w:r>
        <w:rPr>
          <w:rStyle w:val="Emphasis"/>
        </w:rPr>
        <w:t xml:space="preserve">Sapiens </w:t>
      </w:r>
      <w:r>
        <w:rPr/>
        <w:t>gastava mais tempo trabalhando para ter comida.</w:t>
      </w:r>
    </w:p>
    <w:p>
      <w:pPr>
        <w:pStyle w:val="BodyText"/>
        <w:spacing w:before="0" w:after="0"/>
        <w:ind w:firstLine="737" w:left="0" w:right="0"/>
        <w:contextualSpacing/>
        <w:jc w:val="both"/>
        <w:rPr/>
      </w:pPr>
      <w:r>
        <w:rPr/>
        <w:t xml:space="preserve">Mas ao mesmo tempo, permitiu uma </w:t>
      </w:r>
      <w:r>
        <w:rPr>
          <w:rStyle w:val="Strong"/>
        </w:rPr>
        <w:t xml:space="preserve">expansão demográfica </w:t>
      </w:r>
      <w:r>
        <w:rPr/>
        <w:t>nunca antes vista. Passamos de algumas dezenas de milhares para milhões e os grupos sociais de dezenas para milhares, dando assim início aos estados. Esse processo deu origem aos principais baluartes do mundo contemporâneo: Governo, escrita, dinheiro e religiões.</w:t>
      </w:r>
    </w:p>
    <w:p>
      <w:pPr>
        <w:pStyle w:val="BodyText"/>
        <w:spacing w:before="0" w:after="0"/>
        <w:contextualSpacing/>
        <w:rPr/>
      </w:pPr>
      <w:r>
        <w:rPr/>
        <w:t xml:space="preserve">E por fim, há cerca de </w:t>
      </w:r>
      <w:r>
        <w:rPr>
          <w:b/>
          <w:bCs/>
        </w:rPr>
        <w:t>500 anos,</w:t>
      </w:r>
      <w:r>
        <w:rPr/>
        <w:t xml:space="preserve"> surge a última grande revolução da história: A </w:t>
      </w:r>
      <w:r>
        <w:rPr>
          <w:rStyle w:val="Strong"/>
          <w:b w:val="false"/>
          <w:bCs w:val="false"/>
        </w:rPr>
        <w:t>Revolução Científica</w:t>
      </w:r>
      <w:r>
        <w:rPr/>
        <w:t xml:space="preserve">. Ela foi responsável por fazer em 500 anos, mais do que foi feito durante os outros 350 mil em termos de dominação, expansão, consumo e desenvolvimento social, político e tecnológico. É conhecida como “A descoberta da ignorância”, período que começou com as leis da física e muito mais! </w:t>
      </w:r>
      <w:r>
        <w:rPr/>
        <w:t>(18)</w:t>
      </w:r>
    </w:p>
    <w:p>
      <w:pPr>
        <w:pStyle w:val="Normal"/>
        <w:spacing w:before="0" w:after="0"/>
        <w:ind w:firstLine="737" w:left="0" w:right="0"/>
        <w:contextualSpacing/>
        <w:jc w:val="both"/>
        <w:rPr/>
      </w:pPr>
      <w:r>
        <w:rPr>
          <w:color w:val="auto"/>
        </w:rPr>
        <w:t xml:space="preserve">Copiei aqui esse breve histórico </w:t>
      </w:r>
      <w:r>
        <w:rPr>
          <w:color w:val="auto"/>
        </w:rPr>
        <w:t>para trazer à pauta uma noção de nossa curva de evolução intelectual mais que fisiológica ou biológica, embora sejam consequência umas da outra.</w:t>
      </w:r>
    </w:p>
    <w:p>
      <w:pPr>
        <w:pStyle w:val="Normal"/>
        <w:spacing w:before="0" w:after="0"/>
        <w:ind w:firstLine="737" w:left="0" w:right="0"/>
        <w:contextualSpacing/>
        <w:jc w:val="both"/>
        <w:rPr>
          <w:rFonts w:ascii="Liberation Serif" w:hAnsi="Liberation Serif"/>
          <w:color w:val="auto"/>
        </w:rPr>
      </w:pPr>
      <w:r>
        <w:rPr>
          <w:color w:val="auto"/>
        </w:rPr>
        <w:t xml:space="preserve">A exponencialidade dessa curva, mostra que nosso desenvolvimento intelectual e moral (nem tanto) aceleram em </w:t>
      </w:r>
      <w:r>
        <w:rPr>
          <w:color w:val="auto"/>
        </w:rPr>
        <w:t xml:space="preserve">notação </w:t>
      </w:r>
      <w:r>
        <w:rPr>
          <w:color w:val="auto"/>
        </w:rPr>
        <w:t>expoente sobre o desenvolvimento orgânico biológico.</w:t>
      </w:r>
    </w:p>
    <w:p>
      <w:pPr>
        <w:pStyle w:val="Normal"/>
        <w:spacing w:before="0" w:after="0"/>
        <w:ind w:firstLine="737" w:left="0" w:right="0"/>
        <w:contextualSpacing/>
        <w:jc w:val="both"/>
        <w:rPr>
          <w:rFonts w:ascii="Liberation Serif" w:hAnsi="Liberation Serif"/>
          <w:color w:val="auto"/>
        </w:rPr>
      </w:pPr>
      <w:r>
        <w:rPr>
          <w:color w:val="auto"/>
        </w:rPr>
        <w:t xml:space="preserve">Precisar o momento em que a razão começou a errar, </w:t>
      </w:r>
      <w:r>
        <w:rPr>
          <w:color w:val="auto"/>
        </w:rPr>
        <w:t>desafiando o instinto,</w:t>
      </w:r>
      <w:r>
        <w:rPr>
          <w:color w:val="auto"/>
        </w:rPr>
        <w:t xml:space="preserve"> demanda um estudo específico.</w:t>
      </w:r>
    </w:p>
    <w:p>
      <w:pPr>
        <w:pStyle w:val="Normal"/>
        <w:spacing w:before="0" w:after="0"/>
        <w:contextualSpacing/>
        <w:rPr/>
      </w:pPr>
      <w:r>
        <w:rPr>
          <w:color w:val="auto"/>
        </w:rPr>
        <w:t xml:space="preserve">Pelo histórico da humanidade, aproximadamente a </w:t>
      </w:r>
      <w:r>
        <w:rPr>
          <w:b/>
          <w:bCs/>
          <w:color w:val="auto"/>
        </w:rPr>
        <w:t>300</w:t>
      </w:r>
      <w:r>
        <w:rPr>
          <w:color w:val="auto"/>
        </w:rPr>
        <w:t xml:space="preserve"> </w:t>
      </w:r>
      <w:r>
        <w:rPr>
          <w:b/>
          <w:bCs/>
          <w:color w:val="auto"/>
        </w:rPr>
        <w:t>mil</w:t>
      </w:r>
      <w:r>
        <w:rPr>
          <w:color w:val="auto"/>
        </w:rPr>
        <w:t xml:space="preserve"> </w:t>
      </w:r>
      <w:r>
        <w:rPr>
          <w:b/>
          <w:bCs/>
          <w:color w:val="auto"/>
        </w:rPr>
        <w:t>anos</w:t>
      </w:r>
      <w:r>
        <w:rPr>
          <w:color w:val="auto"/>
        </w:rPr>
        <w:t xml:space="preserve">, o Homem começou a dominar o fogo. Um pouco antes disso, começou a fazer uso de ferramentas rudimentares e talvez algum tipo de armamento de caça e defesa. Vou chutar preliminarmente esse momento e fixá-lo por volta de </w:t>
      </w:r>
      <w:r>
        <w:rPr>
          <w:b/>
          <w:bCs/>
          <w:color w:val="auto"/>
        </w:rPr>
        <w:t>350</w:t>
      </w:r>
      <w:r>
        <w:rPr>
          <w:color w:val="auto"/>
        </w:rPr>
        <w:t xml:space="preserve"> </w:t>
      </w:r>
      <w:r>
        <w:rPr>
          <w:b/>
          <w:bCs/>
          <w:color w:val="auto"/>
        </w:rPr>
        <w:t>mil</w:t>
      </w:r>
      <w:r>
        <w:rPr>
          <w:color w:val="auto"/>
        </w:rPr>
        <w:t xml:space="preserve"> </w:t>
      </w:r>
      <w:r>
        <w:rPr>
          <w:b/>
          <w:bCs/>
          <w:color w:val="auto"/>
        </w:rPr>
        <w:t>anos.</w:t>
      </w:r>
      <w:r>
        <w:rPr>
          <w:color w:val="auto"/>
        </w:rPr>
        <w:t xml:space="preserve"> </w:t>
      </w:r>
      <w:r>
        <w:rPr>
          <w:color w:val="auto"/>
        </w:rPr>
        <w:t>C</w:t>
      </w:r>
      <w:r>
        <w:rPr>
          <w:color w:val="auto"/>
        </w:rPr>
        <w:t xml:space="preserve">om o aparecimento do Homo sapiens, </w:t>
      </w:r>
      <w:r>
        <w:rPr>
          <w:color w:val="auto"/>
        </w:rPr>
        <w:t>quando ainda convivia com os Neandertais e Homo erectus</w:t>
      </w:r>
      <w:r>
        <w:rPr>
          <w:color w:val="auto"/>
        </w:rPr>
        <w:t>.</w:t>
      </w:r>
      <w:r>
        <w:rPr>
          <w:color w:val="auto"/>
        </w:rPr>
        <w:t>(18)</w:t>
      </w:r>
    </w:p>
    <w:p>
      <w:pPr>
        <w:pStyle w:val="Normal"/>
        <w:spacing w:before="0" w:after="0"/>
        <w:ind w:firstLine="737" w:left="0" w:right="0"/>
        <w:contextualSpacing/>
        <w:jc w:val="both"/>
        <w:rPr>
          <w:rFonts w:ascii="Liberation Serif" w:hAnsi="Liberation Serif"/>
          <w:color w:val="auto"/>
        </w:rPr>
      </w:pPr>
      <w:r>
        <w:rPr>
          <w:color w:val="auto"/>
        </w:rPr>
        <w:t xml:space="preserve">Por que desafiaram o instinto? Talvez para tentar ganhar alguma vantagem competitiva, usando </w:t>
      </w:r>
      <w:r>
        <w:rPr>
          <w:color w:val="auto"/>
        </w:rPr>
        <w:t>dissimular</w:t>
      </w:r>
      <w:r>
        <w:rPr>
          <w:color w:val="auto"/>
        </w:rPr>
        <w:t xml:space="preserve"> a previsibilidade do instinto, </w:t>
      </w:r>
      <w:r>
        <w:rPr>
          <w:color w:val="auto"/>
        </w:rPr>
        <w:t xml:space="preserve">burlando as regras da natureza, criando as primeiras estratégias de engodo </w:t>
      </w:r>
      <w:r>
        <w:rPr>
          <w:color w:val="auto"/>
        </w:rPr>
        <w:t>e a mentira</w:t>
      </w:r>
      <w:r>
        <w:rPr>
          <w:color w:val="auto"/>
        </w:rPr>
        <w:t>. Isso é diferente da camuflagem biológica. Mas talvez tenha evoluído dai.</w:t>
      </w:r>
    </w:p>
    <w:p>
      <w:pPr>
        <w:pStyle w:val="Normal"/>
        <w:spacing w:before="0" w:after="0"/>
        <w:ind w:firstLine="737" w:left="0" w:right="0"/>
        <w:contextualSpacing/>
        <w:jc w:val="both"/>
        <w:rPr>
          <w:rFonts w:ascii="Liberation Serif" w:hAnsi="Liberation Serif"/>
          <w:color w:val="auto"/>
        </w:rPr>
      </w:pPr>
      <w:r>
        <w:rPr>
          <w:color w:val="auto"/>
        </w:rPr>
        <w:t>O erro é humano, já o afirmam os homens, na maioria das vezes como desculpa para tentar se justificar.</w:t>
      </w:r>
    </w:p>
    <w:p>
      <w:pPr>
        <w:pStyle w:val="Normal"/>
        <w:spacing w:before="0" w:after="0"/>
        <w:ind w:firstLine="737" w:left="0" w:right="0"/>
        <w:contextualSpacing/>
        <w:jc w:val="both"/>
        <w:rPr>
          <w:rFonts w:ascii="Liberation Serif" w:hAnsi="Liberation Serif"/>
          <w:color w:val="auto"/>
        </w:rPr>
      </w:pPr>
      <w:r>
        <w:rPr>
          <w:color w:val="auto"/>
        </w:rPr>
        <w:t xml:space="preserve">Agora, </w:t>
      </w:r>
      <w:r>
        <w:rPr>
          <w:color w:val="auto"/>
        </w:rPr>
        <w:t>q</w:t>
      </w:r>
      <w:r>
        <w:rPr>
          <w:color w:val="auto"/>
        </w:rPr>
        <w:t xml:space="preserve">ual a importância do erro humano na manutenção do equilíbrio universal? O erro humano oferece algum perigo para a manutenção do equilíbrio da vida na Terra e no Universo? </w:t>
      </w:r>
      <w:r>
        <w:rPr>
          <w:color w:val="auto"/>
        </w:rPr>
        <w:t>Errando o Homem c</w:t>
      </w:r>
      <w:r>
        <w:rPr>
          <w:color w:val="auto"/>
        </w:rPr>
        <w:t xml:space="preserve">oloca em risco </w:t>
      </w:r>
      <w:r>
        <w:rPr>
          <w:color w:val="auto"/>
        </w:rPr>
        <w:t>a sua própria existência na Terra? É o que começamos a nos questionar hoje em dia, de uma infinidade de formas diferentes.</w:t>
      </w:r>
    </w:p>
    <w:p>
      <w:pPr>
        <w:pStyle w:val="Normal"/>
        <w:spacing w:before="0" w:after="0"/>
        <w:ind w:firstLine="737" w:left="0" w:right="0"/>
        <w:contextualSpacing/>
        <w:jc w:val="both"/>
        <w:rPr>
          <w:rFonts w:ascii="Liberation Serif" w:hAnsi="Liberation Serif"/>
          <w:color w:val="auto"/>
        </w:rPr>
      </w:pPr>
      <w:r>
        <w:rPr>
          <w:color w:val="auto"/>
        </w:rPr>
        <w:t xml:space="preserve">Penso que a humanidade passa por uma fase ou um período finito em que os erros pesam bastante em </w:t>
      </w:r>
      <w:r>
        <w:rPr>
          <w:color w:val="auto"/>
        </w:rPr>
        <w:t>sua conduta.</w:t>
      </w:r>
    </w:p>
    <w:p>
      <w:pPr>
        <w:pStyle w:val="Normal"/>
        <w:spacing w:before="0" w:after="0"/>
        <w:ind w:firstLine="737" w:left="0" w:right="0"/>
        <w:contextualSpacing/>
        <w:jc w:val="both"/>
        <w:rPr>
          <w:rFonts w:ascii="Liberation Serif" w:hAnsi="Liberation Serif"/>
          <w:color w:val="auto"/>
        </w:rPr>
      </w:pPr>
      <w:r>
        <w:rPr>
          <w:color w:val="auto"/>
        </w:rPr>
        <w:t xml:space="preserve">Ao começar fazer uso da razão, começa a exacerbar </w:t>
      </w:r>
      <w:r>
        <w:rPr>
          <w:color w:val="auto"/>
        </w:rPr>
        <w:t xml:space="preserve">os </w:t>
      </w:r>
      <w:r>
        <w:rPr>
          <w:color w:val="auto"/>
        </w:rPr>
        <w:t>componentes do instinto. O instinto de sobrevivência que se deturpa em egoismo, o instinto de preservação que se deturpa em orgulho, o in</w:t>
      </w:r>
      <w:r>
        <w:rPr>
          <w:color w:val="auto"/>
        </w:rPr>
        <w:t>s</w:t>
      </w:r>
      <w:r>
        <w:rPr>
          <w:color w:val="auto"/>
        </w:rPr>
        <w:t xml:space="preserve">tinto de reprodução que se deturpa em sensualidade e sexualidade exagerada </w:t>
      </w:r>
      <w:r>
        <w:rPr>
          <w:color w:val="auto"/>
        </w:rPr>
        <w:t>em prazer</w:t>
      </w:r>
      <w:r>
        <w:rPr>
          <w:color w:val="auto"/>
        </w:rPr>
        <w:t>, etc.</w:t>
      </w:r>
    </w:p>
    <w:p>
      <w:pPr>
        <w:pStyle w:val="Normal"/>
        <w:spacing w:before="0" w:after="0"/>
        <w:ind w:firstLine="737" w:left="0" w:right="0"/>
        <w:contextualSpacing/>
        <w:jc w:val="both"/>
        <w:rPr>
          <w:rFonts w:ascii="Liberation Serif" w:hAnsi="Liberation Serif"/>
          <w:color w:val="auto"/>
        </w:rPr>
      </w:pPr>
      <w:r>
        <w:rPr>
          <w:color w:val="auto"/>
        </w:rPr>
        <w:t>Não é que os instintos se deteriorem, pois que continuam atuantes e responsivos às suas raízes profundamente arraigadas pela evolução biológica ao longo de milhões de anos.</w:t>
      </w:r>
    </w:p>
    <w:p>
      <w:pPr>
        <w:pStyle w:val="Normal"/>
        <w:spacing w:before="0" w:after="0"/>
        <w:ind w:firstLine="737" w:left="0" w:right="0"/>
        <w:contextualSpacing/>
        <w:jc w:val="both"/>
        <w:rPr>
          <w:rFonts w:ascii="Liberation Serif" w:hAnsi="Liberation Serif"/>
          <w:color w:val="auto"/>
          <w:ins w:id="1441" w:author="Autor desconhecido" w:date="2024-06-03T09:37:46Z"/>
        </w:rPr>
      </w:pPr>
      <w:r>
        <w:rPr>
          <w:color w:val="auto"/>
        </w:rPr>
        <w:t>A razão, o sentimento e a consciência, ainda imaturos pela sua infantilidade, sobrepujam os desejos instintivos pela manifestação da vontade alimentada pela razão e sentimentos e balizada pela consciência, que por sua vez é responsiva à lei de causa e efeito.</w:t>
      </w:r>
    </w:p>
    <w:p>
      <w:pPr>
        <w:pStyle w:val="Normal"/>
        <w:spacing w:before="0" w:after="0"/>
        <w:ind w:firstLine="737" w:left="0" w:right="0"/>
        <w:contextualSpacing/>
        <w:jc w:val="both"/>
        <w:rPr>
          <w:rFonts w:ascii="Liberation Serif" w:hAnsi="Liberation Serif"/>
          <w:color w:val="auto"/>
          <w:ins w:id="1445" w:author="Autor desconhecido" w:date="2024-06-03T09:54:22Z"/>
        </w:rPr>
      </w:pPr>
      <w:ins w:id="1442" w:author="Autor desconhecido" w:date="2024-06-03T09:37:46Z">
        <w:r>
          <w:rPr>
            <w:color w:val="auto"/>
          </w:rPr>
          <w:t>Errar, entreta</w:t>
        </w:r>
      </w:ins>
      <w:ins w:id="1443" w:author="Autor desconhecido" w:date="2024-06-03T09:38:47Z">
        <w:r>
          <w:rPr>
            <w:color w:val="auto"/>
          </w:rPr>
          <w:t>nto, não é necessariamente ruim. De fato, faz parte integrante e mais importante para promoção do processo de aprendizagem</w:t>
        </w:r>
      </w:ins>
      <w:ins w:id="1444" w:author="Autor desconhecido" w:date="2024-06-03T09:52:55Z">
        <w:r>
          <w:rPr>
            <w:color w:val="auto"/>
          </w:rPr>
          <w:t xml:space="preserve"> natural.</w:t>
        </w:r>
      </w:ins>
    </w:p>
    <w:p>
      <w:pPr>
        <w:pStyle w:val="Normal"/>
        <w:spacing w:before="0" w:after="0"/>
        <w:ind w:firstLine="737" w:left="0" w:right="0"/>
        <w:contextualSpacing/>
        <w:jc w:val="both"/>
        <w:rPr>
          <w:rFonts w:ascii="Liberation Serif" w:hAnsi="Liberation Serif"/>
          <w:color w:val="auto"/>
          <w:ins w:id="1448" w:author="Autor desconhecido" w:date="2024-06-03T09:57:31Z"/>
        </w:rPr>
      </w:pPr>
      <w:ins w:id="1446" w:author="Autor desconhecido" w:date="2024-06-03T09:54:22Z">
        <w:r>
          <w:rPr>
            <w:color w:val="auto"/>
          </w:rPr>
          <w:t xml:space="preserve">Quando erramos, descobrimos o que não está certo e isso é o que desencadeia a busca por outra </w:t>
        </w:r>
      </w:ins>
      <w:ins w:id="1447" w:author="Autor desconhecido" w:date="2024-06-03T09:55:35Z">
        <w:r>
          <w:rPr>
            <w:color w:val="auto"/>
          </w:rPr>
          <w:t>resposta que se espera certa por sua vez, mesmo que insista ainda em ser mais um erro.</w:t>
        </w:r>
      </w:ins>
    </w:p>
    <w:p>
      <w:pPr>
        <w:pStyle w:val="Normal"/>
        <w:spacing w:before="0" w:after="0"/>
        <w:ind w:firstLine="737" w:left="0" w:right="0"/>
        <w:contextualSpacing/>
        <w:jc w:val="both"/>
        <w:rPr>
          <w:rFonts w:ascii="Liberation Serif" w:hAnsi="Liberation Serif"/>
          <w:color w:val="auto"/>
          <w:ins w:id="1452" w:author="Autor desconhecido" w:date="2024-06-03T09:59:34Z"/>
        </w:rPr>
      </w:pPr>
      <w:ins w:id="1449" w:author="Autor desconhecido" w:date="2024-06-03T09:57:31Z">
        <w:r>
          <w:rPr>
            <w:color w:val="auto"/>
          </w:rPr>
          <w:t>O acerto, por sua vez, é tão somente o fim do processo de inquiri</w:t>
        </w:r>
      </w:ins>
      <w:ins w:id="1450" w:author="Autor desconhecido" w:date="2024-06-03T09:58:32Z">
        <w:r>
          <w:rPr>
            <w:color w:val="auto"/>
          </w:rPr>
          <w:t>ção e experimentação. Serve tão somente para ratificar por verdade</w:t>
        </w:r>
      </w:ins>
      <w:ins w:id="1451" w:author="Autor desconhecido" w:date="2024-06-03T09:59:34Z">
        <w:r>
          <w:rPr>
            <w:color w:val="auto"/>
          </w:rPr>
          <w:t xml:space="preserve"> uma última hipótese que aprimoramos através das decepções frustradas pela experimentação sucessiva de incontáveis erros.</w:t>
        </w:r>
      </w:ins>
    </w:p>
    <w:p>
      <w:pPr>
        <w:pStyle w:val="Normal"/>
        <w:spacing w:before="0" w:after="0"/>
        <w:ind w:firstLine="737" w:left="0" w:right="0"/>
        <w:contextualSpacing/>
        <w:jc w:val="both"/>
        <w:rPr>
          <w:rFonts w:ascii="Liberation Serif" w:hAnsi="Liberation Serif"/>
          <w:color w:val="auto"/>
          <w:ins w:id="1456" w:author="Autor desconhecido" w:date="2024-06-03T09:59:34Z"/>
        </w:rPr>
      </w:pPr>
      <w:ins w:id="1453" w:author="Autor desconhecido" w:date="2024-06-03T09:59:34Z">
        <w:r>
          <w:rPr>
            <w:color w:val="auto"/>
          </w:rPr>
          <w:t xml:space="preserve">Assim, arrisco afirmar, </w:t>
        </w:r>
      </w:ins>
      <w:ins w:id="1454" w:author="Autor desconhecido" w:date="2024-06-03T09:59:34Z">
        <w:r>
          <w:rPr>
            <w:b/>
            <w:bCs/>
            <w:color w:val="auto"/>
          </w:rPr>
          <w:t>errar não é errado</w:t>
        </w:r>
      </w:ins>
      <w:ins w:id="1455" w:author="Autor desconhecido" w:date="2024-06-03T09:59:34Z">
        <w:r>
          <w:rPr>
            <w:color w:val="auto"/>
          </w:rPr>
          <w:t>. Errar não é pecado.</w:t>
        </w:r>
      </w:ins>
    </w:p>
    <w:p>
      <w:pPr>
        <w:pStyle w:val="Normal"/>
        <w:spacing w:before="0" w:after="0"/>
        <w:ind w:firstLine="737" w:left="0" w:right="0"/>
        <w:contextualSpacing/>
        <w:jc w:val="both"/>
        <w:rPr>
          <w:rFonts w:ascii="Liberation Serif" w:hAnsi="Liberation Serif"/>
          <w:color w:val="auto"/>
          <w:ins w:id="1460" w:author="Autor desconhecido" w:date="2024-06-03T09:59:34Z"/>
        </w:rPr>
      </w:pPr>
      <w:ins w:id="1457" w:author="Autor desconhecido" w:date="2024-06-03T09:59:34Z">
        <w:r>
          <w:rPr>
            <w:color w:val="auto"/>
          </w:rPr>
          <w:t xml:space="preserve">Entretanto, por outro lado, precisamos trazer a baila de nossa discussão, existe um outro atributo humano que, agora sim, pesa muito no processo de desenvolvimento da aprendizagem que é a </w:t>
        </w:r>
      </w:ins>
      <w:ins w:id="1458" w:author="Autor desconhecido" w:date="2024-06-03T09:59:34Z">
        <w:r>
          <w:rPr>
            <w:b/>
            <w:bCs/>
            <w:color w:val="auto"/>
          </w:rPr>
          <w:t>intenção</w:t>
        </w:r>
      </w:ins>
      <w:ins w:id="1459" w:author="Autor desconhecido" w:date="2024-06-03T09:59:34Z">
        <w:r>
          <w:rPr>
            <w:color w:val="auto"/>
          </w:rPr>
          <w:t>.</w:t>
        </w:r>
      </w:ins>
    </w:p>
    <w:p>
      <w:pPr>
        <w:pStyle w:val="Normal"/>
        <w:spacing w:before="0" w:after="0"/>
        <w:ind w:firstLine="737" w:left="0" w:right="0"/>
        <w:contextualSpacing/>
        <w:jc w:val="both"/>
        <w:rPr>
          <w:rFonts w:ascii="Liberation Serif" w:hAnsi="Liberation Serif"/>
          <w:color w:val="auto"/>
          <w:u w:val="none"/>
          <w:ins w:id="1462" w:author="Autor desconhecido" w:date="2024-06-03T09:59:34Z"/>
        </w:rPr>
      </w:pPr>
      <w:ins w:id="1461" w:author="Autor desconhecido" w:date="2024-06-03T09:59:34Z">
        <w:r>
          <w:rPr>
            <w:color w:val="auto"/>
            <w:u w:val="none"/>
          </w:rPr>
          <w:t xml:space="preserve">Uma coisa é errar buscando acertar, buscando o bom, buscando o belo, buscando o Bem. Outra coisa é errar intentando o mal, atendendo a interesses egoísticos. </w:t>
        </w:r>
      </w:ins>
    </w:p>
    <w:p>
      <w:pPr>
        <w:pStyle w:val="Normal"/>
        <w:spacing w:before="0" w:after="0"/>
        <w:ind w:firstLine="737" w:left="0" w:right="0"/>
        <w:contextualSpacing/>
        <w:jc w:val="both"/>
        <w:rPr>
          <w:rFonts w:ascii="Liberation Serif" w:hAnsi="Liberation Serif"/>
          <w:color w:val="auto"/>
          <w:u w:val="none"/>
          <w:ins w:id="1464" w:author="Autor desconhecido" w:date="2024-06-03T09:59:34Z"/>
        </w:rPr>
      </w:pPr>
      <w:ins w:id="1463" w:author="Autor desconhecido" w:date="2024-06-03T09:59:34Z">
        <w:r>
          <w:rPr>
            <w:color w:val="auto"/>
            <w:u w:val="none"/>
          </w:rPr>
          <w:t>Muito embora, ambas linhas de intenções culminem sempre, de um jeito ou de outro na vitória do acerto, os caminhos oriundos de intenções menos boas, perduram tortuosos e mais doridos.</w:t>
        </w:r>
      </w:ins>
    </w:p>
    <w:p>
      <w:pPr>
        <w:pStyle w:val="Normal"/>
        <w:spacing w:before="0" w:after="0"/>
        <w:ind w:firstLine="737" w:left="0" w:right="0"/>
        <w:contextualSpacing/>
        <w:jc w:val="both"/>
        <w:rPr>
          <w:rFonts w:ascii="Liberation Serif" w:hAnsi="Liberation Serif"/>
          <w:color w:val="auto"/>
          <w:u w:val="none"/>
          <w:ins w:id="1466" w:author="Autor desconhecido" w:date="2024-06-03T09:59:34Z"/>
        </w:rPr>
      </w:pPr>
      <w:ins w:id="1465" w:author="Autor desconhecido" w:date="2024-06-03T09:59:34Z">
        <w:r>
          <w:rPr>
            <w:color w:val="auto"/>
            <w:u w:val="none"/>
          </w:rPr>
          <w:t>A Lei de causa e efeito trabalha sempre, inexoravelmente atuante diante de erros e acertos, independentemente das intenções, entretanto se mostra mais ou menos dorida e duradoura, conforme o vetor das intenções. Os erros vetorizados por boas intenções já possuem, naturalmente o rumo da vitória do acerto no Bem. Os erros vetorizados por intenções escusas, cobram a necessidade da mudança de rumos através de retornos, muitas vezes sombrios pelos processos de reparações quase sempre complexos e doloridos.</w:t>
        </w:r>
      </w:ins>
    </w:p>
    <w:p>
      <w:pPr>
        <w:pStyle w:val="Normal"/>
        <w:spacing w:before="0" w:after="0"/>
        <w:ind w:firstLine="737" w:left="0" w:right="0"/>
        <w:contextualSpacing/>
        <w:jc w:val="both"/>
        <w:rPr>
          <w:rFonts w:ascii="Liberation Serif" w:hAnsi="Liberation Serif"/>
          <w:color w:val="auto"/>
          <w:u w:val="none"/>
          <w:ins w:id="1468" w:author="Autor desconhecido" w:date="2024-06-03T09:59:34Z"/>
        </w:rPr>
      </w:pPr>
      <w:ins w:id="1467" w:author="Autor desconhecido" w:date="2024-06-03T09:59:34Z">
        <w:r>
          <w:rPr>
            <w:color w:val="auto"/>
            <w:u w:val="none"/>
          </w:rPr>
        </w:r>
      </w:ins>
    </w:p>
    <w:p>
      <w:pPr>
        <w:pStyle w:val="Normal"/>
        <w:spacing w:before="0" w:after="0"/>
        <w:ind w:firstLine="737" w:left="0" w:right="0"/>
        <w:contextualSpacing/>
        <w:jc w:val="both"/>
        <w:rPr>
          <w:rFonts w:ascii="Liberation Serif" w:hAnsi="Liberation Serif"/>
          <w:color w:val="auto"/>
          <w:ins w:id="1470" w:author="Autor desconhecido" w:date="2024-06-03T09:59:34Z"/>
        </w:rPr>
      </w:pPr>
      <w:ins w:id="1469" w:author="Autor desconhecido" w:date="2024-06-03T09:59:34Z">
        <w:r>
          <w:rPr>
            <w:color w:val="auto"/>
          </w:rPr>
        </w:r>
      </w:ins>
    </w:p>
    <w:p>
      <w:pPr>
        <w:pStyle w:val="Normal"/>
        <w:spacing w:before="0" w:after="0"/>
        <w:ind w:firstLine="737" w:left="0" w:right="0"/>
        <w:contextualSpacing/>
        <w:jc w:val="both"/>
        <w:rPr>
          <w:rFonts w:ascii="Liberation Serif" w:hAnsi="Liberation Serif"/>
          <w:color w:val="auto"/>
        </w:rPr>
      </w:pPr>
      <w:ins w:id="1471" w:author="Autor desconhecido" w:date="2024-06-03T09:59:34Z">
        <w:r>
          <w:rPr>
            <w:color w:val="auto"/>
          </w:rPr>
          <w:t xml:space="preserve"> </w:t>
        </w:r>
      </w:ins>
    </w:p>
    <w:p>
      <w:pPr>
        <w:pStyle w:val="Normal"/>
        <w:spacing w:before="0" w:after="0"/>
        <w:ind w:firstLine="737" w:left="0" w:right="0"/>
        <w:contextualSpacing/>
        <w:jc w:val="both"/>
        <w:rPr>
          <w:rFonts w:ascii="Liberation Serif" w:hAnsi="Liberation Serif"/>
          <w:color w:val="auto"/>
        </w:rPr>
      </w:pPr>
      <w:r>
        <w:rPr>
          <w:color w:val="auto"/>
        </w:rPr>
      </w:r>
      <w:r>
        <w:br w:type="page"/>
      </w:r>
    </w:p>
    <w:p>
      <w:pPr>
        <w:pStyle w:val="Normal"/>
        <w:spacing w:before="0" w:after="0"/>
        <w:ind w:firstLine="737" w:left="0" w:right="0"/>
        <w:contextualSpacing/>
        <w:jc w:val="both"/>
        <w:rPr>
          <w:rFonts w:ascii="Liberation Serif" w:hAnsi="Liberation Serif"/>
          <w:color w:val="auto"/>
        </w:rPr>
      </w:pPr>
      <w:r>
        <w:rPr>
          <w:color w:val="auto"/>
        </w:rPr>
      </w:r>
    </w:p>
    <w:p>
      <w:pPr>
        <w:pStyle w:val="Normal"/>
        <w:spacing w:before="0" w:after="0"/>
        <w:ind w:firstLine="737" w:left="0" w:right="0"/>
        <w:contextualSpacing/>
        <w:jc w:val="both"/>
        <w:rPr>
          <w:rFonts w:ascii="Liberation Serif" w:hAnsi="Liberation Serif"/>
          <w:color w:val="auto"/>
        </w:rPr>
      </w:pPr>
      <w:r>
        <w:rPr>
          <w:color w:val="auto"/>
        </w:rPr>
        <mc:AlternateContent>
          <mc:Choice Requires="wps">
            <w:drawing>
              <wp:anchor behindDoc="0" distT="0" distB="0" distL="0" distR="0" simplePos="0" locked="0" layoutInCell="1" allowOverlap="1" relativeHeight="41">
                <wp:simplePos x="0" y="0"/>
                <wp:positionH relativeFrom="column">
                  <wp:posOffset>1151255</wp:posOffset>
                </wp:positionH>
                <wp:positionV relativeFrom="paragraph">
                  <wp:posOffset>131445</wp:posOffset>
                </wp:positionV>
                <wp:extent cx="14605" cy="3619500"/>
                <wp:effectExtent l="635" t="635" r="635" b="635"/>
                <wp:wrapNone/>
                <wp:docPr id="28" name="Linha 6"/>
                <a:graphic xmlns:a="http://schemas.openxmlformats.org/drawingml/2006/main">
                  <a:graphicData uri="http://schemas.microsoft.com/office/word/2010/wordprocessingShape">
                    <wps:wsp>
                      <wps:cNvSpPr/>
                      <wps:spPr>
                        <a:xfrm flipH="1">
                          <a:off x="0" y="0"/>
                          <a:ext cx="14760" cy="36194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90.65pt,10.35pt" to="91.75pt,295.3pt" ID="Linha 6" stroked="t" o:allowincell="f" style="position:absolute;flip:x">
                <v:stroke color="#3465a4" joinstyle="round" endcap="flat"/>
                <v:fill o:detectmouseclick="t" on="false"/>
                <w10:wrap type="none"/>
              </v:line>
            </w:pict>
          </mc:Fallback>
        </mc:AlternateContent>
      </w:r>
    </w:p>
    <w:p>
      <w:pPr>
        <w:pStyle w:val="Normal"/>
        <w:spacing w:before="0" w:after="0"/>
        <w:ind w:firstLine="737" w:left="0" w:right="0"/>
        <w:contextualSpacing/>
        <w:jc w:val="both"/>
        <w:rPr>
          <w:rFonts w:ascii="Liberation Serif" w:hAnsi="Liberation Serif"/>
          <w:color w:val="auto"/>
        </w:rPr>
      </w:pPr>
      <w:r>
        <w:rPr>
          <w:color w:val="auto"/>
        </w:rPr>
        <mc:AlternateContent>
          <mc:Choice Requires="wps">
            <w:drawing>
              <wp:anchor behindDoc="0" distT="0" distB="0" distL="0" distR="0" simplePos="0" locked="0" layoutInCell="1" allowOverlap="1" relativeHeight="34">
                <wp:simplePos x="0" y="0"/>
                <wp:positionH relativeFrom="column">
                  <wp:posOffset>2191385</wp:posOffset>
                </wp:positionH>
                <wp:positionV relativeFrom="paragraph">
                  <wp:posOffset>13970</wp:posOffset>
                </wp:positionV>
                <wp:extent cx="14605" cy="3619500"/>
                <wp:effectExtent l="635" t="635" r="635" b="635"/>
                <wp:wrapNone/>
                <wp:docPr id="29" name="Linha 1"/>
                <a:graphic xmlns:a="http://schemas.openxmlformats.org/drawingml/2006/main">
                  <a:graphicData uri="http://schemas.microsoft.com/office/word/2010/wordprocessingShape">
                    <wps:wsp>
                      <wps:cNvSpPr/>
                      <wps:spPr>
                        <a:xfrm flipH="1">
                          <a:off x="0" y="0"/>
                          <a:ext cx="14760" cy="36194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72.55pt,1.1pt" to="173.65pt,286.05pt" ID="Linha 1" stroked="t" o:allowincell="f" style="position:absolute;flip:x">
                <v:stroke color="#3465a4" joinstyle="round" endcap="flat"/>
                <v:fill o:detectmouseclick="t" on="false"/>
                <w10:wrap type="none"/>
              </v:line>
            </w:pict>
          </mc:Fallback>
        </mc:AlternateContent>
        <mc:AlternateContent>
          <mc:Choice Requires="wps">
            <w:drawing>
              <wp:anchor behindDoc="0" distT="0" distB="0" distL="0" distR="0" simplePos="0" locked="0" layoutInCell="1" allowOverlap="1" relativeHeight="35">
                <wp:simplePos x="0" y="0"/>
                <wp:positionH relativeFrom="column">
                  <wp:posOffset>1832610</wp:posOffset>
                </wp:positionH>
                <wp:positionV relativeFrom="paragraph">
                  <wp:posOffset>13970</wp:posOffset>
                </wp:positionV>
                <wp:extent cx="14605" cy="3619500"/>
                <wp:effectExtent l="635" t="635" r="635" b="635"/>
                <wp:wrapNone/>
                <wp:docPr id="30" name="Linha 5"/>
                <a:graphic xmlns:a="http://schemas.openxmlformats.org/drawingml/2006/main">
                  <a:graphicData uri="http://schemas.microsoft.com/office/word/2010/wordprocessingShape">
                    <wps:wsp>
                      <wps:cNvSpPr/>
                      <wps:spPr>
                        <a:xfrm flipH="1">
                          <a:off x="0" y="0"/>
                          <a:ext cx="14760" cy="36194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44.3pt,1.1pt" to="145.4pt,286.05pt" ID="Linha 5" stroked="t" o:allowincell="f" style="position:absolute;flip:x">
                <v:stroke color="#3465a4" joinstyle="round" endcap="flat"/>
                <v:fill o:detectmouseclick="t" on="false"/>
                <w10:wrap type="none"/>
              </v:line>
            </w:pict>
          </mc:Fallback>
        </mc:AlternateContent>
        <mc:AlternateContent>
          <mc:Choice Requires="wps">
            <w:drawing>
              <wp:anchor behindDoc="0" distT="0" distB="0" distL="0" distR="0" simplePos="0" locked="0" layoutInCell="1" allowOverlap="1" relativeHeight="36">
                <wp:simplePos x="0" y="0"/>
                <wp:positionH relativeFrom="column">
                  <wp:posOffset>19050</wp:posOffset>
                </wp:positionH>
                <wp:positionV relativeFrom="paragraph">
                  <wp:posOffset>2149475</wp:posOffset>
                </wp:positionV>
                <wp:extent cx="1384935" cy="190500"/>
                <wp:effectExtent l="635" t="635" r="635" b="0"/>
                <wp:wrapNone/>
                <wp:docPr id="31" name="Quadro de texto 15"/>
                <a:graphic xmlns:a="http://schemas.openxmlformats.org/drawingml/2006/main">
                  <a:graphicData uri="http://schemas.microsoft.com/office/word/2010/wordprocessingShape">
                    <wps:wsp>
                      <wps:cNvSpPr txBox="1"/>
                      <wps:spPr>
                        <a:xfrm rot="16197000">
                          <a:off x="0" y="0"/>
                          <a:ext cx="1384920" cy="190440"/>
                        </a:xfrm>
                        <a:prstGeom prst="rect">
                          <a:avLst/>
                        </a:prstGeom>
                        <a:noFill/>
                        <a:ln w="0">
                          <a:noFill/>
                        </a:ln>
                      </wps:spPr>
                      <wps:txbx>
                        <w:txbxContent>
                          <w:p>
                            <w:pPr>
                              <w:jc w:val="left"/>
                              <w:rPr/>
                            </w:pPr>
                            <w:r>
                              <w:rPr/>
                              <w:t>Mundos primitivos.</w:t>
                            </w:r>
                          </w:p>
                        </w:txbxContent>
                      </wps:txbx>
                      <wps:bodyPr wrap="square" lIns="0" rIns="0" tIns="0" bIns="0" anchor="t">
                        <a:noAutofit/>
                      </wps:bodyPr>
                    </wps:wsp>
                  </a:graphicData>
                </a:graphic>
              </wp:anchor>
            </w:drawing>
          </mc:Choice>
          <mc:Fallback>
            <w:pict>
              <v:shape id="shape_0" ID="Quadro de texto 15" stroked="f" o:allowincell="f" style="position:absolute;margin-left:1.55pt;margin-top:169.2pt;width:109pt;height:14.95pt;mso-wrap-style:square;v-text-anchor:top;rotation:270" type="_x0000_t202">
                <v:textbox>
                  <w:txbxContent>
                    <w:p>
                      <w:pPr>
                        <w:jc w:val="left"/>
                        <w:rPr/>
                      </w:pPr>
                      <w:r>
                        <w:rPr/>
                        <w:t>Mundos primitivos.</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37">
                <wp:simplePos x="0" y="0"/>
                <wp:positionH relativeFrom="column">
                  <wp:posOffset>471805</wp:posOffset>
                </wp:positionH>
                <wp:positionV relativeFrom="paragraph">
                  <wp:posOffset>1330325</wp:posOffset>
                </wp:positionV>
                <wp:extent cx="2164715" cy="250190"/>
                <wp:effectExtent l="635" t="635" r="635" b="0"/>
                <wp:wrapNone/>
                <wp:docPr id="32" name="Quadro de texto 16"/>
                <a:graphic xmlns:a="http://schemas.openxmlformats.org/drawingml/2006/main">
                  <a:graphicData uri="http://schemas.microsoft.com/office/word/2010/wordprocessingShape">
                    <wps:wsp>
                      <wps:cNvSpPr txBox="1"/>
                      <wps:spPr>
                        <a:xfrm rot="16197000">
                          <a:off x="0" y="0"/>
                          <a:ext cx="2164680" cy="250200"/>
                        </a:xfrm>
                        <a:prstGeom prst="rect">
                          <a:avLst/>
                        </a:prstGeom>
                        <a:noFill/>
                        <a:ln w="0">
                          <a:noFill/>
                        </a:ln>
                      </wps:spPr>
                      <wps:txbx>
                        <w:txbxContent>
                          <w:p>
                            <w:pPr>
                              <w:jc w:val="left"/>
                              <w:rPr/>
                            </w:pPr>
                            <w:r>
                              <w:rPr/>
                              <w:t>Mundos Espiação e Provas.</w:t>
                            </w:r>
                          </w:p>
                        </w:txbxContent>
                      </wps:txbx>
                      <wps:bodyPr wrap="square" lIns="0" rIns="0" tIns="0" bIns="0" anchor="t">
                        <a:noAutofit/>
                      </wps:bodyPr>
                    </wps:wsp>
                  </a:graphicData>
                </a:graphic>
              </wp:anchor>
            </w:drawing>
          </mc:Choice>
          <mc:Fallback>
            <w:pict>
              <v:shape id="shape_0" ID="Quadro de texto 16" stroked="f" o:allowincell="f" style="position:absolute;margin-left:37.15pt;margin-top:104.7pt;width:170.4pt;height:19.65pt;mso-wrap-style:square;v-text-anchor:top;rotation:270" type="_x0000_t202">
                <v:textbox>
                  <w:txbxContent>
                    <w:p>
                      <w:pPr>
                        <w:jc w:val="left"/>
                        <w:rPr/>
                      </w:pPr>
                      <w:r>
                        <w:rPr/>
                        <w:t>Mundos Espiação e Provas.</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38">
                <wp:simplePos x="0" y="0"/>
                <wp:positionH relativeFrom="column">
                  <wp:posOffset>1185545</wp:posOffset>
                </wp:positionH>
                <wp:positionV relativeFrom="paragraph">
                  <wp:posOffset>1174750</wp:posOffset>
                </wp:positionV>
                <wp:extent cx="1720215" cy="219710"/>
                <wp:effectExtent l="1270" t="635" r="635" b="0"/>
                <wp:wrapNone/>
                <wp:docPr id="33" name="Quadro de texto 17"/>
                <a:graphic xmlns:a="http://schemas.openxmlformats.org/drawingml/2006/main">
                  <a:graphicData uri="http://schemas.microsoft.com/office/word/2010/wordprocessingShape">
                    <wps:wsp>
                      <wps:cNvSpPr txBox="1"/>
                      <wps:spPr>
                        <a:xfrm rot="16197000">
                          <a:off x="0" y="0"/>
                          <a:ext cx="1720080" cy="219600"/>
                        </a:xfrm>
                        <a:prstGeom prst="rect">
                          <a:avLst/>
                        </a:prstGeom>
                        <a:noFill/>
                        <a:ln w="0">
                          <a:noFill/>
                        </a:ln>
                      </wps:spPr>
                      <wps:txbx>
                        <w:txbxContent>
                          <w:p>
                            <w:pPr>
                              <w:jc w:val="left"/>
                              <w:rPr/>
                            </w:pPr>
                            <w:r>
                              <w:rPr/>
                              <w:t>Mundos de Regeneração</w:t>
                            </w:r>
                          </w:p>
                        </w:txbxContent>
                      </wps:txbx>
                      <wps:bodyPr wrap="square" lIns="0" rIns="0" tIns="0" bIns="0" anchor="t">
                        <a:noAutofit/>
                      </wps:bodyPr>
                    </wps:wsp>
                  </a:graphicData>
                </a:graphic>
              </wp:anchor>
            </w:drawing>
          </mc:Choice>
          <mc:Fallback>
            <w:pict>
              <v:shape id="shape_0" ID="Quadro de texto 17" stroked="f" o:allowincell="f" style="position:absolute;margin-left:93.35pt;margin-top:92.45pt;width:135.4pt;height:17.25pt;mso-wrap-style:square;v-text-anchor:top;rotation:270" type="_x0000_t202">
                <v:textbox>
                  <w:txbxContent>
                    <w:p>
                      <w:pPr>
                        <w:jc w:val="left"/>
                        <w:rPr/>
                      </w:pPr>
                      <w:r>
                        <w:rPr/>
                        <w:t>Mundos de Regeneração</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39">
                <wp:simplePos x="0" y="0"/>
                <wp:positionH relativeFrom="column">
                  <wp:posOffset>2142490</wp:posOffset>
                </wp:positionH>
                <wp:positionV relativeFrom="paragraph">
                  <wp:posOffset>1053465</wp:posOffset>
                </wp:positionV>
                <wp:extent cx="1704340" cy="270510"/>
                <wp:effectExtent l="511175" t="0" r="511175" b="0"/>
                <wp:wrapNone/>
                <wp:docPr id="34" name="Quadro de texto 18"/>
                <a:graphic xmlns:a="http://schemas.openxmlformats.org/drawingml/2006/main">
                  <a:graphicData uri="http://schemas.microsoft.com/office/word/2010/wordprocessingShape">
                    <wps:wsp>
                      <wps:cNvSpPr txBox="1"/>
                      <wps:spPr>
                        <a:xfrm rot="18571800">
                          <a:off x="0" y="0"/>
                          <a:ext cx="1704240" cy="270360"/>
                        </a:xfrm>
                        <a:prstGeom prst="rect">
                          <a:avLst/>
                        </a:prstGeom>
                        <a:noFill/>
                        <a:ln w="0">
                          <a:noFill/>
                        </a:ln>
                      </wps:spPr>
                      <wps:txbx>
                        <w:txbxContent>
                          <w:p>
                            <w:pPr>
                              <w:jc w:val="left"/>
                              <w:rPr/>
                            </w:pPr>
                            <w:r>
                              <w:rPr/>
                              <w:t>Mundos Ditosos ou felizes</w:t>
                            </w:r>
                          </w:p>
                        </w:txbxContent>
                      </wps:txbx>
                      <wps:bodyPr wrap="square" lIns="0" rIns="0" tIns="0" bIns="0" anchor="t">
                        <a:noAutofit/>
                      </wps:bodyPr>
                    </wps:wsp>
                  </a:graphicData>
                </a:graphic>
              </wp:anchor>
            </w:drawing>
          </mc:Choice>
          <mc:Fallback>
            <w:pict>
              <v:shape id="shape_0" ID="Quadro de texto 18" stroked="f" o:allowincell="f" style="position:absolute;margin-left:168.75pt;margin-top:82.9pt;width:134.15pt;height:21.25pt;mso-wrap-style:square;v-text-anchor:top;rotation:309" type="_x0000_t202">
                <v:textbox>
                  <w:txbxContent>
                    <w:p>
                      <w:pPr>
                        <w:jc w:val="left"/>
                        <w:rPr/>
                      </w:pPr>
                      <w:r>
                        <w:rPr/>
                        <w:t>Mundos Ditosos ou felizes</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40">
                <wp:simplePos x="0" y="0"/>
                <wp:positionH relativeFrom="column">
                  <wp:posOffset>4858385</wp:posOffset>
                </wp:positionH>
                <wp:positionV relativeFrom="paragraph">
                  <wp:posOffset>1289050</wp:posOffset>
                </wp:positionV>
                <wp:extent cx="2036445" cy="351155"/>
                <wp:effectExtent l="635" t="635" r="635" b="0"/>
                <wp:wrapNone/>
                <wp:docPr id="35" name="Quadro de texto 19"/>
                <a:graphic xmlns:a="http://schemas.openxmlformats.org/drawingml/2006/main">
                  <a:graphicData uri="http://schemas.microsoft.com/office/word/2010/wordprocessingShape">
                    <wps:wsp>
                      <wps:cNvSpPr txBox="1"/>
                      <wps:spPr>
                        <a:xfrm rot="16197000">
                          <a:off x="0" y="0"/>
                          <a:ext cx="2036520" cy="351000"/>
                        </a:xfrm>
                        <a:prstGeom prst="rect">
                          <a:avLst/>
                        </a:prstGeom>
                        <a:noFill/>
                        <a:ln w="0">
                          <a:noFill/>
                        </a:ln>
                      </wps:spPr>
                      <wps:txbx>
                        <w:txbxContent>
                          <w:p>
                            <w:pPr>
                              <w:jc w:val="left"/>
                              <w:rPr/>
                            </w:pPr>
                            <w:r>
                              <w:rPr/>
                              <w:t>Mundos Celestes ou Divinos.</w:t>
                            </w:r>
                          </w:p>
                        </w:txbxContent>
                      </wps:txbx>
                      <wps:bodyPr wrap="square" lIns="0" rIns="0" tIns="0" bIns="0" anchor="t">
                        <a:noAutofit/>
                      </wps:bodyPr>
                    </wps:wsp>
                  </a:graphicData>
                </a:graphic>
              </wp:anchor>
            </w:drawing>
          </mc:Choice>
          <mc:Fallback>
            <w:pict>
              <v:shape id="shape_0" ID="Quadro de texto 19" stroked="f" o:allowincell="f" style="position:absolute;margin-left:382.6pt;margin-top:101.5pt;width:160.3pt;height:27.6pt;mso-wrap-style:square;v-text-anchor:top;rotation:270" type="_x0000_t202">
                <v:textbox>
                  <w:txbxContent>
                    <w:p>
                      <w:pPr>
                        <w:jc w:val="left"/>
                        <w:rPr/>
                      </w:pPr>
                      <w:r>
                        <w:rPr/>
                        <w:t>Mundos Celestes ou Divinos.</w:t>
                      </w:r>
                    </w:p>
                  </w:txbxContent>
                </v:textbox>
                <v:fill o:detectmouseclick="t" on="false"/>
                <v:stroke color="black" joinstyle="round" endcap="flat"/>
                <w10:wrap type="none"/>
              </v:shape>
            </w:pict>
          </mc:Fallback>
        </mc:AlternateContent>
      </w:r>
      <w:r>
        <mc:AlternateContent>
          <mc:Choice Requires="wps">
            <w:drawing>
              <wp:anchor behindDoc="0" distT="0" distB="0" distL="0" distR="0" simplePos="0" locked="0" layoutInCell="0" allowOverlap="1" relativeHeight="32">
                <wp:simplePos x="0" y="0"/>
                <wp:positionH relativeFrom="column">
                  <wp:posOffset>-163830</wp:posOffset>
                </wp:positionH>
                <wp:positionV relativeFrom="paragraph">
                  <wp:posOffset>13970</wp:posOffset>
                </wp:positionV>
                <wp:extent cx="6374130" cy="3749675"/>
                <wp:effectExtent l="0" t="0" r="0" b="0"/>
                <wp:wrapSquare wrapText="largest"/>
                <wp:docPr id="36" name="Quadro21"/>
                <a:graphic xmlns:a="http://schemas.openxmlformats.org/drawingml/2006/main">
                  <a:graphicData uri="http://schemas.microsoft.com/office/word/2010/wordprocessingShape">
                    <wps:wsp>
                      <wps:cNvSpPr txBox="1"/>
                      <wps:spPr>
                        <a:xfrm>
                          <a:off x="0" y="0"/>
                          <a:ext cx="6374130" cy="3749675"/>
                        </a:xfrm>
                        <a:prstGeom prst="rect"/>
                        <a:solidFill>
                          <a:srgbClr val="FFFFFF"/>
                        </a:solidFill>
                      </wps:spPr>
                      <wps:txbx>
                        <w:txbxContent>
                          <w:p>
                            <w:pPr>
                              <w:pStyle w:val="Figura"/>
                              <w:spacing w:before="120" w:after="120"/>
                              <w:rPr/>
                            </w:pPr>
                            <w:r>
                              <w:rPr/>
                              <w:t xml:space="preserve">Figura </w:t>
                            </w:r>
                            <w:r>
                              <w:rPr/>
                              <w:fldChar w:fldCharType="begin"/>
                            </w:r>
                            <w:r>
                              <w:rPr/>
                              <w:instrText xml:space="preserve"> SEQ Figura \* ARABIC </w:instrText>
                            </w:r>
                            <w:r>
                              <w:rPr/>
                              <w:fldChar w:fldCharType="separate"/>
                            </w:r>
                            <w:r>
                              <w:rPr/>
                              <w:t>8</w:t>
                            </w:r>
                            <w:r>
                              <w:rPr/>
                              <w:fldChar w:fldCharType="end"/>
                            </w:r>
                            <w:r>
                              <w:rPr/>
                              <w:t>: Curva da Taxa de erro Humano</w:t>
                            </w:r>
                          </w:p>
                        </w:txbxContent>
                      </wps:txbx>
                      <wps:bodyPr anchor="t" lIns="0" tIns="0" rIns="0" bIns="0">
                        <a:noAutofit/>
                      </wps:bodyPr>
                    </wps:wsp>
                  </a:graphicData>
                </a:graphic>
              </wp:anchor>
            </w:drawing>
          </mc:Choice>
          <mc:Fallback>
            <w:pict>
              <v:rect style="position:absolute;rotation:-0;width:501.9pt;height:295.25pt;mso-wrap-distance-left:0pt;mso-wrap-distance-right:0pt;mso-wrap-distance-top:0pt;mso-wrap-distance-bottom:0pt;margin-top:1.1pt;mso-position-vertical-relative:text;margin-left:-12.9pt;mso-position-horizontal-relative:text">
                <v:textbox inset="0in,0in,0in,0in">
                  <w:txbxContent>
                    <w:p>
                      <w:pPr>
                        <w:pStyle w:val="Figura"/>
                        <w:spacing w:before="120" w:after="120"/>
                        <w:rPr/>
                      </w:pPr>
                      <w:r>
                        <w:rPr/>
                        <w:t xml:space="preserve">Figura </w:t>
                        <w:drawing>
                          <wp:inline distT="0" distB="0" distL="0" distR="0">
                            <wp:extent cx="6374130" cy="3422015"/>
                            <wp:effectExtent l="0" t="0" r="0" b="0"/>
                            <wp:docPr id="37" name="Objeto3" descr="gráfico"/>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r>
                        <w:rPr/>
                        <w:fldChar w:fldCharType="begin"/>
                      </w:r>
                      <w:r>
                        <w:rPr/>
                        <w:instrText xml:space="preserve"> SEQ Figura \* ARABIC </w:instrText>
                      </w:r>
                      <w:r>
                        <w:rPr/>
                        <w:fldChar w:fldCharType="separate"/>
                      </w:r>
                      <w:r>
                        <w:rPr/>
                        <w:t>8</w:t>
                      </w:r>
                      <w:r>
                        <w:rPr/>
                        <w:fldChar w:fldCharType="end"/>
                      </w:r>
                      <w:r>
                        <w:rPr/>
                        <w:t>: Curva da Taxa de erro Humano</w:t>
                      </w:r>
                    </w:p>
                  </w:txbxContent>
                </v:textbox>
                <w10:wrap type="square" side="largest"/>
              </v:rect>
            </w:pict>
          </mc:Fallback>
        </mc:AlternateContent>
      </w:r>
    </w:p>
    <w:p>
      <w:pPr>
        <w:pStyle w:val="Normal"/>
        <w:spacing w:before="0" w:after="0"/>
        <w:ind w:firstLine="737" w:left="0" w:right="0"/>
        <w:contextualSpacing/>
        <w:jc w:val="both"/>
        <w:rPr>
          <w:rFonts w:ascii="Liberation Serif" w:hAnsi="Liberation Serif"/>
          <w:color w:val="auto"/>
        </w:rPr>
      </w:pPr>
      <w:r>
        <w:rPr>
          <w:color w:val="auto"/>
        </w:rPr>
        <w:drawing>
          <wp:anchor behindDoc="0" distT="0" distB="0" distL="0" distR="0" simplePos="0" locked="0" layoutInCell="0" allowOverlap="1" relativeHeight="33">
            <wp:simplePos x="0" y="0"/>
            <wp:positionH relativeFrom="column">
              <wp:align>center</wp:align>
            </wp:positionH>
            <wp:positionV relativeFrom="line">
              <wp:posOffset>635</wp:posOffset>
            </wp:positionV>
            <wp:extent cx="6374130" cy="3422015"/>
            <wp:effectExtent l="0" t="0" r="0" b="0"/>
            <wp:wrapTopAndBottom/>
            <wp:docPr id="38" name="Objeto3" descr="gráfico"/>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anchor>
        </w:drawing>
      </w:r>
    </w:p>
    <w:p>
      <w:pPr>
        <w:pStyle w:val="Normal"/>
        <w:spacing w:before="0" w:after="0"/>
        <w:ind w:firstLine="737" w:left="0" w:right="0"/>
        <w:contextualSpacing/>
        <w:jc w:val="both"/>
        <w:rPr>
          <w:rFonts w:ascii="Liberation Serif" w:hAnsi="Liberation Serif"/>
          <w:color w:val="auto"/>
        </w:rPr>
      </w:pPr>
      <w:r>
        <w:rPr>
          <w:color w:val="auto"/>
        </w:rPr>
      </w:r>
    </w:p>
    <w:p>
      <w:pPr>
        <w:pStyle w:val="Normal"/>
        <w:spacing w:before="0" w:after="0"/>
        <w:ind w:firstLine="737" w:left="0" w:right="0"/>
        <w:contextualSpacing/>
        <w:jc w:val="both"/>
        <w:rPr>
          <w:rFonts w:ascii="Liberation Serif" w:hAnsi="Liberation Serif"/>
          <w:color w:val="auto"/>
        </w:rPr>
      </w:pPr>
      <w:r>
        <w:rPr>
          <w:color w:val="auto"/>
        </w:rPr>
        <w:t xml:space="preserve">Para ilustrar, desenhei esse gráfico meramente ilustrativo, que </w:t>
      </w:r>
      <w:r>
        <w:rPr>
          <w:color w:val="auto"/>
        </w:rPr>
        <w:t xml:space="preserve">tem por objetivo </w:t>
      </w:r>
      <w:r>
        <w:rPr>
          <w:color w:val="auto"/>
        </w:rPr>
        <w:t>demonstra</w:t>
      </w:r>
      <w:r>
        <w:rPr>
          <w:color w:val="auto"/>
        </w:rPr>
        <w:t>r</w:t>
      </w:r>
      <w:r>
        <w:rPr>
          <w:color w:val="auto"/>
        </w:rPr>
        <w:t xml:space="preserve"> o quanto percentualmente erramos a medida que evoluímos como planeta e individualmente como espíritos.</w:t>
      </w:r>
    </w:p>
    <w:p>
      <w:pPr>
        <w:pStyle w:val="Normal"/>
        <w:spacing w:before="0" w:after="0"/>
        <w:ind w:firstLine="737" w:left="0" w:right="0"/>
        <w:contextualSpacing/>
        <w:jc w:val="both"/>
        <w:rPr>
          <w:rFonts w:ascii="Liberation Serif" w:hAnsi="Liberation Serif"/>
          <w:color w:val="auto"/>
        </w:rPr>
      </w:pPr>
      <w:r>
        <w:rPr>
          <w:color w:val="auto"/>
        </w:rPr>
        <w:t xml:space="preserve">Parti com referência para sua elaboração </w:t>
      </w:r>
      <w:r>
        <w:rPr>
          <w:color w:val="auto"/>
        </w:rPr>
        <w:t xml:space="preserve">das obras: O Evangelho segundo o espiritismo, cap. III – Diferentes categorias de mundos habitados e de o Livro dos espíritos, cap. III – Da Criação – Pluralidade dos mundos, questões 55 e seguintes, de Allan Kardec. </w:t>
      </w:r>
      <w:r>
        <w:rPr>
          <w:color w:val="auto"/>
        </w:rPr>
        <w:t>Coloquemos essa temática no posto de suposições segundo a visão científica atual.</w:t>
      </w:r>
    </w:p>
    <w:p>
      <w:pPr>
        <w:pStyle w:val="Normal"/>
        <w:spacing w:before="0" w:after="0"/>
        <w:ind w:firstLine="737" w:left="0" w:right="0"/>
        <w:contextualSpacing/>
        <w:jc w:val="both"/>
        <w:rPr>
          <w:rFonts w:ascii="Liberation Serif" w:hAnsi="Liberation Serif"/>
          <w:color w:val="auto"/>
        </w:rPr>
      </w:pPr>
      <w:r>
        <w:rPr>
          <w:color w:val="auto"/>
        </w:rPr>
        <w:t>Convenientemente, “Kardec” divide os mundos habitados em 5 categorias, dependendo em grau de evolução de seus habitantes.</w:t>
      </w:r>
    </w:p>
    <w:p>
      <w:pPr>
        <w:pStyle w:val="Normal"/>
        <w:spacing w:before="0" w:after="0"/>
        <w:ind w:firstLine="737" w:left="0" w:right="0"/>
        <w:contextualSpacing/>
        <w:jc w:val="both"/>
        <w:rPr>
          <w:rFonts w:ascii="Liberation Serif" w:hAnsi="Liberation Serif"/>
          <w:color w:val="auto"/>
        </w:rPr>
      </w:pPr>
      <w:r>
        <w:rPr>
          <w:color w:val="auto"/>
        </w:rPr>
        <w:t xml:space="preserve">Seguindo cada uma dessas categorias, os </w:t>
      </w:r>
      <w:r>
        <w:rPr>
          <w:b/>
          <w:bCs/>
          <w:color w:val="auto"/>
        </w:rPr>
        <w:t>mundos</w:t>
      </w:r>
      <w:r>
        <w:rPr>
          <w:color w:val="auto"/>
        </w:rPr>
        <w:t xml:space="preserve"> </w:t>
      </w:r>
      <w:r>
        <w:rPr>
          <w:b/>
          <w:bCs/>
          <w:color w:val="auto"/>
        </w:rPr>
        <w:t>primitivos</w:t>
      </w:r>
      <w:r>
        <w:rPr>
          <w:color w:val="auto"/>
        </w:rPr>
        <w:t xml:space="preserve"> acolhem os espíritos em suas primeiras encarnações. </w:t>
      </w:r>
      <w:r>
        <w:rPr>
          <w:color w:val="auto"/>
        </w:rPr>
        <w:t xml:space="preserve">É a infância da razão. </w:t>
      </w:r>
      <w:r>
        <w:rPr>
          <w:color w:val="auto"/>
        </w:rPr>
        <w:t xml:space="preserve">Nessa fase, </w:t>
      </w:r>
      <w:r>
        <w:rPr>
          <w:color w:val="auto"/>
        </w:rPr>
        <w:t xml:space="preserve">os homens são quase que inteiramente dirigidos pelos instintos e como dissemos mais acima, considerando o instinto como fruto de evolução multimilenar, nessa fase os homens quase não erram. Poderíamos comparar tudo isso, fractalmente também com as fases de desenvolvimento do homem durante uma vida. Chamar essa fase de lúdica, também me parece conveniente. (acompanhe a linha em azul grossa do gráfico). </w:t>
      </w:r>
    </w:p>
    <w:p>
      <w:pPr>
        <w:pStyle w:val="Normal"/>
        <w:spacing w:before="0" w:after="0"/>
        <w:ind w:firstLine="737" w:left="0" w:right="0"/>
        <w:contextualSpacing/>
        <w:jc w:val="both"/>
        <w:rPr>
          <w:rFonts w:ascii="Liberation Serif" w:hAnsi="Liberation Serif"/>
          <w:color w:val="auto"/>
        </w:rPr>
      </w:pPr>
      <w:r>
        <w:rPr>
          <w:color w:val="auto"/>
        </w:rPr>
        <w:t xml:space="preserve">Em relação ao desenvolvimento da espécie humana na Terra, poderíamos estimar a duração desse período em cerca de </w:t>
      </w:r>
      <w:r>
        <w:rPr>
          <w:b/>
          <w:bCs/>
          <w:color w:val="auto"/>
        </w:rPr>
        <w:t>2</w:t>
      </w:r>
      <w:r>
        <w:rPr>
          <w:color w:val="auto"/>
        </w:rPr>
        <w:t xml:space="preserve"> </w:t>
      </w:r>
      <w:r>
        <w:rPr>
          <w:b/>
          <w:bCs/>
          <w:color w:val="auto"/>
        </w:rPr>
        <w:t>milhões</w:t>
      </w:r>
      <w:r>
        <w:rPr>
          <w:color w:val="auto"/>
        </w:rPr>
        <w:t xml:space="preserve"> </w:t>
      </w:r>
      <w:r>
        <w:rPr>
          <w:b/>
          <w:bCs/>
          <w:color w:val="auto"/>
        </w:rPr>
        <w:t>de</w:t>
      </w:r>
      <w:r>
        <w:rPr>
          <w:color w:val="auto"/>
        </w:rPr>
        <w:t xml:space="preserve"> </w:t>
      </w:r>
      <w:r>
        <w:rPr>
          <w:b/>
          <w:bCs/>
          <w:color w:val="auto"/>
        </w:rPr>
        <w:t>anos</w:t>
      </w:r>
      <w:r>
        <w:rPr>
          <w:color w:val="auto"/>
        </w:rPr>
        <w:t>, de acordo com aquela abordagem arqueológica e histórica que “</w:t>
      </w:r>
      <w:r>
        <w:rPr>
          <w:color w:val="auto"/>
        </w:rPr>
        <w:t>copiei”</w:t>
      </w:r>
      <w:r>
        <w:rPr>
          <w:color w:val="auto"/>
        </w:rPr>
        <w:t xml:space="preserve"> logo atrás.</w:t>
      </w:r>
    </w:p>
    <w:p>
      <w:pPr>
        <w:pStyle w:val="Normal"/>
        <w:spacing w:before="0" w:after="0"/>
        <w:ind w:firstLine="737" w:left="0" w:right="0"/>
        <w:contextualSpacing/>
        <w:jc w:val="both"/>
        <w:rPr>
          <w:rFonts w:ascii="Liberation Serif" w:hAnsi="Liberation Serif"/>
          <w:color w:val="auto"/>
        </w:rPr>
      </w:pPr>
      <w:r>
        <w:rPr>
          <w:color w:val="auto"/>
        </w:rPr>
        <w:t xml:space="preserve">Em um determinado momento há uma transição, quando os </w:t>
      </w:r>
      <w:r>
        <w:rPr>
          <w:color w:val="auto"/>
        </w:rPr>
        <w:t>Homens</w:t>
      </w:r>
      <w:r>
        <w:rPr>
          <w:color w:val="auto"/>
        </w:rPr>
        <w:t xml:space="preserve"> já experimentados o suficiente, começam a fazer uso da </w:t>
      </w:r>
      <w:r>
        <w:rPr>
          <w:b/>
          <w:bCs/>
          <w:color w:val="auto"/>
        </w:rPr>
        <w:t>razão</w:t>
      </w:r>
      <w:r>
        <w:rPr>
          <w:color w:val="auto"/>
        </w:rPr>
        <w:t xml:space="preserve">, das </w:t>
      </w:r>
      <w:r>
        <w:rPr>
          <w:b/>
          <w:bCs/>
          <w:color w:val="auto"/>
        </w:rPr>
        <w:t>sensações</w:t>
      </w:r>
      <w:r>
        <w:rPr>
          <w:color w:val="auto"/>
        </w:rPr>
        <w:t xml:space="preserve"> </w:t>
      </w:r>
      <w:r>
        <w:rPr>
          <w:color w:val="auto"/>
        </w:rPr>
        <w:t xml:space="preserve">e da </w:t>
      </w:r>
      <w:r>
        <w:rPr>
          <w:b/>
          <w:bCs/>
          <w:color w:val="auto"/>
        </w:rPr>
        <w:t>consciência</w:t>
      </w:r>
      <w:r>
        <w:rPr>
          <w:rStyle w:val="FootnoteReference"/>
          <w:b/>
          <w:bCs/>
          <w:color w:val="auto"/>
        </w:rPr>
        <w:footnoteReference w:id="15"/>
      </w:r>
      <w:r>
        <w:rPr>
          <w:color w:val="auto"/>
        </w:rPr>
        <w:t>,</w:t>
      </w:r>
      <w:r>
        <w:rPr>
          <w:color w:val="auto"/>
        </w:rPr>
        <w:t xml:space="preserve"> em seus primeiros estágios nos mundos de </w:t>
      </w:r>
      <w:r>
        <w:rPr>
          <w:b/>
          <w:bCs/>
          <w:color w:val="auto"/>
        </w:rPr>
        <w:t>E</w:t>
      </w:r>
      <w:r>
        <w:rPr>
          <w:b/>
          <w:bCs/>
          <w:color w:val="auto"/>
        </w:rPr>
        <w:t>xpiação</w:t>
      </w:r>
      <w:r>
        <w:rPr>
          <w:color w:val="auto"/>
        </w:rPr>
        <w:t xml:space="preserve"> </w:t>
      </w:r>
      <w:r>
        <w:rPr>
          <w:b/>
          <w:bCs/>
          <w:color w:val="auto"/>
        </w:rPr>
        <w:t>e</w:t>
      </w:r>
      <w:r>
        <w:rPr>
          <w:color w:val="auto"/>
        </w:rPr>
        <w:t xml:space="preserve"> </w:t>
      </w:r>
      <w:r>
        <w:rPr>
          <w:b/>
          <w:bCs/>
          <w:color w:val="auto"/>
        </w:rPr>
        <w:t>P</w:t>
      </w:r>
      <w:r>
        <w:rPr>
          <w:b/>
          <w:bCs/>
          <w:color w:val="auto"/>
        </w:rPr>
        <w:t>rovas</w:t>
      </w:r>
      <w:r>
        <w:rPr>
          <w:color w:val="auto"/>
        </w:rPr>
        <w:t xml:space="preserve">. </w:t>
      </w:r>
      <w:r>
        <w:rPr>
          <w:color w:val="auto"/>
        </w:rPr>
        <w:t xml:space="preserve">Comparemos com a fase da adolescência humana, com sua “rebeldia” característica. Durante essa fase, o Espírito desafia o Instinto, contrariando as leis da natureza e portanto erra muito. Errando muito incorre </w:t>
      </w:r>
      <w:r>
        <w:rPr>
          <w:color w:val="auto"/>
        </w:rPr>
        <w:t>experimentando</w:t>
      </w:r>
      <w:r>
        <w:rPr>
          <w:color w:val="auto"/>
        </w:rPr>
        <w:t xml:space="preserve"> a Lei de Causa e Efeito que cobra seu preço através da dor. </w:t>
      </w:r>
      <w:r>
        <w:rPr>
          <w:color w:val="auto"/>
        </w:rPr>
        <w:t xml:space="preserve">(queiram entender a dor como balizadora mais do que como punição) </w:t>
      </w:r>
      <w:r>
        <w:rPr>
          <w:color w:val="auto"/>
        </w:rPr>
        <w:t xml:space="preserve">A Lei de Causa e Efeito, </w:t>
      </w:r>
      <w:r>
        <w:rPr>
          <w:color w:val="auto"/>
        </w:rPr>
        <w:t>a consciência</w:t>
      </w:r>
      <w:r>
        <w:rPr>
          <w:color w:val="auto"/>
        </w:rPr>
        <w:t xml:space="preserve"> e sua </w:t>
      </w:r>
      <w:r>
        <w:rPr>
          <w:color w:val="auto"/>
        </w:rPr>
        <w:t>i</w:t>
      </w:r>
      <w:r>
        <w:rPr>
          <w:color w:val="auto"/>
        </w:rPr>
        <w:t xml:space="preserve">gnorância são os balizadores que controlam sua conduta dentro de uma faixa </w:t>
      </w:r>
      <w:r>
        <w:rPr>
          <w:color w:val="auto"/>
        </w:rPr>
        <w:t xml:space="preserve">de </w:t>
      </w:r>
      <w:r>
        <w:rPr>
          <w:color w:val="auto"/>
        </w:rPr>
        <w:t xml:space="preserve">amplitude plausível, na maioria das vezes, a fim de evitar catástrofes irreversíveis na economia Universal. Por isso no gráfico, a curva de erros é mais proeminente nessa fase. Podemos argumentar também que essa fase deve ser relativamente curta em comparação com toda evolução do espírito. Se formos nos basear na vida humana com tempo útil relativo de 100 anos, poderíamos brincar e estimar </w:t>
      </w:r>
      <w:r>
        <w:rPr>
          <w:color w:val="auto"/>
        </w:rPr>
        <w:t xml:space="preserve">em uma duração de uns 10%  da vida nessa fase. </w:t>
      </w:r>
      <w:r>
        <w:rPr>
          <w:color w:val="auto"/>
        </w:rPr>
        <w:t xml:space="preserve">Baseado na linha do tempo do desenvolvimento humano na terra, estimaremos a duração dessa fase na terra em torno de </w:t>
      </w:r>
      <w:r>
        <w:rPr>
          <w:b/>
          <w:bCs/>
          <w:color w:val="auto"/>
        </w:rPr>
        <w:t>500</w:t>
      </w:r>
      <w:r>
        <w:rPr>
          <w:color w:val="auto"/>
        </w:rPr>
        <w:t xml:space="preserve"> </w:t>
      </w:r>
      <w:r>
        <w:rPr>
          <w:b/>
          <w:bCs/>
          <w:color w:val="auto"/>
        </w:rPr>
        <w:t>mil</w:t>
      </w:r>
      <w:r>
        <w:rPr>
          <w:color w:val="auto"/>
        </w:rPr>
        <w:t xml:space="preserve"> </w:t>
      </w:r>
      <w:r>
        <w:rPr>
          <w:b/>
          <w:bCs/>
          <w:color w:val="auto"/>
        </w:rPr>
        <w:t>anos</w:t>
      </w:r>
      <w:r>
        <w:rPr>
          <w:color w:val="auto"/>
        </w:rPr>
        <w:t>.</w:t>
      </w:r>
    </w:p>
    <w:p>
      <w:pPr>
        <w:pStyle w:val="Normal"/>
        <w:spacing w:before="0" w:after="0"/>
        <w:ind w:firstLine="737" w:left="0" w:right="0"/>
        <w:contextualSpacing/>
        <w:jc w:val="both"/>
        <w:rPr>
          <w:rFonts w:ascii="Liberation Serif" w:hAnsi="Liberation Serif"/>
          <w:color w:val="auto"/>
          <w:ins w:id="1477" w:author="Autor desconhecido" w:date="2024-09-26T08:40:28Z"/>
        </w:rPr>
      </w:pPr>
      <w:r>
        <w:rPr>
          <w:color w:val="auto"/>
        </w:rPr>
        <w:t xml:space="preserve">Mas isso deixa de ser pertinente, já que dizem que o Espírito é imortal </w:t>
      </w:r>
      <w:r>
        <w:rPr>
          <w:color w:val="auto"/>
        </w:rPr>
        <w:t xml:space="preserve">e segundo a Doutrina Espírita, não passamos as primeiras fases da evolução aqui na Terra. Então essa estimativa </w:t>
      </w:r>
      <w:del w:id="1472" w:author="Autor desconhecido" w:date="2024-09-26T08:39:43Z">
        <w:r>
          <w:rPr>
            <w:color w:val="auto"/>
          </w:rPr>
          <w:delText>pode</w:delText>
        </w:r>
      </w:del>
      <w:del w:id="1473" w:author="Autor desconhecido" w:date="2024-09-26T08:39:43Z">
        <w:r>
          <w:rPr>
            <w:color w:val="auto"/>
          </w:rPr>
          <w:delText xml:space="preserve"> </w:delText>
        </w:r>
      </w:del>
      <w:r>
        <w:rPr>
          <w:color w:val="auto"/>
        </w:rPr>
        <w:t>não te</w:t>
      </w:r>
      <w:ins w:id="1474" w:author="Autor desconhecido" w:date="2024-09-26T08:39:46Z">
        <w:r>
          <w:rPr>
            <w:color w:val="auto"/>
          </w:rPr>
          <w:t>m</w:t>
        </w:r>
      </w:ins>
      <w:del w:id="1475" w:author="Autor desconhecido" w:date="2024-09-26T08:39:47Z">
        <w:r>
          <w:rPr>
            <w:color w:val="auto"/>
          </w:rPr>
          <w:delText>r</w:delText>
        </w:r>
      </w:del>
      <w:r>
        <w:rPr>
          <w:color w:val="auto"/>
        </w:rPr>
        <w:t xml:space="preserve"> </w:t>
      </w:r>
      <w:del w:id="1476" w:author="Autor desconhecido" w:date="2024-09-26T08:39:53Z">
        <w:r>
          <w:rPr>
            <w:color w:val="auto"/>
          </w:rPr>
          <w:delText xml:space="preserve">muito </w:delText>
        </w:r>
      </w:del>
      <w:r>
        <w:rPr>
          <w:color w:val="auto"/>
        </w:rPr>
        <w:t xml:space="preserve">fundamento realístico. </w:t>
      </w:r>
    </w:p>
    <w:p>
      <w:pPr>
        <w:pStyle w:val="Normal"/>
        <w:spacing w:before="0" w:after="0"/>
        <w:ind w:firstLine="737" w:left="0" w:right="0"/>
        <w:contextualSpacing/>
        <w:jc w:val="both"/>
        <w:rPr>
          <w:rFonts w:ascii="Liberation Serif" w:hAnsi="Liberation Serif"/>
          <w:color w:val="auto"/>
        </w:rPr>
      </w:pPr>
      <w:ins w:id="1478" w:author="Autor desconhecido" w:date="2024-09-26T08:40:28Z">
        <w:r>
          <w:rPr>
            <w:color w:val="auto"/>
          </w:rPr>
          <w:t>Em geral tudo que a ciência estipula temporalmente ainda são apenas estimativas</w:t>
        </w:r>
      </w:ins>
      <w:ins w:id="1479" w:author="Autor desconhecido" w:date="2024-09-26T08:41:30Z">
        <w:r>
          <w:rPr>
            <w:color w:val="auto"/>
          </w:rPr>
          <w:t xml:space="preserve">, que dia a dia se mostram frustradas por novas estimativas. </w:t>
        </w:r>
      </w:ins>
      <w:ins w:id="1480" w:author="Autor desconhecido" w:date="2024-09-26T08:42:45Z">
        <w:r>
          <w:rPr>
            <w:color w:val="auto"/>
          </w:rPr>
          <w:t>Será que a Terra tem mesmo 4 Bilhões de anos?</w:t>
        </w:r>
      </w:ins>
    </w:p>
    <w:p>
      <w:pPr>
        <w:pStyle w:val="Normal"/>
        <w:spacing w:before="0" w:after="0"/>
        <w:ind w:firstLine="737" w:left="0" w:right="0"/>
        <w:contextualSpacing/>
        <w:jc w:val="both"/>
        <w:rPr>
          <w:rFonts w:ascii="Liberation Serif" w:hAnsi="Liberation Serif"/>
          <w:color w:val="auto"/>
        </w:rPr>
      </w:pPr>
      <w:r>
        <w:rPr>
          <w:color w:val="auto"/>
        </w:rPr>
        <w:t xml:space="preserve">Segundo a Doutrina Espírita, a Terra está nessa fase e em transição para o </w:t>
      </w:r>
      <w:r>
        <w:rPr>
          <w:b/>
          <w:bCs/>
          <w:color w:val="auto"/>
        </w:rPr>
        <w:t>Mundo</w:t>
      </w:r>
      <w:r>
        <w:rPr>
          <w:color w:val="auto"/>
        </w:rPr>
        <w:t xml:space="preserve"> </w:t>
      </w:r>
      <w:r>
        <w:rPr>
          <w:b/>
          <w:bCs/>
          <w:color w:val="auto"/>
        </w:rPr>
        <w:t>de</w:t>
      </w:r>
      <w:r>
        <w:rPr>
          <w:color w:val="auto"/>
        </w:rPr>
        <w:t xml:space="preserve"> </w:t>
      </w:r>
      <w:r>
        <w:rPr>
          <w:b/>
          <w:bCs/>
          <w:color w:val="auto"/>
        </w:rPr>
        <w:t>Regeneração</w:t>
      </w:r>
      <w:r>
        <w:rPr>
          <w:color w:val="auto"/>
        </w:rPr>
        <w:t xml:space="preserve">. Se bem que considero o </w:t>
      </w:r>
      <w:r>
        <w:rPr>
          <w:b/>
          <w:bCs/>
          <w:color w:val="auto"/>
        </w:rPr>
        <w:t>Mundo</w:t>
      </w:r>
      <w:r>
        <w:rPr>
          <w:color w:val="auto"/>
        </w:rPr>
        <w:t xml:space="preserve"> </w:t>
      </w:r>
      <w:r>
        <w:rPr>
          <w:b/>
          <w:bCs/>
          <w:color w:val="auto"/>
        </w:rPr>
        <w:t>de</w:t>
      </w:r>
      <w:r>
        <w:rPr>
          <w:color w:val="auto"/>
        </w:rPr>
        <w:t xml:space="preserve"> </w:t>
      </w:r>
      <w:r>
        <w:rPr>
          <w:b/>
          <w:bCs/>
          <w:color w:val="auto"/>
        </w:rPr>
        <w:t>Regeneração</w:t>
      </w:r>
      <w:r>
        <w:rPr>
          <w:color w:val="auto"/>
        </w:rPr>
        <w:t xml:space="preserve"> uma fase de transição em si.</w:t>
      </w:r>
    </w:p>
    <w:p>
      <w:pPr>
        <w:pStyle w:val="Normal"/>
        <w:spacing w:before="0" w:after="0"/>
        <w:ind w:firstLine="737" w:left="0" w:right="0"/>
        <w:contextualSpacing/>
        <w:jc w:val="both"/>
        <w:rPr>
          <w:rFonts w:ascii="Liberation Serif" w:hAnsi="Liberation Serif"/>
          <w:color w:val="auto"/>
        </w:rPr>
      </w:pPr>
      <w:r>
        <w:rPr>
          <w:color w:val="auto"/>
        </w:rPr>
        <w:t xml:space="preserve">Em Espiação e Provas, chega um momento em que o Espírito amadurece, cansado de errar e receber dor de rebote, compreende melhor o seu papel como coparticipante do equilíbrio universal. </w:t>
      </w:r>
      <w:r>
        <w:rPr>
          <w:color w:val="auto"/>
        </w:rPr>
        <w:t>O</w:t>
      </w:r>
      <w:r>
        <w:rPr>
          <w:color w:val="auto"/>
        </w:rPr>
        <w:t xml:space="preserve">uvindo o apelo de sua consciência, resolve se empenhar em fazer o correto </w:t>
      </w:r>
      <w:r>
        <w:rPr>
          <w:color w:val="auto"/>
        </w:rPr>
        <w:t xml:space="preserve">e </w:t>
      </w:r>
      <w:r>
        <w:rPr>
          <w:color w:val="auto"/>
        </w:rPr>
        <w:t>em fazer o Bem.</w:t>
      </w:r>
    </w:p>
    <w:p>
      <w:pPr>
        <w:pStyle w:val="Normal"/>
        <w:spacing w:before="0" w:after="0"/>
        <w:ind w:firstLine="737" w:left="0" w:right="0"/>
        <w:contextualSpacing/>
        <w:jc w:val="both"/>
        <w:rPr>
          <w:rFonts w:ascii="Liberation Serif" w:hAnsi="Liberation Serif"/>
          <w:color w:val="auto"/>
        </w:rPr>
      </w:pPr>
      <w:r>
        <w:rPr>
          <w:color w:val="auto"/>
        </w:rPr>
        <w:t>A fase de Regeneração, costumo dizer também, que é a fase de Religião, em sua conceituação filosófica mais profunda, não como instituição humana.</w:t>
      </w:r>
    </w:p>
    <w:p>
      <w:pPr>
        <w:pStyle w:val="Normal"/>
        <w:spacing w:before="0" w:after="0"/>
        <w:ind w:firstLine="737" w:left="0" w:right="0"/>
        <w:contextualSpacing/>
        <w:jc w:val="both"/>
        <w:rPr>
          <w:rFonts w:ascii="Liberation Serif" w:hAnsi="Liberation Serif"/>
          <w:color w:val="auto"/>
        </w:rPr>
      </w:pPr>
      <w:r>
        <w:rPr>
          <w:color w:val="auto"/>
        </w:rPr>
        <w:t xml:space="preserve">O termo Religião, significa em essência “religação”, ou seja, </w:t>
      </w:r>
      <w:r>
        <w:rPr>
          <w:color w:val="auto"/>
        </w:rPr>
        <w:t>significa</w:t>
      </w:r>
      <w:r>
        <w:rPr>
          <w:color w:val="auto"/>
        </w:rPr>
        <w:t xml:space="preserve"> ligar de novo o que </w:t>
      </w:r>
      <w:r>
        <w:rPr>
          <w:color w:val="auto"/>
        </w:rPr>
        <w:t>já</w:t>
      </w:r>
      <w:r>
        <w:rPr>
          <w:color w:val="auto"/>
        </w:rPr>
        <w:t xml:space="preserve"> esteve ligado, se desligou e por fim, se liga de novo.</w:t>
      </w:r>
    </w:p>
    <w:p>
      <w:pPr>
        <w:pStyle w:val="Normal"/>
        <w:spacing w:before="0" w:after="0"/>
        <w:ind w:firstLine="737" w:left="0" w:right="0"/>
        <w:contextualSpacing/>
        <w:jc w:val="both"/>
        <w:rPr>
          <w:rFonts w:ascii="Liberation Serif" w:hAnsi="Liberation Serif"/>
          <w:color w:val="auto"/>
        </w:rPr>
      </w:pPr>
      <w:r>
        <w:rPr>
          <w:color w:val="auto"/>
        </w:rPr>
        <w:t xml:space="preserve">O espírito foi criado simples e ignorante e em sua fase infantil estava ligado à natureza, enquanto seguia seus instintos sem reclamar ou burlar as leis da natureza. No momento que desenvolveu a razão imatura, se corrompeu em erros de experimentação, se desligando da linha reta da natureza. Reencaminhado por ação da dor, na lei de Causa e Efeito, acaba por se religar ao equilíbrio universal, ao desenvolver a razão coimada pelo bom senso e sentimentos bons realinhando-se com seu destino na prática do Bem. </w:t>
      </w:r>
      <w:r>
        <w:rPr>
          <w:color w:val="auto"/>
        </w:rPr>
        <w:t>Por isso a curva dos erros no gráfico, sofre mudança em direção descendente, tendendo a minimizar-se.</w:t>
      </w:r>
    </w:p>
    <w:p>
      <w:pPr>
        <w:pStyle w:val="Normal"/>
        <w:spacing w:before="0" w:after="0"/>
        <w:ind w:firstLine="737" w:left="0" w:right="0"/>
        <w:contextualSpacing/>
        <w:jc w:val="both"/>
        <w:rPr>
          <w:rFonts w:ascii="Liberation Serif" w:hAnsi="Liberation Serif"/>
          <w:color w:val="auto"/>
        </w:rPr>
      </w:pPr>
      <w:r>
        <w:rPr>
          <w:color w:val="auto"/>
        </w:rPr>
        <w:t xml:space="preserve">Nessa fase o Espírito ainda erra e ainda precisa consertar seus erros. </w:t>
      </w:r>
      <w:r>
        <w:rPr>
          <w:color w:val="auto"/>
        </w:rPr>
        <w:t>M</w:t>
      </w:r>
      <w:r>
        <w:rPr>
          <w:color w:val="auto"/>
        </w:rPr>
        <w:t xml:space="preserve">as já existe a intenção </w:t>
      </w:r>
      <w:r>
        <w:rPr>
          <w:color w:val="auto"/>
        </w:rPr>
        <w:t>consciente</w:t>
      </w:r>
      <w:r>
        <w:rPr>
          <w:color w:val="auto"/>
        </w:rPr>
        <w:t xml:space="preserve"> de acertar e a preocupação efetiva com os possíveis efeitos de seus atos em  determinar sua conduta. Deve ser uma fase relativamente curta também e termina quando efetivamente ele começa a acertar bem mais que errar ou quando seu desenvolvimento se torna superior aos seus erros, se assim posso dizer. </w:t>
      </w:r>
      <w:r>
        <w:rPr>
          <w:color w:val="auto"/>
        </w:rPr>
        <w:t>Quando tempo vai durar? Deixemos ao futuro a tarefa de determinar.</w:t>
      </w:r>
    </w:p>
    <w:p>
      <w:pPr>
        <w:pStyle w:val="Normal"/>
        <w:spacing w:before="0" w:after="0"/>
        <w:ind w:firstLine="737" w:left="0" w:right="0"/>
        <w:contextualSpacing/>
        <w:jc w:val="both"/>
        <w:rPr>
          <w:rFonts w:ascii="Liberation Serif" w:hAnsi="Liberation Serif"/>
          <w:color w:val="auto"/>
        </w:rPr>
      </w:pPr>
      <w:r>
        <w:rPr>
          <w:color w:val="auto"/>
        </w:rPr>
        <w:t xml:space="preserve">Depois dessa fase, segundo </w:t>
      </w:r>
      <w:r>
        <w:rPr>
          <w:color w:val="auto"/>
        </w:rPr>
        <w:t>a Doutrina Espírita,</w:t>
      </w:r>
      <w:r>
        <w:rPr>
          <w:color w:val="auto"/>
        </w:rPr>
        <w:t xml:space="preserve"> somos recebidos em mudos </w:t>
      </w:r>
      <w:r>
        <w:rPr>
          <w:b/>
          <w:bCs/>
          <w:color w:val="auto"/>
        </w:rPr>
        <w:t>Ditosos</w:t>
      </w:r>
      <w:r>
        <w:rPr>
          <w:color w:val="auto"/>
        </w:rPr>
        <w:t xml:space="preserve"> </w:t>
      </w:r>
      <w:r>
        <w:rPr>
          <w:b/>
          <w:bCs/>
          <w:color w:val="auto"/>
        </w:rPr>
        <w:t>ou</w:t>
      </w:r>
      <w:r>
        <w:rPr>
          <w:color w:val="auto"/>
        </w:rPr>
        <w:t xml:space="preserve"> </w:t>
      </w:r>
      <w:r>
        <w:rPr>
          <w:b/>
          <w:bCs/>
          <w:color w:val="auto"/>
        </w:rPr>
        <w:t xml:space="preserve">Felizes. </w:t>
      </w:r>
      <w:r>
        <w:rPr>
          <w:color w:val="auto"/>
        </w:rPr>
        <w:t>P</w:t>
      </w:r>
      <w:r>
        <w:rPr>
          <w:color w:val="auto"/>
        </w:rPr>
        <w:t xml:space="preserve">ara bem mais tarde alcançar os mundos </w:t>
      </w:r>
      <w:r>
        <w:rPr>
          <w:b/>
          <w:bCs/>
          <w:color w:val="auto"/>
        </w:rPr>
        <w:t>Celestes</w:t>
      </w:r>
      <w:r>
        <w:rPr>
          <w:color w:val="auto"/>
        </w:rPr>
        <w:t xml:space="preserve"> </w:t>
      </w:r>
      <w:r>
        <w:rPr>
          <w:b/>
          <w:bCs/>
          <w:color w:val="auto"/>
        </w:rPr>
        <w:t>ou</w:t>
      </w:r>
      <w:r>
        <w:rPr>
          <w:color w:val="auto"/>
        </w:rPr>
        <w:t xml:space="preserve"> </w:t>
      </w:r>
      <w:r>
        <w:rPr>
          <w:b/>
          <w:bCs/>
          <w:color w:val="auto"/>
        </w:rPr>
        <w:t>Divinos</w:t>
      </w:r>
      <w:r>
        <w:rPr>
          <w:color w:val="auto"/>
        </w:rPr>
        <w:t>, mais próximos da perfeição. Talvez comparáveis às fases adultas e de 3</w:t>
      </w:r>
      <w:r>
        <w:rPr>
          <w:color w:val="auto"/>
          <w:vertAlign w:val="superscript"/>
        </w:rPr>
        <w:t>a</w:t>
      </w:r>
      <w:r>
        <w:rPr>
          <w:color w:val="auto"/>
        </w:rPr>
        <w:t xml:space="preserve"> Idade </w:t>
      </w:r>
      <w:r>
        <w:rPr>
          <w:color w:val="auto"/>
        </w:rPr>
        <w:t>da vida humana</w:t>
      </w:r>
      <w:r>
        <w:rPr>
          <w:color w:val="auto"/>
        </w:rPr>
        <w:t xml:space="preserve">. </w:t>
      </w:r>
      <w:r>
        <w:rPr>
          <w:color w:val="auto"/>
        </w:rPr>
        <w:t>S</w:t>
      </w:r>
      <w:r>
        <w:rPr>
          <w:color w:val="auto"/>
        </w:rPr>
        <w:t>em as mazelas da senilidade, espero…</w:t>
      </w:r>
    </w:p>
    <w:p>
      <w:pPr>
        <w:pStyle w:val="Normal"/>
        <w:spacing w:before="0" w:after="0"/>
        <w:ind w:firstLine="737" w:left="0" w:right="0"/>
        <w:contextualSpacing/>
        <w:jc w:val="both"/>
        <w:rPr>
          <w:rFonts w:ascii="Liberation Serif" w:hAnsi="Liberation Serif"/>
          <w:color w:val="auto"/>
        </w:rPr>
      </w:pPr>
      <w:r>
        <w:rPr>
          <w:color w:val="auto"/>
        </w:rPr>
        <w:t xml:space="preserve">Fechando o raciocínio, correlacionemos essa fase de espiação e provas, em sendo a fase de maior incidência do erro humano, peremptoriamente passível de causar maior influência danosa ao equilíbrio universal, com todo o período evolutivo do universo até aqui. </w:t>
      </w:r>
      <w:r>
        <w:rPr>
          <w:color w:val="auto"/>
        </w:rPr>
        <w:t>Isso faremos tão somente baseado nas evidências observadas com o máximo de apoio da ciência contemporânea, em sua amplitude de visão.</w:t>
      </w:r>
    </w:p>
    <w:p>
      <w:pPr>
        <w:pStyle w:val="Normal"/>
        <w:spacing w:before="0" w:after="0"/>
        <w:ind w:firstLine="737" w:left="0" w:right="0"/>
        <w:contextualSpacing/>
        <w:jc w:val="both"/>
        <w:rPr>
          <w:rFonts w:ascii="Liberation Serif" w:hAnsi="Liberation Serif"/>
          <w:color w:val="auto"/>
        </w:rPr>
      </w:pPr>
      <w:r>
        <w:rPr>
          <w:color w:val="auto"/>
        </w:rPr>
        <w:t xml:space="preserve">Estimei nossa fase de </w:t>
      </w:r>
      <w:r>
        <w:rPr>
          <w:b/>
          <w:bCs/>
          <w:color w:val="auto"/>
        </w:rPr>
        <w:t>Espiação</w:t>
      </w:r>
      <w:r>
        <w:rPr>
          <w:color w:val="auto"/>
        </w:rPr>
        <w:t xml:space="preserve"> </w:t>
      </w:r>
      <w:r>
        <w:rPr>
          <w:b/>
          <w:bCs/>
          <w:color w:val="auto"/>
        </w:rPr>
        <w:t>e</w:t>
      </w:r>
      <w:r>
        <w:rPr>
          <w:color w:val="auto"/>
        </w:rPr>
        <w:t xml:space="preserve"> </w:t>
      </w:r>
      <w:r>
        <w:rPr>
          <w:b/>
          <w:bCs/>
          <w:color w:val="auto"/>
        </w:rPr>
        <w:t>Provas</w:t>
      </w:r>
      <w:r>
        <w:rPr>
          <w:color w:val="auto"/>
        </w:rPr>
        <w:t xml:space="preserve"> em 500 mil anos. Provavelmente ainda erraremos “um tanto bastante”, durante a fase de </w:t>
      </w:r>
      <w:r>
        <w:rPr>
          <w:b/>
          <w:bCs/>
          <w:color w:val="auto"/>
        </w:rPr>
        <w:t xml:space="preserve">Regeneração. </w:t>
      </w:r>
      <w:r>
        <w:rPr>
          <w:b w:val="false"/>
          <w:bCs w:val="false"/>
          <w:color w:val="auto"/>
        </w:rPr>
        <w:t>E</w:t>
      </w:r>
      <w:r>
        <w:rPr>
          <w:b w:val="false"/>
          <w:bCs w:val="false"/>
          <w:color w:val="auto"/>
        </w:rPr>
        <w:t xml:space="preserve">mbora a curva </w:t>
      </w:r>
      <w:r>
        <w:rPr>
          <w:b w:val="false"/>
          <w:bCs w:val="false"/>
          <w:color w:val="auto"/>
        </w:rPr>
        <w:t>de erros</w:t>
      </w:r>
      <w:r>
        <w:rPr>
          <w:b w:val="false"/>
          <w:bCs w:val="false"/>
          <w:color w:val="auto"/>
        </w:rPr>
        <w:t xml:space="preserve"> proposta aponte </w:t>
      </w:r>
      <w:r>
        <w:rPr>
          <w:b w:val="false"/>
          <w:bCs w:val="false"/>
          <w:color w:val="auto"/>
        </w:rPr>
        <w:t>descendência</w:t>
      </w:r>
      <w:r>
        <w:rPr>
          <w:b w:val="false"/>
          <w:bCs w:val="false"/>
          <w:color w:val="auto"/>
        </w:rPr>
        <w:t xml:space="preserve"> </w:t>
      </w:r>
      <w:r>
        <w:rPr>
          <w:b w:val="false"/>
          <w:bCs w:val="false"/>
          <w:color w:val="auto"/>
        </w:rPr>
        <w:t>e</w:t>
      </w:r>
      <w:r>
        <w:rPr>
          <w:b w:val="false"/>
          <w:bCs w:val="false"/>
          <w:color w:val="auto"/>
        </w:rPr>
        <w:t xml:space="preserve"> que seja muito menos </w:t>
      </w:r>
      <w:r>
        <w:rPr>
          <w:b w:val="false"/>
          <w:bCs w:val="false"/>
          <w:color w:val="auto"/>
        </w:rPr>
        <w:t xml:space="preserve">ativa </w:t>
      </w:r>
      <w:r>
        <w:rPr>
          <w:b w:val="false"/>
          <w:bCs w:val="false"/>
          <w:color w:val="auto"/>
        </w:rPr>
        <w:t xml:space="preserve">que na fase atual. </w:t>
      </w:r>
    </w:p>
    <w:p>
      <w:pPr>
        <w:pStyle w:val="Normal"/>
        <w:spacing w:before="0" w:after="0"/>
        <w:ind w:firstLine="737" w:left="0" w:right="0"/>
        <w:contextualSpacing/>
        <w:jc w:val="both"/>
        <w:rPr>
          <w:rFonts w:ascii="Liberation Serif" w:hAnsi="Liberation Serif"/>
          <w:b w:val="false"/>
          <w:bCs w:val="false"/>
          <w:color w:val="auto"/>
        </w:rPr>
      </w:pPr>
      <w:r>
        <w:rPr>
          <w:b w:val="false"/>
          <w:bCs w:val="false"/>
          <w:color w:val="auto"/>
        </w:rPr>
        <w:t xml:space="preserve">Considerando que as “revelações </w:t>
      </w:r>
      <w:r>
        <w:rPr>
          <w:b w:val="false"/>
          <w:bCs w:val="false"/>
          <w:color w:val="auto"/>
        </w:rPr>
        <w:t>d</w:t>
      </w:r>
      <w:r>
        <w:rPr>
          <w:b w:val="false"/>
          <w:bCs w:val="false"/>
          <w:color w:val="auto"/>
        </w:rPr>
        <w:t>ivinas” se apresentaram entre períodos de aproximada</w:t>
      </w:r>
      <w:r>
        <w:rPr>
          <w:b w:val="false"/>
          <w:bCs w:val="false"/>
          <w:color w:val="auto"/>
        </w:rPr>
        <w:t>mente</w:t>
      </w:r>
      <w:r>
        <w:rPr>
          <w:b w:val="false"/>
          <w:bCs w:val="false"/>
          <w:color w:val="auto"/>
        </w:rPr>
        <w:t xml:space="preserve"> 2 mil anos. (Moisés, 2 mil anos depois, Jesus, 2 mil anos depois, Regeneração), estimar esse período de regeneração com uma duração de mais uns 2 mil anos, me parece plausível.</w:t>
      </w:r>
    </w:p>
    <w:p>
      <w:pPr>
        <w:pStyle w:val="Normal"/>
        <w:spacing w:before="0" w:after="0"/>
        <w:ind w:firstLine="737" w:left="0" w:right="0"/>
        <w:contextualSpacing/>
        <w:jc w:val="both"/>
        <w:rPr>
          <w:rFonts w:ascii="Liberation Serif" w:hAnsi="Liberation Serif"/>
          <w:color w:val="auto"/>
        </w:rPr>
      </w:pPr>
      <w:r>
        <w:rPr>
          <w:b w:val="false"/>
          <w:bCs w:val="false"/>
          <w:color w:val="auto"/>
        </w:rPr>
        <w:t xml:space="preserve">Mas só para exagerar muito a probabilidade de erro, vou contar mais 500 mil anos. </w:t>
      </w:r>
      <w:r>
        <w:rPr>
          <w:b w:val="false"/>
          <w:bCs w:val="false"/>
          <w:color w:val="auto"/>
        </w:rPr>
        <w:t>Assim contabilizemos em 1 milhão de anos o período do desenvolvimento humano passível de erros significativos da humanidade.</w:t>
      </w:r>
    </w:p>
    <w:p>
      <w:pPr>
        <w:pStyle w:val="Normal"/>
        <w:spacing w:before="0" w:after="0"/>
        <w:ind w:firstLine="737" w:left="0" w:right="0"/>
        <w:contextualSpacing/>
        <w:jc w:val="both"/>
        <w:rPr>
          <w:rFonts w:ascii="Liberation Serif" w:hAnsi="Liberation Serif"/>
          <w:color w:val="auto"/>
        </w:rPr>
      </w:pPr>
      <w:r>
        <w:rPr>
          <w:b w:val="false"/>
          <w:bCs w:val="false"/>
          <w:color w:val="auto"/>
        </w:rPr>
        <w:t xml:space="preserve">Agora, considerando a idade do Universo até aqui em 13,8 Bilhões de anos </w:t>
      </w:r>
      <w:r>
        <w:rPr>
          <w:b w:val="false"/>
          <w:bCs w:val="false"/>
          <w:color w:val="auto"/>
        </w:rPr>
        <w:t xml:space="preserve">e uma estimativa calculada por físicos da </w:t>
      </w:r>
      <w:r>
        <w:rPr>
          <w:b w:val="false"/>
          <w:bCs w:val="false"/>
          <w:color w:val="auto"/>
        </w:rPr>
        <w:t>A</w:t>
      </w:r>
      <w:r>
        <w:rPr>
          <w:b w:val="false"/>
          <w:bCs w:val="false"/>
          <w:color w:val="auto"/>
        </w:rPr>
        <w:t xml:space="preserve">cademia </w:t>
      </w:r>
      <w:r>
        <w:rPr>
          <w:b w:val="false"/>
          <w:bCs w:val="false"/>
          <w:color w:val="auto"/>
        </w:rPr>
        <w:t>C</w:t>
      </w:r>
      <w:r>
        <w:rPr>
          <w:b w:val="false"/>
          <w:bCs w:val="false"/>
          <w:color w:val="auto"/>
        </w:rPr>
        <w:t xml:space="preserve">hinesa de </w:t>
      </w:r>
      <w:r>
        <w:rPr>
          <w:b w:val="false"/>
          <w:bCs w:val="false"/>
          <w:color w:val="auto"/>
        </w:rPr>
        <w:t>C</w:t>
      </w:r>
      <w:r>
        <w:rPr>
          <w:b w:val="false"/>
          <w:bCs w:val="false"/>
          <w:color w:val="auto"/>
        </w:rPr>
        <w:t xml:space="preserve">iências, o universo poderá terminar em 16,7 </w:t>
      </w:r>
      <w:r>
        <w:rPr>
          <w:b w:val="false"/>
          <w:bCs w:val="false"/>
          <w:color w:val="auto"/>
        </w:rPr>
        <w:t>B</w:t>
      </w:r>
      <w:r>
        <w:rPr>
          <w:b w:val="false"/>
          <w:bCs w:val="false"/>
          <w:color w:val="auto"/>
        </w:rPr>
        <w:t xml:space="preserve">ilhões de anos, </w:t>
      </w:r>
      <w:r>
        <w:rPr>
          <w:b w:val="false"/>
          <w:bCs w:val="false"/>
          <w:color w:val="auto"/>
        </w:rPr>
        <w:t>perfazendo 30,5 x10</w:t>
      </w:r>
      <w:r>
        <w:rPr>
          <w:b w:val="false"/>
          <w:bCs w:val="false"/>
          <w:color w:val="auto"/>
          <w:vertAlign w:val="superscript"/>
        </w:rPr>
        <w:t>9</w:t>
      </w:r>
      <w:r>
        <w:rPr>
          <w:b w:val="false"/>
          <w:bCs w:val="false"/>
          <w:color w:val="auto"/>
        </w:rPr>
        <w:t xml:space="preserve"> anos dividido </w:t>
      </w:r>
      <w:r>
        <w:rPr>
          <w:b w:val="false"/>
          <w:bCs w:val="false"/>
          <w:color w:val="auto"/>
        </w:rPr>
        <w:t>por</w:t>
      </w:r>
      <w:r>
        <w:rPr>
          <w:b w:val="false"/>
          <w:bCs w:val="false"/>
          <w:color w:val="auto"/>
        </w:rPr>
        <w:t xml:space="preserve"> 1 x10</w:t>
      </w:r>
      <w:r>
        <w:rPr>
          <w:b w:val="false"/>
          <w:bCs w:val="false"/>
          <w:color w:val="auto"/>
          <w:vertAlign w:val="superscript"/>
        </w:rPr>
        <w:t>6</w:t>
      </w:r>
      <w:r>
        <w:rPr>
          <w:b w:val="false"/>
          <w:bCs w:val="false"/>
          <w:color w:val="auto"/>
        </w:rPr>
        <w:t xml:space="preserve"> anos de período de erro pernicioso, </w:t>
      </w:r>
      <w:r>
        <w:rPr>
          <w:b w:val="false"/>
          <w:bCs w:val="false"/>
          <w:color w:val="auto"/>
        </w:rPr>
        <w:t>teremos uma proporção de 1/</w:t>
      </w:r>
      <w:r>
        <w:rPr>
          <w:b w:val="false"/>
          <w:bCs w:val="false"/>
          <w:color w:val="auto"/>
        </w:rPr>
        <w:t>(</w:t>
      </w:r>
      <w:r>
        <w:rPr>
          <w:b w:val="false"/>
          <w:bCs w:val="false"/>
          <w:color w:val="auto"/>
        </w:rPr>
        <w:t>30,5 x10</w:t>
      </w:r>
      <w:r>
        <w:rPr>
          <w:b w:val="false"/>
          <w:bCs w:val="false"/>
          <w:color w:val="auto"/>
          <w:vertAlign w:val="superscript"/>
        </w:rPr>
        <w:t>3</w:t>
      </w:r>
      <w:r>
        <w:rPr>
          <w:b w:val="false"/>
          <w:bCs w:val="false"/>
          <w:color w:val="auto"/>
        </w:rPr>
        <w:t xml:space="preserve"> </w:t>
      </w:r>
      <w:r>
        <w:rPr>
          <w:b w:val="false"/>
          <w:bCs w:val="false"/>
          <w:color w:val="auto"/>
        </w:rPr>
        <w:t xml:space="preserve">) </w:t>
      </w:r>
      <w:r>
        <w:rPr>
          <w:b w:val="false"/>
          <w:bCs w:val="false"/>
          <w:color w:val="auto"/>
        </w:rPr>
        <w:t xml:space="preserve">de período de erro pernicioso para período de equilíbrio universal. </w:t>
      </w:r>
      <w:r>
        <w:rPr>
          <w:b w:val="false"/>
          <w:bCs w:val="false"/>
          <w:color w:val="auto"/>
        </w:rPr>
        <w:t xml:space="preserve">Ou seja, é </w:t>
      </w:r>
      <w:r>
        <w:rPr>
          <w:b w:val="false"/>
          <w:bCs w:val="false"/>
          <w:color w:val="auto"/>
        </w:rPr>
        <w:t xml:space="preserve">pouco </w:t>
      </w:r>
      <w:r>
        <w:rPr>
          <w:b w:val="false"/>
          <w:bCs w:val="false"/>
          <w:color w:val="auto"/>
        </w:rPr>
        <w:t>relevante.</w:t>
      </w:r>
    </w:p>
    <w:p>
      <w:pPr>
        <w:pStyle w:val="Normal"/>
        <w:spacing w:before="0" w:after="0"/>
        <w:ind w:firstLine="737" w:left="0" w:right="0"/>
        <w:contextualSpacing/>
        <w:jc w:val="both"/>
        <w:rPr>
          <w:b w:val="false"/>
          <w:bCs w:val="false"/>
        </w:rPr>
      </w:pPr>
      <w:r>
        <w:rPr>
          <w:color w:val="auto"/>
        </w:rPr>
      </w:r>
    </w:p>
    <w:p>
      <w:pPr>
        <w:pStyle w:val="Normal"/>
        <w:spacing w:before="0" w:after="0"/>
        <w:ind w:firstLine="737" w:left="0" w:right="0"/>
        <w:contextualSpacing/>
        <w:jc w:val="both"/>
        <w:rPr>
          <w:rFonts w:ascii="Liberation Serif" w:hAnsi="Liberation Serif"/>
          <w:b w:val="false"/>
          <w:bCs w:val="false"/>
          <w:color w:val="auto"/>
        </w:rPr>
      </w:pPr>
      <w:r>
        <w:rPr/>
      </w:r>
    </w:p>
    <w:p>
      <w:pPr>
        <w:pStyle w:val="Normal"/>
        <w:spacing w:before="0" w:after="0"/>
        <w:contextualSpacing/>
        <w:rPr>
          <w:rFonts w:ascii="Liberation Serif" w:hAnsi="Liberation Serif"/>
          <w:b w:val="false"/>
          <w:bCs w:val="false"/>
          <w:color w:val="auto"/>
        </w:rPr>
      </w:pPr>
      <w:r>
        <w:rPr/>
      </w:r>
    </w:p>
    <w:p>
      <w:pPr>
        <w:pStyle w:val="Normal"/>
        <w:spacing w:before="0" w:after="0"/>
        <w:contextualSpacing/>
        <w:rPr>
          <w:rFonts w:ascii="Liberation Serif" w:hAnsi="Liberation Serif"/>
          <w:b w:val="false"/>
          <w:bCs w:val="false"/>
          <w:color w:val="auto"/>
        </w:rPr>
      </w:pPr>
      <w:r>
        <w:rPr/>
      </w:r>
    </w:p>
    <w:p>
      <w:pPr>
        <w:pStyle w:val="Normal"/>
        <w:spacing w:before="0" w:after="0"/>
        <w:ind w:firstLine="737" w:left="0" w:right="0"/>
        <w:contextualSpacing/>
        <w:jc w:val="both"/>
        <w:rPr>
          <w:rFonts w:ascii="Liberation Serif" w:hAnsi="Liberation Serif"/>
          <w:color w:val="auto"/>
        </w:rPr>
      </w:pPr>
      <w:r>
        <w:rPr>
          <w:color w:val="auto"/>
        </w:rPr>
      </w:r>
    </w:p>
    <w:p>
      <w:pPr>
        <w:pStyle w:val="Normal"/>
        <w:spacing w:before="0" w:after="0"/>
        <w:ind w:firstLine="737" w:left="0" w:right="0"/>
        <w:contextualSpacing/>
        <w:jc w:val="both"/>
        <w:rPr>
          <w:rFonts w:ascii="Liberation Serif" w:hAnsi="Liberation Serif"/>
          <w:color w:val="auto"/>
        </w:rPr>
      </w:pPr>
      <w:r>
        <w:rPr>
          <w:color w:val="auto"/>
        </w:rPr>
      </w:r>
    </w:p>
    <w:p>
      <w:pPr>
        <w:pStyle w:val="Normal"/>
        <w:spacing w:before="0" w:after="0"/>
        <w:ind w:firstLine="737" w:left="0" w:right="0"/>
        <w:contextualSpacing/>
        <w:jc w:val="both"/>
        <w:rPr>
          <w:rFonts w:ascii="Liberation Serif" w:hAnsi="Liberation Serif"/>
          <w:b w:val="false"/>
          <w:i w:val="false"/>
          <w:caps w:val="false"/>
          <w:smallCaps w:val="false"/>
          <w:color w:val="auto"/>
          <w:spacing w:val="0"/>
          <w:sz w:val="24"/>
          <w:szCs w:val="24"/>
        </w:rPr>
      </w:pPr>
      <w:r>
        <w:rPr/>
      </w:r>
    </w:p>
    <w:p>
      <w:pPr>
        <w:pStyle w:val="Normal"/>
        <w:spacing w:before="0" w:after="0"/>
        <w:ind w:firstLine="737" w:left="0" w:right="0"/>
        <w:contextualSpacing/>
        <w:jc w:val="both"/>
        <w:rPr/>
      </w:pPr>
      <w:r>
        <w:rPr/>
      </w:r>
    </w:p>
    <w:p>
      <w:pPr>
        <w:pStyle w:val="Normal"/>
        <w:spacing w:before="0" w:after="0"/>
        <w:contextualSpacing/>
        <w:rPr/>
      </w:pPr>
      <w:r>
        <w:rPr/>
      </w:r>
      <w:r>
        <w:br w:type="page"/>
      </w:r>
    </w:p>
    <w:p>
      <w:pPr>
        <w:pStyle w:val="Heading1"/>
        <w:spacing w:before="0" w:after="0"/>
        <w:ind w:firstLine="680" w:left="0"/>
        <w:contextualSpacing/>
        <w:rPr/>
      </w:pPr>
      <w:bookmarkStart w:id="20" w:name="__RefHeading___Toc17776_4172690059"/>
      <w:bookmarkEnd w:id="20"/>
      <w:r>
        <w:rPr/>
        <w:t xml:space="preserve">A </w:t>
      </w:r>
      <w:r>
        <w:rPr/>
        <w:t>H</w:t>
      </w:r>
      <w:r>
        <w:rPr/>
        <w:t>istória do Biorritmo</w:t>
      </w:r>
    </w:p>
    <w:p>
      <w:pPr>
        <w:pStyle w:val="Normal"/>
        <w:spacing w:before="0" w:after="0"/>
        <w:ind w:firstLine="737" w:left="0" w:right="0"/>
        <w:contextualSpacing/>
        <w:jc w:val="both"/>
        <w:rPr/>
      </w:pPr>
      <w:r>
        <w:rPr/>
        <w:t xml:space="preserve"> </w:t>
      </w:r>
    </w:p>
    <w:p>
      <w:pPr>
        <w:pStyle w:val="Normal"/>
        <w:spacing w:before="0" w:after="0"/>
        <w:ind w:firstLine="737" w:left="0" w:right="0"/>
        <w:contextualSpacing/>
        <w:jc w:val="both"/>
        <w:rPr/>
      </w:pPr>
      <w:r>
        <w:rPr/>
      </w:r>
    </w:p>
    <w:p>
      <w:pPr>
        <w:pStyle w:val="Normal"/>
        <w:spacing w:before="0" w:after="0"/>
        <w:ind w:firstLine="737" w:left="0" w:right="0"/>
        <w:contextualSpacing/>
        <w:jc w:val="both"/>
        <w:rPr>
          <w:i/>
          <w:i/>
          <w:iCs/>
        </w:rPr>
      </w:pPr>
      <w:r>
        <w:rPr>
          <w:i/>
          <w:iCs/>
        </w:rPr>
        <w:t>“</w:t>
      </w:r>
      <w:r>
        <w:rPr>
          <w:i/>
          <w:iCs/>
        </w:rPr>
        <w:t xml:space="preserve">No século XIX, </w:t>
      </w:r>
      <w:r>
        <w:rPr>
          <w:i/>
          <w:iCs/>
        </w:rPr>
        <w:t xml:space="preserve">foram realizados </w:t>
      </w:r>
      <w:r>
        <w:rPr>
          <w:i/>
          <w:iCs/>
        </w:rPr>
        <w:t xml:space="preserve">os primeiros estudos </w:t>
      </w:r>
      <w:r>
        <w:rPr>
          <w:i/>
          <w:iCs/>
        </w:rPr>
        <w:t>sobre</w:t>
      </w:r>
      <w:r>
        <w:rPr>
          <w:i/>
          <w:iCs/>
        </w:rPr>
        <w:t xml:space="preserve"> certos “ritmos” ou “ciclos” de vida que depois foram chamados "Biorritmos". A palavra Biorritmo está composta por dois termos gregos, "bios" e "rhythmos", que significam "vida" num constante ou periódico "ritmo". A teoria do Biorritmo define e mede três fundamentais e importantes ciclos do gênero humano: o ciclo físico, o emocional e o intelectual.</w:t>
      </w:r>
    </w:p>
    <w:p>
      <w:pPr>
        <w:pStyle w:val="Normal"/>
        <w:spacing w:before="0" w:after="0"/>
        <w:ind w:firstLine="737" w:left="0" w:right="0"/>
        <w:contextualSpacing/>
        <w:jc w:val="both"/>
        <w:rPr>
          <w:i/>
          <w:i/>
          <w:iCs/>
        </w:rPr>
      </w:pPr>
      <w:r>
        <w:rPr>
          <w:i/>
          <w:iCs/>
        </w:rPr>
        <w:t xml:space="preserve">Wilhelm Fliess, um respeitado e conhecido doutor de Berlim, iniciou um estudo pioneiro sobre os biorritmos que datam do 1890. Fliess que tinha observado ciclos de 23 e 28 dias em muitos de seus pacientes. </w:t>
      </w:r>
      <w:r>
        <w:rPr>
          <w:i/>
          <w:iCs/>
        </w:rPr>
        <w:t>C</w:t>
      </w:r>
      <w:r>
        <w:rPr>
          <w:i/>
          <w:iCs/>
        </w:rPr>
        <w:t xml:space="preserve">omeçou a recolher estatísticas sobre as frequências periódicas da febre, dos mal-estares infantis e da predisposição a doenças e à morte. Com estas estatísticas, Fliess </w:t>
      </w:r>
      <w:r>
        <w:rPr>
          <w:i/>
          <w:iCs/>
        </w:rPr>
        <w:t xml:space="preserve">acreditou </w:t>
      </w:r>
      <w:r>
        <w:rPr>
          <w:i/>
          <w:iCs/>
        </w:rPr>
        <w:t>ter descoberto "períodos" fundamentais da vida humana.</w:t>
      </w:r>
    </w:p>
    <w:p>
      <w:pPr>
        <w:pStyle w:val="Normal"/>
        <w:spacing w:before="0" w:after="0"/>
        <w:ind w:firstLine="737" w:left="0" w:right="0"/>
        <w:contextualSpacing/>
        <w:jc w:val="both"/>
        <w:rPr>
          <w:i/>
          <w:i/>
          <w:iCs/>
        </w:rPr>
      </w:pPr>
      <w:r>
        <w:rPr>
          <w:i/>
          <w:iCs/>
        </w:rPr>
        <w:t>Sucessivamente o doutor Fliess desenvolveu d</w:t>
      </w:r>
      <w:r>
        <w:rPr>
          <w:i/>
          <w:iCs/>
        </w:rPr>
        <w:t xml:space="preserve">uas </w:t>
      </w:r>
      <w:r>
        <w:rPr>
          <w:i/>
          <w:iCs/>
        </w:rPr>
        <w:t>das teorias mais importantes sobre os biorritmos: a primeira sustenta que a Natureza concede ao homem “relógios internos” que iniciam a medir o tempo desde o nascimento e continuam ao longo de toda a vida; a segunda teoria afirma que um destes relógios, regulado por ciclos de 23 dias influência a condição física e o outro regulado por um ciclo de 28 dias influência a parte emotiva do ser humano e seu nível de sensibilidade.</w:t>
      </w:r>
    </w:p>
    <w:p>
      <w:pPr>
        <w:pStyle w:val="Normal"/>
        <w:spacing w:before="0" w:after="0"/>
        <w:ind w:firstLine="737" w:left="0" w:right="0"/>
        <w:contextualSpacing/>
        <w:jc w:val="both"/>
        <w:rPr>
          <w:i/>
          <w:i/>
          <w:iCs/>
        </w:rPr>
      </w:pPr>
      <w:r>
        <w:rPr>
          <w:i/>
          <w:iCs/>
        </w:rPr>
        <w:t>Dr. Sigmund Freud contemporâneo de Fliess, manteve uma importante abertura com respeito a suas ideias. Ao início de sua carreira Freud demonstrou um grande interesse e uma grande admiração pelas teorias de Fliess e rapidamente forjaram uma grande amizade.</w:t>
      </w:r>
    </w:p>
    <w:p>
      <w:pPr>
        <w:pStyle w:val="Normal"/>
        <w:spacing w:before="0" w:after="0"/>
        <w:ind w:firstLine="737" w:left="0" w:right="0"/>
        <w:contextualSpacing/>
        <w:jc w:val="both"/>
        <w:rPr>
          <w:i/>
          <w:i/>
          <w:iCs/>
        </w:rPr>
      </w:pPr>
      <w:r>
        <w:rPr>
          <w:i/>
          <w:iCs/>
        </w:rPr>
        <w:t>As ideias importantes tendem a difundir-se rapidamente na comunidade científica. O doutor Hermann Swoboda, professor de Psicologia da Universidade de Viena, leu durante sua juventude o trabalho de Fliess e no curso do século foi precisamente ele quem pesquisou, estudou e escreveu sobre o tema dos Biorritmos.</w:t>
      </w:r>
    </w:p>
    <w:p>
      <w:pPr>
        <w:pStyle w:val="Normal"/>
        <w:spacing w:before="0" w:after="0"/>
        <w:contextualSpacing/>
        <w:rPr/>
      </w:pPr>
      <w:r>
        <w:rPr>
          <w:i/>
          <w:iCs/>
        </w:rPr>
        <w:t>Swoboda que individuou uma periodicidade na manifestação dos sonhos e particulares processos mentais, na febre, a asma, os ataques cardíacos e na aparição de doenças convenceu-se sobre a validez das observações de Fliess sobre os ciclos de 23 e 28 dias.”</w:t>
      </w:r>
      <w:r>
        <w:rPr>
          <w:i/>
          <w:iCs/>
        </w:rPr>
        <w:t>(19)</w:t>
      </w:r>
    </w:p>
    <w:p>
      <w:pPr>
        <w:pStyle w:val="Normal"/>
        <w:spacing w:before="0" w:after="0"/>
        <w:contextualSpacing/>
        <w:rPr/>
      </w:pPr>
      <w:r>
        <w:rPr/>
      </w:r>
    </w:p>
    <w:p>
      <w:pPr>
        <w:pStyle w:val="Normal"/>
        <w:spacing w:before="0" w:after="0"/>
        <w:contextualSpacing/>
        <w:rPr/>
      </w:pPr>
      <w:r>
        <w:rPr/>
        <w:t xml:space="preserve">A abordagem usual dos chamados biorritmos abrange ciclos biológicos e psicológicos e atualmente parece fora do foco de pesquisas científicas tradicionais. De fato, notamos que tem sido tão somente utilizada nas mais diversas áreas da saúde. </w:t>
      </w:r>
      <w:r>
        <w:rPr/>
        <w:t>N</w:t>
      </w:r>
      <w:r>
        <w:rPr/>
        <w:t>otadamente nas de caráter alternativa, que se aproveitam de apresentações muitas vezes baseadas em extrapolações místicas para as quais devemos prestar cuidadosa distinção. Como em quase tudo hoje em dia, há muita falácia se aproveitando dessa temática para atender interesses outros.</w:t>
      </w:r>
    </w:p>
    <w:p>
      <w:pPr>
        <w:pStyle w:val="Normal"/>
        <w:spacing w:before="0" w:after="0"/>
        <w:contextualSpacing/>
        <w:rPr/>
      </w:pPr>
      <w:r>
        <w:rPr/>
        <w:t>Isso posto, ponderemos:</w:t>
      </w:r>
    </w:p>
    <w:p>
      <w:pPr>
        <w:pStyle w:val="Normal"/>
        <w:spacing w:before="0" w:after="0"/>
        <w:contextualSpacing/>
        <w:rPr/>
      </w:pPr>
      <w:r>
        <w:rPr/>
        <w:t>Como temos discutido até aqui, o universo se apresenta em comportamento todo cíclico, sinusoidal e conforme teorizamos aqui, com apresentação fractal.</w:t>
      </w:r>
    </w:p>
    <w:p>
      <w:pPr>
        <w:pStyle w:val="Normal"/>
        <w:spacing w:before="0" w:after="0"/>
        <w:contextualSpacing/>
        <w:rPr/>
      </w:pPr>
      <w:r>
        <w:rPr/>
        <w:t>Assim fazendo parte desse universo, naturalmente também nós os seres vivos, estamos sujeitos a acompanhar vibrando sincronizadamente com esse pulsar vital e físico.</w:t>
      </w:r>
    </w:p>
    <w:p>
      <w:pPr>
        <w:pStyle w:val="Normal"/>
        <w:spacing w:before="0" w:after="0"/>
        <w:contextualSpacing/>
        <w:rPr/>
      </w:pPr>
      <w:r>
        <w:rPr/>
        <w:t>Já discorremos e ainda falaremos sobre isso em alguns momentos de nossa discussão. Assim fazemos uso desse relógio interno e também externo que controlam e estabelecem ritmos para uma infinidade de fenômenos repetitivos pertinentes ao fenômeno da vida em si.</w:t>
      </w:r>
    </w:p>
    <w:p>
      <w:pPr>
        <w:pStyle w:val="Normal"/>
        <w:spacing w:before="0" w:after="0"/>
        <w:contextualSpacing/>
        <w:rPr/>
      </w:pPr>
      <w:r>
        <w:rPr/>
        <w:t xml:space="preserve">Muitos desses fenômenos recebem a influência simultânea de diversas fontes de forças ondulatórias, respondendo com variações em suas componentes de frequência, amplitude, fase e vetor direcional de irradiação, quando pertinentes. </w:t>
      </w:r>
    </w:p>
    <w:p>
      <w:pPr>
        <w:pStyle w:val="Normal"/>
        <w:spacing w:before="0" w:after="0"/>
        <w:contextualSpacing/>
        <w:rPr/>
      </w:pPr>
      <w:r>
        <w:rPr/>
        <w:t xml:space="preserve">Assim por exemplo, o ritmo de batimento cardíaco responde alterações significativas em frequência e amplitude, que respondem a requisitos do sistema nervoso central, para atender a demanda do organismo por oxigênio. </w:t>
      </w:r>
      <w:r>
        <w:rPr/>
        <w:t>B</w:t>
      </w:r>
      <w:r>
        <w:rPr/>
        <w:t xml:space="preserve">em como também respondem a fatores de origens emocionais e sentimentais, com efeitos sintomáticos de curta e longa duração que repercutem no estado de saúde de forma positiva, de bem-estar físico e emocional, ou negativa, na forma de patologias as mais diversas. </w:t>
      </w:r>
    </w:p>
    <w:p>
      <w:pPr>
        <w:pStyle w:val="Normal"/>
        <w:spacing w:before="0" w:after="0"/>
        <w:contextualSpacing/>
        <w:rPr/>
      </w:pPr>
      <w:r>
        <w:rPr/>
        <w:t xml:space="preserve">A grande maioria dos seres humanos se sujeita a uma rotina ditada pelo cotidiano imposto pelo sistema sociocultural, atendendo aos formalismos característicos </w:t>
      </w:r>
      <w:r>
        <w:rPr/>
        <w:t>da economia baseada no consumismo, ou no mínimo, atrelada aos sistemas políticos, sociais e culturais</w:t>
      </w:r>
      <w:r>
        <w:rPr/>
        <w:t xml:space="preserve">. </w:t>
      </w:r>
    </w:p>
    <w:p>
      <w:pPr>
        <w:pStyle w:val="Normal"/>
        <w:spacing w:before="0" w:after="0"/>
        <w:contextualSpacing/>
        <w:rPr/>
      </w:pPr>
      <w:r>
        <w:rPr/>
        <w:t>Assim, c</w:t>
      </w:r>
      <w:r>
        <w:rPr/>
        <w:t xml:space="preserve">inco ou seis dias por semana, levantamos na mesma hora e seguimos o mesmo ritual do trabalho que nos compete, não raro extremamente repetitivo, </w:t>
      </w:r>
      <w:r>
        <w:rPr/>
        <w:t>restrito</w:t>
      </w:r>
      <w:r>
        <w:rPr/>
        <w:t xml:space="preserve"> </w:t>
      </w:r>
      <w:r>
        <w:rPr/>
        <w:t>e apertado.</w:t>
      </w:r>
      <w:r>
        <w:rPr/>
        <w:t xml:space="preserve"> </w:t>
      </w:r>
      <w:r>
        <w:rPr/>
        <w:t>P</w:t>
      </w:r>
      <w:r>
        <w:rPr/>
        <w:t xml:space="preserve">ara retornarmos cansados no fim </w:t>
      </w:r>
      <w:r>
        <w:rPr/>
        <w:t>de cada</w:t>
      </w:r>
      <w:r>
        <w:rPr/>
        <w:t xml:space="preserve"> dia quase que somente para repetir a mesma coisa no dia seguinte. Isso </w:t>
      </w:r>
      <w:r>
        <w:rPr/>
        <w:t xml:space="preserve">amiúde </w:t>
      </w:r>
      <w:r>
        <w:rPr/>
        <w:t>nos desconecta do</w:t>
      </w:r>
      <w:r>
        <w:rPr/>
        <w:t>s</w:t>
      </w:r>
      <w:r>
        <w:rPr/>
        <w:t xml:space="preserve"> ritmo</w:t>
      </w:r>
      <w:r>
        <w:rPr/>
        <w:t>s</w:t>
      </w:r>
      <w:r>
        <w:rPr/>
        <w:t xml:space="preserve"> da natureza que com a rotina, deixamos de perceber, notadamente </w:t>
      </w:r>
      <w:r>
        <w:rPr/>
        <w:t>por parte d</w:t>
      </w:r>
      <w:r>
        <w:rPr/>
        <w:t xml:space="preserve">aqueles que vivem nos grandes centros. </w:t>
      </w:r>
      <w:r>
        <w:rPr/>
        <w:t>R</w:t>
      </w:r>
      <w:r>
        <w:rPr/>
        <w:t xml:space="preserve">odeados por concreto e asfalto, </w:t>
      </w:r>
      <w:r>
        <w:rPr/>
        <w:t>mais distantes do contato com o meio ambiente natural.</w:t>
      </w:r>
    </w:p>
    <w:p>
      <w:pPr>
        <w:pStyle w:val="Normal"/>
        <w:spacing w:before="0" w:after="0"/>
        <w:contextualSpacing/>
        <w:rPr/>
      </w:pPr>
      <w:r>
        <w:rPr/>
      </w:r>
    </w:p>
    <w:p>
      <w:pPr>
        <w:pStyle w:val="Normal"/>
        <w:spacing w:before="0" w:after="0"/>
        <w:contextualSpacing/>
        <w:rPr/>
      </w:pPr>
      <w:r>
        <w:rPr/>
        <w:t>Como nosso objetivo aqui visa também a modelagem do comportamento humano, observemos:</w:t>
      </w:r>
    </w:p>
    <w:p>
      <w:pPr>
        <w:pStyle w:val="Normal"/>
        <w:spacing w:before="0" w:after="0"/>
        <w:contextualSpacing/>
        <w:rPr/>
      </w:pPr>
      <w:r>
        <w:rPr/>
        <w:t xml:space="preserve">Sabemos por exemplo, que o ciclo menstrual nas mulheres acompanha alterações </w:t>
      </w:r>
      <w:r>
        <w:rPr/>
        <w:t xml:space="preserve">de humor </w:t>
      </w:r>
      <w:r>
        <w:rPr/>
        <w:t xml:space="preserve">de fundo emocional bastante importantes. </w:t>
      </w:r>
      <w:r>
        <w:rPr/>
        <w:t>O</w:t>
      </w:r>
      <w:r>
        <w:rPr/>
        <w:t xml:space="preserve"> que é objeto de uma infinidade de estudos. </w:t>
      </w:r>
      <w:r>
        <w:rPr/>
        <w:t>Essas alterações muito amiúde se apresentam em fases.</w:t>
      </w:r>
    </w:p>
    <w:p>
      <w:pPr>
        <w:pStyle w:val="Normal"/>
        <w:spacing w:before="0" w:after="0"/>
        <w:contextualSpacing/>
        <w:rPr/>
      </w:pPr>
      <w:r>
        <w:rPr/>
      </w:r>
    </w:p>
    <w:p>
      <w:pPr>
        <w:pStyle w:val="Normal"/>
        <w:spacing w:before="0" w:after="0"/>
        <w:contextualSpacing/>
        <w:rPr/>
      </w:pPr>
      <w:r>
        <w:rPr/>
        <w:t xml:space="preserve">Chamemos isso de </w:t>
      </w:r>
      <w:r>
        <w:rPr>
          <w:b/>
          <w:bCs/>
        </w:rPr>
        <w:t>Processos</w:t>
      </w:r>
      <w:r>
        <w:rPr/>
        <w:t xml:space="preserve"> </w:t>
      </w:r>
      <w:r>
        <w:rPr>
          <w:b/>
          <w:bCs/>
        </w:rPr>
        <w:t>Fásicos</w:t>
      </w:r>
      <w:r>
        <w:rPr/>
        <w:t>.</w:t>
      </w:r>
    </w:p>
    <w:p>
      <w:pPr>
        <w:pStyle w:val="Normal"/>
        <w:spacing w:before="0" w:after="0"/>
        <w:contextualSpacing/>
        <w:rPr/>
      </w:pPr>
      <w:r>
        <w:rPr/>
      </w:r>
    </w:p>
    <w:p>
      <w:pPr>
        <w:pStyle w:val="Heading2"/>
        <w:spacing w:before="0" w:after="0"/>
        <w:ind w:firstLine="680" w:left="0"/>
        <w:contextualSpacing/>
        <w:rPr/>
      </w:pPr>
      <w:bookmarkStart w:id="21" w:name="__RefHeading___Toc20450_1179113674"/>
      <w:bookmarkEnd w:id="21"/>
      <w:r>
        <w:rPr/>
        <w:t>Processos fásicos.</w:t>
      </w:r>
    </w:p>
    <w:p>
      <w:pPr>
        <w:pStyle w:val="Normal"/>
        <w:spacing w:before="0" w:after="0"/>
        <w:contextualSpacing/>
        <w:rPr/>
      </w:pPr>
      <w:r>
        <w:rPr/>
      </w:r>
    </w:p>
    <w:p>
      <w:pPr>
        <w:pStyle w:val="Normal"/>
        <w:spacing w:lineRule="auto" w:line="240" w:before="0" w:after="0"/>
        <w:ind w:firstLine="680" w:left="0" w:right="0"/>
        <w:contextualSpacing/>
        <w:jc w:val="both"/>
        <w:rPr/>
      </w:pPr>
      <w:r>
        <w:rPr/>
        <w:t>Os processos fásicos</w:t>
      </w:r>
      <w:r>
        <w:rPr/>
        <w:t xml:space="preserve"> </w:t>
      </w:r>
      <w:r>
        <w:rPr/>
        <w:t>são</w:t>
      </w:r>
      <w:r>
        <w:rPr/>
        <w:t xml:space="preserve"> parte de nossa vida cotidiana </w:t>
      </w:r>
      <w:r>
        <w:rPr/>
        <w:t xml:space="preserve">mas </w:t>
      </w:r>
      <w:r>
        <w:rPr/>
        <w:t>é muito comum se</w:t>
      </w:r>
      <w:r>
        <w:rPr/>
        <w:t xml:space="preserve"> </w:t>
      </w:r>
      <w:r>
        <w:rPr/>
        <w:t>passarem desapercebid</w:t>
      </w:r>
      <w:r>
        <w:rPr/>
        <w:t>o</w:t>
      </w:r>
      <w:r>
        <w:rPr/>
        <w:t xml:space="preserve">s. </w:t>
      </w:r>
    </w:p>
    <w:p>
      <w:pPr>
        <w:pStyle w:val="Normal"/>
        <w:spacing w:lineRule="auto" w:line="240" w:before="0" w:after="0"/>
        <w:ind w:firstLine="737" w:left="0" w:right="0"/>
        <w:contextualSpacing/>
        <w:jc w:val="both"/>
        <w:rPr/>
      </w:pPr>
      <w:r>
        <w:rPr/>
        <w:t>P</w:t>
      </w:r>
      <w:r>
        <w:rPr/>
        <w:t xml:space="preserve">odem aparecer como resposta a algum evento ou situação, traumática ou não, que disparam uma sequência de fases correlacionadas. </w:t>
      </w:r>
    </w:p>
    <w:p>
      <w:pPr>
        <w:pStyle w:val="Normal"/>
        <w:spacing w:lineRule="auto" w:line="240" w:before="0" w:after="0"/>
        <w:ind w:firstLine="737" w:left="0" w:right="0"/>
        <w:contextualSpacing/>
        <w:jc w:val="both"/>
        <w:rPr/>
      </w:pPr>
      <w:r>
        <w:rPr/>
        <w:t xml:space="preserve">Podem ainda acompanhar vícios e hábitos, manias, </w:t>
      </w:r>
      <w:r>
        <w:rPr/>
        <w:t>transtorno de tic (</w:t>
      </w:r>
      <w:r>
        <w:rPr/>
        <w:t xml:space="preserve">tiques </w:t>
      </w:r>
      <w:r>
        <w:rPr/>
        <w:t>nervosos), entre outros</w:t>
      </w:r>
      <w:r>
        <w:rPr/>
        <w:t xml:space="preserve">. </w:t>
      </w:r>
    </w:p>
    <w:p>
      <w:pPr>
        <w:pStyle w:val="Normal"/>
        <w:spacing w:lineRule="auto" w:line="240" w:before="0" w:after="0"/>
        <w:ind w:firstLine="737" w:left="0" w:right="0"/>
        <w:contextualSpacing/>
        <w:jc w:val="both"/>
        <w:rPr/>
      </w:pPr>
      <w:r>
        <w:rPr/>
        <w:t>Para ilustrar, podemos comparar os processos fásicos com as ondas que reverberam em um lago por decorrência do impacto de uma pedra nele lançada.</w:t>
      </w:r>
    </w:p>
    <w:p>
      <w:pPr>
        <w:pStyle w:val="Normal"/>
        <w:spacing w:lineRule="auto" w:line="240" w:before="0" w:after="0"/>
        <w:ind w:firstLine="737" w:left="0" w:right="0"/>
        <w:contextualSpacing/>
        <w:jc w:val="both"/>
        <w:rPr/>
      </w:pPr>
      <w:r>
        <w:rPr/>
      </w:r>
      <w:r>
        <mc:AlternateContent>
          <mc:Choice Requires="wps">
            <w:drawing>
              <wp:anchor behindDoc="0" distT="0" distB="0" distL="0" distR="0" simplePos="0" locked="0" layoutInCell="1" allowOverlap="1" relativeHeight="49">
                <wp:simplePos x="0" y="0"/>
                <wp:positionH relativeFrom="column">
                  <wp:posOffset>710565</wp:posOffset>
                </wp:positionH>
                <wp:positionV relativeFrom="paragraph">
                  <wp:posOffset>74295</wp:posOffset>
                </wp:positionV>
                <wp:extent cx="4248150" cy="2437130"/>
                <wp:effectExtent l="0" t="0" r="0" b="0"/>
                <wp:wrapNone/>
                <wp:docPr id="39" name="Quadro7"/>
                <a:graphic xmlns:a="http://schemas.openxmlformats.org/drawingml/2006/main">
                  <a:graphicData uri="http://schemas.microsoft.com/office/word/2010/wordprocessingShape">
                    <wps:wsp>
                      <wps:cNvSpPr txBox="1"/>
                      <wps:spPr>
                        <a:xfrm>
                          <a:off x="0" y="0"/>
                          <a:ext cx="4248150" cy="2437130"/>
                        </a:xfrm>
                        <a:prstGeom prst="rect"/>
                        <a:solidFill>
                          <a:srgbClr val="FFFFFF"/>
                        </a:solidFill>
                      </wps:spPr>
                      <wps:txbx>
                        <w:txbxContent>
                          <w:p>
                            <w:pPr>
                              <w:pStyle w:val="Figura"/>
                              <w:spacing w:before="120" w:after="120"/>
                              <w:rPr/>
                            </w:pPr>
                            <w:r>
                              <w:rPr/>
                              <w:drawing>
                                <wp:inline distT="0" distB="0" distL="0" distR="0">
                                  <wp:extent cx="4248150" cy="2109470"/>
                                  <wp:effectExtent l="0" t="0" r="0" b="0"/>
                                  <wp:docPr id="40" name="Pedra no lago"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edra no lago" descr=""/>
                                          <pic:cNvPicPr>
                                            <a:picLocks noChangeAspect="1" noChangeArrowheads="1"/>
                                          </pic:cNvPicPr>
                                        </pic:nvPicPr>
                                        <pic:blipFill>
                                          <a:blip r:embed="rId34"/>
                                          <a:srcRect l="0" t="34522" r="0" b="0"/>
                                          <a:stretch>
                                            <a:fillRect/>
                                          </a:stretch>
                                        </pic:blipFill>
                                        <pic:spPr bwMode="auto">
                                          <a:xfrm>
                                            <a:off x="0" y="0"/>
                                            <a:ext cx="4248150" cy="210947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9</w:t>
                            </w:r>
                            <w:r>
                              <w:rPr/>
                              <w:fldChar w:fldCharType="end"/>
                            </w:r>
                            <w:r>
                              <w:rPr/>
                              <w:t>: Pedra no lago I</w:t>
                            </w:r>
                          </w:p>
                        </w:txbxContent>
                      </wps:txbx>
                      <wps:bodyPr anchor="t" lIns="0" tIns="0" rIns="0" bIns="0">
                        <a:noAutofit/>
                      </wps:bodyPr>
                    </wps:wsp>
                  </a:graphicData>
                </a:graphic>
              </wp:anchor>
            </w:drawing>
          </mc:Choice>
          <mc:Fallback>
            <w:pict>
              <v:rect style="position:absolute;rotation:-0;width:334.5pt;height:191.9pt;mso-wrap-distance-left:0pt;mso-wrap-distance-right:0pt;mso-wrap-distance-top:0pt;mso-wrap-distance-bottom:0pt;margin-top:5.85pt;mso-position-vertical-relative:text;margin-left:55.95pt;mso-position-horizontal-relative:text">
                <v:textbox inset="0in,0in,0in,0in">
                  <w:txbxContent>
                    <w:p>
                      <w:pPr>
                        <w:pStyle w:val="Figura"/>
                        <w:spacing w:before="120" w:after="120"/>
                        <w:rPr/>
                      </w:pPr>
                      <w:r>
                        <w:rPr/>
                        <w:drawing>
                          <wp:inline distT="0" distB="0" distL="0" distR="0">
                            <wp:extent cx="4248150" cy="2109470"/>
                            <wp:effectExtent l="0" t="0" r="0" b="0"/>
                            <wp:docPr id="41" name="Pedra no lago"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edra no lago" descr=""/>
                                    <pic:cNvPicPr>
                                      <a:picLocks noChangeAspect="1" noChangeArrowheads="1"/>
                                    </pic:cNvPicPr>
                                  </pic:nvPicPr>
                                  <pic:blipFill>
                                    <a:blip r:embed="rId35"/>
                                    <a:srcRect l="0" t="34522" r="0" b="0"/>
                                    <a:stretch>
                                      <a:fillRect/>
                                    </a:stretch>
                                  </pic:blipFill>
                                  <pic:spPr bwMode="auto">
                                    <a:xfrm>
                                      <a:off x="0" y="0"/>
                                      <a:ext cx="4248150" cy="210947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9</w:t>
                      </w:r>
                      <w:r>
                        <w:rPr/>
                        <w:fldChar w:fldCharType="end"/>
                      </w:r>
                      <w:r>
                        <w:rPr/>
                        <w:t>: Pedra no lago I</w:t>
                      </w:r>
                    </w:p>
                  </w:txbxContent>
                </v:textbox>
                <w10:wrap type="none"/>
              </v:rect>
            </w:pict>
          </mc:Fallback>
        </mc:AlternateContent>
      </w:r>
    </w:p>
    <w:p>
      <w:pPr>
        <w:pStyle w:val="Normal"/>
        <w:spacing w:lineRule="auto" w:line="240" w:before="0" w:after="0"/>
        <w:ind w:firstLine="737" w:left="0" w:right="0"/>
        <w:contextualSpacing/>
        <w:jc w:val="both"/>
        <w:rPr/>
      </w:pPr>
      <w:r>
        <w:rPr/>
      </w:r>
    </w:p>
    <w:p>
      <w:pPr>
        <w:pStyle w:val="Normal"/>
        <w:spacing w:lineRule="auto" w:line="240" w:before="0" w:after="0"/>
        <w:ind w:firstLine="737" w:left="0" w:right="0"/>
        <w:contextualSpacing/>
        <w:jc w:val="both"/>
        <w:rPr/>
      </w:pPr>
      <w:r>
        <w:rPr/>
      </w:r>
    </w:p>
    <w:p>
      <w:pPr>
        <w:pStyle w:val="Normal"/>
        <w:spacing w:lineRule="auto" w:line="240" w:before="0" w:after="0"/>
        <w:ind w:firstLine="737" w:left="0" w:right="0"/>
        <w:contextualSpacing/>
        <w:jc w:val="both"/>
        <w:rPr/>
      </w:pPr>
      <w:r>
        <w:rPr/>
      </w:r>
    </w:p>
    <w:p>
      <w:pPr>
        <w:pStyle w:val="Normal"/>
        <w:spacing w:lineRule="auto" w:line="240" w:before="0" w:after="0"/>
        <w:ind w:firstLine="737" w:left="0" w:right="0"/>
        <w:contextualSpacing/>
        <w:jc w:val="both"/>
        <w:rPr/>
      </w:pPr>
      <w:r>
        <w:rPr/>
      </w:r>
    </w:p>
    <w:p>
      <w:pPr>
        <w:pStyle w:val="Normal"/>
        <w:spacing w:lineRule="auto" w:line="240" w:before="0" w:after="0"/>
        <w:ind w:firstLine="737" w:left="0" w:right="0"/>
        <w:contextualSpacing/>
        <w:jc w:val="both"/>
        <w:rPr/>
      </w:pPr>
      <w:r>
        <w:rPr/>
      </w:r>
    </w:p>
    <w:p>
      <w:pPr>
        <w:pStyle w:val="Normal"/>
        <w:spacing w:lineRule="auto" w:line="240" w:before="0" w:after="0"/>
        <w:ind w:firstLine="737" w:left="0" w:right="0"/>
        <w:contextualSpacing/>
        <w:jc w:val="both"/>
        <w:rPr/>
      </w:pPr>
      <w:r>
        <w:rPr/>
      </w:r>
    </w:p>
    <w:p>
      <w:pPr>
        <w:pStyle w:val="Normal"/>
        <w:spacing w:lineRule="auto" w:line="240" w:before="0" w:after="0"/>
        <w:ind w:firstLine="737" w:left="0" w:right="0"/>
        <w:contextualSpacing/>
        <w:jc w:val="both"/>
        <w:rPr/>
      </w:pPr>
      <w:r>
        <w:rPr/>
      </w:r>
    </w:p>
    <w:p>
      <w:pPr>
        <w:pStyle w:val="Normal"/>
        <w:spacing w:lineRule="auto" w:line="240" w:before="0" w:after="0"/>
        <w:ind w:firstLine="737" w:left="0" w:right="0"/>
        <w:contextualSpacing/>
        <w:jc w:val="both"/>
        <w:rPr/>
      </w:pPr>
      <w:r>
        <w:rPr/>
      </w:r>
    </w:p>
    <w:p>
      <w:pPr>
        <w:pStyle w:val="Normal"/>
        <w:spacing w:lineRule="auto" w:line="240" w:before="0" w:after="0"/>
        <w:ind w:firstLine="737" w:left="0" w:right="0"/>
        <w:contextualSpacing/>
        <w:jc w:val="both"/>
        <w:rPr/>
      </w:pPr>
      <w:r>
        <w:rPr/>
      </w:r>
    </w:p>
    <w:p>
      <w:pPr>
        <w:pStyle w:val="Normal"/>
        <w:spacing w:lineRule="auto" w:line="240" w:before="0" w:after="0"/>
        <w:ind w:firstLine="737" w:left="0" w:right="0"/>
        <w:contextualSpacing/>
        <w:jc w:val="both"/>
        <w:rPr/>
      </w:pPr>
      <w:r>
        <w:rPr/>
      </w:r>
    </w:p>
    <w:p>
      <w:pPr>
        <w:pStyle w:val="Normal"/>
        <w:spacing w:lineRule="auto" w:line="240" w:before="0" w:after="0"/>
        <w:ind w:firstLine="737" w:left="0" w:right="0"/>
        <w:contextualSpacing/>
        <w:jc w:val="both"/>
        <w:rPr/>
      </w:pPr>
      <w:r>
        <w:rPr/>
      </w:r>
    </w:p>
    <w:p>
      <w:pPr>
        <w:pStyle w:val="Normal"/>
        <w:spacing w:lineRule="auto" w:line="240" w:before="0" w:after="0"/>
        <w:ind w:firstLine="737" w:left="0" w:right="0"/>
        <w:contextualSpacing/>
        <w:jc w:val="both"/>
        <w:rPr/>
      </w:pPr>
      <w:r>
        <w:rPr/>
      </w:r>
    </w:p>
    <w:p>
      <w:pPr>
        <w:pStyle w:val="Normal"/>
        <w:spacing w:lineRule="auto" w:line="240" w:before="0" w:after="0"/>
        <w:ind w:firstLine="737" w:left="0" w:right="0"/>
        <w:contextualSpacing/>
        <w:jc w:val="both"/>
        <w:rPr/>
      </w:pPr>
      <w:r>
        <w:rPr/>
      </w:r>
    </w:p>
    <w:p>
      <w:pPr>
        <w:pStyle w:val="Normal"/>
        <w:spacing w:lineRule="auto" w:line="240" w:before="0" w:after="0"/>
        <w:ind w:firstLine="737" w:left="0" w:right="0"/>
        <w:contextualSpacing/>
        <w:jc w:val="both"/>
        <w:rPr/>
      </w:pPr>
      <w:r>
        <w:rPr/>
        <w:t>Assim que a pedra atinge a superfície do lago sua massa, volume e velocidade exercem pressão na superfície da água empurrando-</w:t>
      </w:r>
      <w:r>
        <w:rPr/>
        <w:t>a</w:t>
      </w:r>
      <w:r>
        <w:rPr/>
        <w:t xml:space="preserve">, grosseiramente falando, em todos os sentidos do centro da pedra em direção a meia esfera abaixo da superfície. </w:t>
      </w:r>
      <w:r>
        <w:rPr/>
        <w:t>T</w:t>
      </w:r>
      <w:r>
        <w:rPr/>
        <w:t xml:space="preserve">ransferindo quase toda a energia presente na pedra para a água do lago. Essa pressão movimenta a água abruptamente formando </w:t>
      </w:r>
      <w:r>
        <w:rPr/>
        <w:t xml:space="preserve">as </w:t>
      </w:r>
      <w:r>
        <w:rPr/>
        <w:t>onda</w:t>
      </w:r>
      <w:r>
        <w:rPr/>
        <w:t>s</w:t>
      </w:r>
      <w:r>
        <w:rPr/>
        <w:t xml:space="preserve"> e dispersando água na forma de espirro</w:t>
      </w:r>
      <w:r>
        <w:rPr/>
        <w:t>s</w:t>
      </w:r>
      <w:r>
        <w:rPr/>
        <w:t xml:space="preserve"> que voa</w:t>
      </w:r>
      <w:r>
        <w:rPr/>
        <w:t>m</w:t>
      </w:r>
      <w:r>
        <w:rPr/>
        <w:t xml:space="preserve"> acima da superfície. A transferência de energia abrupta cria um bolsão de ar de fato maior do que o volume da pedra. </w:t>
      </w:r>
      <w:r>
        <w:rPr/>
        <w:t>A</w:t>
      </w:r>
      <w:r>
        <w:rPr/>
        <w:t xml:space="preserve">brindo espaço para a pedra penetrar </w:t>
      </w:r>
      <w:r>
        <w:rPr/>
        <w:t>abaixo</w:t>
      </w:r>
      <w:r>
        <w:rPr/>
        <w:t xml:space="preserve"> da superfície da água.</w:t>
      </w:r>
    </w:p>
    <w:p>
      <w:pPr>
        <w:pStyle w:val="Normal"/>
        <w:spacing w:lineRule="auto" w:line="240" w:before="0" w:after="0"/>
        <w:ind w:firstLine="737" w:left="0" w:right="0"/>
        <w:contextualSpacing/>
        <w:jc w:val="both"/>
        <w:rPr/>
      </w:pPr>
      <w:r>
        <w:rPr/>
        <w:t xml:space="preserve">Em seguida a pressão atmosférica resultante de forças gravitacionais além de reações inerciais, reclamam o retorno ao equilíbrio. </w:t>
      </w:r>
      <w:r>
        <w:rPr/>
        <w:t>F</w:t>
      </w:r>
      <w:r>
        <w:rPr/>
        <w:t xml:space="preserve">orçando a água a ocupar de novo o seu espaço anterior, envolvendo a superfície da pedra. Em ciclos pendulares, energia potencial e cinética se alternam dispersando gradativamente a energia que se manifesta reverberando ondas na forma de meia esferas ao redor do ponto de impacto que se dirigem para o fundo do lago e se manifestam visivelmente na superfície do </w:t>
      </w:r>
      <w:r>
        <w:rPr/>
        <w:t>mesmo</w:t>
      </w:r>
      <w:r>
        <w:rPr/>
        <w:t>.</w:t>
      </w:r>
    </w:p>
    <w:p>
      <w:pPr>
        <w:pStyle w:val="Normal"/>
        <w:spacing w:lineRule="auto" w:line="240" w:before="0" w:after="0"/>
        <w:ind w:firstLine="737" w:left="0" w:right="0"/>
        <w:contextualSpacing/>
        <w:jc w:val="both"/>
        <w:rPr/>
      </w:pPr>
      <w:r>
        <w:rPr/>
        <w:t xml:space="preserve">A amplitude das ondas </w:t>
      </w:r>
      <w:r>
        <w:rPr/>
        <w:t>é</w:t>
      </w:r>
      <w:r>
        <w:rPr/>
        <w:t xml:space="preserve"> proporciona</w:t>
      </w:r>
      <w:r>
        <w:rPr/>
        <w:t>l</w:t>
      </w:r>
      <w:r>
        <w:rPr/>
        <w:t xml:space="preserve"> ao montante de energia transferida da pedra para água, variando desde uma pequena perturbação causada pela queda de uma pena de pássaro até um tsunami, causa</w:t>
      </w:r>
      <w:r>
        <w:rPr/>
        <w:t>da</w:t>
      </w:r>
      <w:r>
        <w:rPr/>
        <w:t xml:space="preserve"> pela queda de cometa vindo do espaço.</w:t>
      </w:r>
    </w:p>
    <w:p>
      <w:pPr>
        <w:pStyle w:val="Normal"/>
        <w:spacing w:before="0" w:after="0"/>
        <w:ind w:firstLine="680" w:left="0" w:right="0"/>
        <w:contextualSpacing/>
        <w:rPr/>
      </w:pPr>
      <w:r>
        <w:rPr>
          <w:b w:val="false"/>
          <w:bCs w:val="false"/>
          <w:i w:val="false"/>
          <w:sz w:val="24"/>
        </w:rPr>
        <w:t>Divers</w:t>
      </w:r>
      <w:r>
        <w:rPr>
          <w:b w:val="false"/>
          <w:bCs w:val="false"/>
          <w:i w:val="false"/>
          <w:sz w:val="24"/>
        </w:rPr>
        <w:t>a</w:t>
      </w:r>
      <w:r>
        <w:rPr>
          <w:b w:val="false"/>
          <w:bCs w:val="false"/>
          <w:i w:val="false"/>
          <w:sz w:val="24"/>
        </w:rPr>
        <w:t>s “</w:t>
      </w:r>
      <w:r>
        <w:rPr>
          <w:b w:val="false"/>
          <w:bCs w:val="false"/>
          <w:i w:val="false"/>
          <w:sz w:val="24"/>
        </w:rPr>
        <w:t>pedradas”</w:t>
      </w:r>
      <w:r>
        <w:rPr>
          <w:b w:val="false"/>
          <w:bCs w:val="false"/>
          <w:i w:val="false"/>
          <w:sz w:val="24"/>
        </w:rPr>
        <w:t xml:space="preserve"> podem ocorrer simultaneamente </w:t>
      </w:r>
      <w:r>
        <w:rPr>
          <w:b w:val="false"/>
          <w:bCs w:val="false"/>
          <w:i w:val="false"/>
          <w:sz w:val="24"/>
        </w:rPr>
        <w:t>de tal forma que as ondulações de cada “pedrada”</w:t>
      </w:r>
      <w:r>
        <w:rPr>
          <w:b w:val="false"/>
          <w:bCs w:val="false"/>
          <w:i w:val="false"/>
          <w:sz w:val="24"/>
        </w:rPr>
        <w:t xml:space="preserve"> interferem u</w:t>
      </w:r>
      <w:r>
        <w:rPr>
          <w:b w:val="false"/>
          <w:bCs w:val="false"/>
          <w:i w:val="false"/>
          <w:sz w:val="24"/>
        </w:rPr>
        <w:t>mas</w:t>
      </w:r>
      <w:r>
        <w:rPr>
          <w:b w:val="false"/>
          <w:bCs w:val="false"/>
          <w:i w:val="false"/>
          <w:sz w:val="24"/>
        </w:rPr>
        <w:t xml:space="preserve"> </w:t>
      </w:r>
      <w:r>
        <w:rPr>
          <w:b w:val="false"/>
          <w:bCs w:val="false"/>
          <w:i w:val="false"/>
          <w:sz w:val="24"/>
        </w:rPr>
        <w:t>com as</w:t>
      </w:r>
      <w:r>
        <w:rPr>
          <w:b w:val="false"/>
          <w:bCs w:val="false"/>
          <w:sz w:val="24"/>
        </w:rPr>
        <w:t xml:space="preserve"> outr</w:t>
      </w:r>
      <w:r>
        <w:rPr>
          <w:b w:val="false"/>
          <w:bCs w:val="false"/>
          <w:sz w:val="24"/>
        </w:rPr>
        <w:t>as</w:t>
      </w:r>
      <w:r>
        <w:rPr>
          <w:b w:val="false"/>
          <w:bCs w:val="false"/>
          <w:sz w:val="24"/>
        </w:rPr>
        <w:t xml:space="preserve">, </w:t>
      </w:r>
      <w:r>
        <w:rPr>
          <w:b w:val="false"/>
          <w:bCs w:val="false"/>
          <w:sz w:val="24"/>
        </w:rPr>
        <w:t>seguindo a fenomenologia de interferência ondulatória formalizada na</w:t>
      </w:r>
      <w:r>
        <w:rPr>
          <w:b w:val="false"/>
          <w:bCs w:val="false"/>
          <w:sz w:val="24"/>
        </w:rPr>
        <w:t xml:space="preserve"> física.</w:t>
      </w:r>
    </w:p>
    <w:p>
      <w:pPr>
        <w:pStyle w:val="Normal"/>
        <w:spacing w:before="0" w:after="0"/>
        <w:ind w:firstLine="680" w:left="0" w:right="0"/>
        <w:contextualSpacing/>
        <w:rPr>
          <w:rFonts w:ascii="Liberation Serif" w:hAnsi="Liberation Serif"/>
          <w:b w:val="false"/>
          <w:bCs w:val="false"/>
          <w:sz w:val="24"/>
        </w:rPr>
      </w:pPr>
      <w:r>
        <w:rPr/>
      </w:r>
      <w:r>
        <mc:AlternateContent>
          <mc:Choice Requires="wps">
            <w:drawing>
              <wp:anchor behindDoc="0" distT="0" distB="0" distL="0" distR="0" simplePos="0" locked="0" layoutInCell="1" allowOverlap="1" relativeHeight="3">
                <wp:simplePos x="0" y="0"/>
                <wp:positionH relativeFrom="column">
                  <wp:posOffset>147320</wp:posOffset>
                </wp:positionH>
                <wp:positionV relativeFrom="paragraph">
                  <wp:posOffset>86360</wp:posOffset>
                </wp:positionV>
                <wp:extent cx="5625465" cy="1660525"/>
                <wp:effectExtent l="0" t="0" r="0" b="0"/>
                <wp:wrapNone/>
                <wp:docPr id="42" name="Quadro8"/>
                <a:graphic xmlns:a="http://schemas.openxmlformats.org/drawingml/2006/main">
                  <a:graphicData uri="http://schemas.microsoft.com/office/word/2010/wordprocessingShape">
                    <wps:wsp>
                      <wps:cNvSpPr txBox="1"/>
                      <wps:spPr>
                        <a:xfrm>
                          <a:off x="0" y="0"/>
                          <a:ext cx="5625465" cy="1660525"/>
                        </a:xfrm>
                        <a:prstGeom prst="rect"/>
                        <a:solidFill>
                          <a:srgbClr val="FFFFFF"/>
                        </a:solidFill>
                      </wps:spPr>
                      <wps:txbx>
                        <w:txbxContent>
                          <w:p>
                            <w:pPr>
                              <w:pStyle w:val="Figura"/>
                              <w:spacing w:before="120" w:after="120"/>
                              <w:rPr/>
                            </w:pPr>
                            <w:r>
                              <w:rPr/>
                              <w:drawing>
                                <wp:inline distT="0" distB="0" distL="0" distR="0">
                                  <wp:extent cx="5625465" cy="1332865"/>
                                  <wp:effectExtent l="0" t="0" r="0" b="0"/>
                                  <wp:docPr id="43" name="Pedra no lago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edra no lago 2" descr=""/>
                                          <pic:cNvPicPr>
                                            <a:picLocks noChangeAspect="1" noChangeArrowheads="1"/>
                                          </pic:cNvPicPr>
                                        </pic:nvPicPr>
                                        <pic:blipFill>
                                          <a:blip r:embed="rId36"/>
                                          <a:srcRect l="12284" t="0" r="0" b="0"/>
                                          <a:stretch>
                                            <a:fillRect/>
                                          </a:stretch>
                                        </pic:blipFill>
                                        <pic:spPr bwMode="auto">
                                          <a:xfrm>
                                            <a:off x="0" y="0"/>
                                            <a:ext cx="5625465" cy="133286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10</w:t>
                            </w:r>
                            <w:r>
                              <w:rPr/>
                              <w:fldChar w:fldCharType="end"/>
                            </w:r>
                            <w:r>
                              <w:rPr/>
                              <w:t>: Pedra no lago II</w:t>
                            </w:r>
                          </w:p>
                        </w:txbxContent>
                      </wps:txbx>
                      <wps:bodyPr anchor="t" lIns="0" tIns="0" rIns="0" bIns="0">
                        <a:noAutofit/>
                      </wps:bodyPr>
                    </wps:wsp>
                  </a:graphicData>
                </a:graphic>
              </wp:anchor>
            </w:drawing>
          </mc:Choice>
          <mc:Fallback>
            <w:pict>
              <v:rect style="position:absolute;rotation:-0;width:442.95pt;height:130.75pt;mso-wrap-distance-left:0pt;mso-wrap-distance-right:0pt;mso-wrap-distance-top:0pt;mso-wrap-distance-bottom:0pt;margin-top:6.8pt;mso-position-vertical-relative:text;margin-left:11.6pt;mso-position-horizontal-relative:text">
                <v:textbox inset="0in,0in,0in,0in">
                  <w:txbxContent>
                    <w:p>
                      <w:pPr>
                        <w:pStyle w:val="Figura"/>
                        <w:spacing w:before="120" w:after="120"/>
                        <w:rPr/>
                      </w:pPr>
                      <w:r>
                        <w:rPr/>
                        <w:drawing>
                          <wp:inline distT="0" distB="0" distL="0" distR="0">
                            <wp:extent cx="5625465" cy="1332865"/>
                            <wp:effectExtent l="0" t="0" r="0" b="0"/>
                            <wp:docPr id="44" name="Pedra no lago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edra no lago 2" descr=""/>
                                    <pic:cNvPicPr>
                                      <a:picLocks noChangeAspect="1" noChangeArrowheads="1"/>
                                    </pic:cNvPicPr>
                                  </pic:nvPicPr>
                                  <pic:blipFill>
                                    <a:blip r:embed="rId37"/>
                                    <a:srcRect l="12284" t="0" r="0" b="0"/>
                                    <a:stretch>
                                      <a:fillRect/>
                                    </a:stretch>
                                  </pic:blipFill>
                                  <pic:spPr bwMode="auto">
                                    <a:xfrm>
                                      <a:off x="0" y="0"/>
                                      <a:ext cx="5625465" cy="133286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10</w:t>
                      </w:r>
                      <w:r>
                        <w:rPr/>
                        <w:fldChar w:fldCharType="end"/>
                      </w:r>
                      <w:r>
                        <w:rPr/>
                        <w:t>: Pedra no lago II</w:t>
                      </w:r>
                    </w:p>
                  </w:txbxContent>
                </v:textbox>
                <w10:wrap type="none"/>
              </v:rect>
            </w:pict>
          </mc:Fallback>
        </mc:AlternateContent>
      </w:r>
    </w:p>
    <w:p>
      <w:pPr>
        <w:pStyle w:val="Normal"/>
        <w:spacing w:before="0" w:after="0"/>
        <w:ind w:firstLine="680" w:left="0" w:right="0"/>
        <w:contextualSpacing/>
        <w:rPr>
          <w:rFonts w:ascii="Liberation Serif" w:hAnsi="Liberation Serif"/>
          <w:b w:val="false"/>
          <w:bCs w:val="false"/>
          <w:sz w:val="24"/>
        </w:rPr>
      </w:pPr>
      <w:r>
        <w:rPr/>
      </w:r>
    </w:p>
    <w:p>
      <w:pPr>
        <w:pStyle w:val="Normal"/>
        <w:spacing w:before="0" w:after="0"/>
        <w:ind w:firstLine="680" w:left="0" w:right="0"/>
        <w:contextualSpacing/>
        <w:rPr>
          <w:rFonts w:ascii="Liberation Serif" w:hAnsi="Liberation Serif"/>
          <w:b w:val="false"/>
          <w:bCs w:val="false"/>
          <w:sz w:val="24"/>
        </w:rPr>
      </w:pPr>
      <w:r>
        <w:rPr/>
      </w:r>
    </w:p>
    <w:p>
      <w:pPr>
        <w:pStyle w:val="Normal"/>
        <w:spacing w:before="0" w:after="0"/>
        <w:ind w:firstLine="680" w:left="0" w:right="0"/>
        <w:contextualSpacing/>
        <w:rPr>
          <w:rFonts w:ascii="Liberation Serif" w:hAnsi="Liberation Serif"/>
          <w:b w:val="false"/>
          <w:bCs w:val="false"/>
          <w:sz w:val="24"/>
        </w:rPr>
      </w:pPr>
      <w:r>
        <w:rPr/>
      </w:r>
    </w:p>
    <w:p>
      <w:pPr>
        <w:pStyle w:val="Normal"/>
        <w:spacing w:before="0" w:after="0"/>
        <w:ind w:firstLine="680" w:left="0" w:right="0"/>
        <w:contextualSpacing/>
        <w:rPr>
          <w:rFonts w:ascii="Liberation Serif" w:hAnsi="Liberation Serif"/>
          <w:b w:val="false"/>
          <w:bCs w:val="false"/>
          <w:sz w:val="24"/>
        </w:rPr>
      </w:pPr>
      <w:r>
        <w:rPr/>
      </w:r>
    </w:p>
    <w:p>
      <w:pPr>
        <w:pStyle w:val="Normal"/>
        <w:spacing w:lineRule="auto" w:line="240" w:before="0" w:after="0"/>
        <w:ind w:firstLine="737" w:left="0" w:right="0"/>
        <w:contextualSpacing/>
        <w:jc w:val="both"/>
        <w:rPr/>
      </w:pPr>
      <w:r>
        <w:rPr/>
      </w:r>
    </w:p>
    <w:p>
      <w:pPr>
        <w:pStyle w:val="Normal"/>
        <w:spacing w:lineRule="auto" w:line="240" w:before="0" w:after="0"/>
        <w:ind w:firstLine="737" w:left="0" w:right="0"/>
        <w:contextualSpacing/>
        <w:jc w:val="both"/>
        <w:rPr/>
      </w:pPr>
      <w:r>
        <w:rPr/>
      </w:r>
    </w:p>
    <w:p>
      <w:pPr>
        <w:pStyle w:val="Normal"/>
        <w:spacing w:lineRule="auto" w:line="240" w:before="0" w:after="0"/>
        <w:ind w:firstLine="737" w:left="0" w:right="0"/>
        <w:contextualSpacing/>
        <w:jc w:val="both"/>
        <w:rPr/>
      </w:pPr>
      <w:r>
        <w:rPr/>
      </w:r>
    </w:p>
    <w:p>
      <w:pPr>
        <w:pStyle w:val="Normal"/>
        <w:spacing w:lineRule="auto" w:line="240" w:before="0" w:after="0"/>
        <w:ind w:firstLine="737" w:left="0" w:right="0"/>
        <w:contextualSpacing/>
        <w:jc w:val="both"/>
        <w:rPr/>
      </w:pPr>
      <w:r>
        <w:rPr/>
      </w:r>
    </w:p>
    <w:p>
      <w:pPr>
        <w:pStyle w:val="Normal"/>
        <w:spacing w:lineRule="auto" w:line="240" w:before="0" w:after="0"/>
        <w:ind w:firstLine="737" w:left="0" w:right="0"/>
        <w:contextualSpacing/>
        <w:jc w:val="both"/>
        <w:rPr/>
      </w:pPr>
      <w:r>
        <w:rPr/>
        <w:t xml:space="preserve"> </w:t>
      </w:r>
    </w:p>
    <w:p>
      <w:pPr>
        <w:pStyle w:val="Normal"/>
        <w:spacing w:lineRule="auto" w:line="240" w:before="0" w:after="0"/>
        <w:ind w:firstLine="737" w:left="0" w:right="0"/>
        <w:contextualSpacing/>
        <w:jc w:val="both"/>
        <w:rPr/>
      </w:pPr>
      <w:r>
        <w:rPr/>
        <w:t xml:space="preserve">Em similaridade fractal </w:t>
      </w:r>
      <w:r>
        <w:rPr/>
        <w:t>p</w:t>
      </w:r>
      <w:r>
        <w:rPr/>
        <w:t xml:space="preserve">odemos comparar o ser humano com o lago que recebe as perdas, doenças, dores e problemas na forma de “pedradas” da vida que similarmente </w:t>
      </w:r>
      <w:r>
        <w:rPr/>
        <w:t>à</w:t>
      </w:r>
      <w:r>
        <w:rPr/>
        <w:t>s ondas no lago, reverberam interferindo em comportamento fásico sinusoidal em consonância com as características individuais de cada pessoa em resposta aos estímulos esternos que recebe.</w:t>
      </w:r>
    </w:p>
    <w:p>
      <w:pPr>
        <w:pStyle w:val="Normal"/>
        <w:spacing w:lineRule="auto" w:line="240" w:before="0" w:after="0"/>
        <w:ind w:firstLine="737" w:left="0" w:right="0"/>
        <w:contextualSpacing/>
        <w:jc w:val="both"/>
        <w:rPr/>
      </w:pPr>
      <w:r>
        <w:rPr/>
        <w:t>No comportamento humano, essa reverberação ondulatória apresenta frequência, amplitude, duração e fase específicas de acordo com a capacidade de assimilação peculiar a cada indivíduo e em consonância com a situação enfrentada.</w:t>
      </w:r>
    </w:p>
    <w:p>
      <w:pPr>
        <w:pStyle w:val="Normal"/>
        <w:spacing w:lineRule="auto" w:line="240" w:before="0" w:after="0"/>
        <w:ind w:firstLine="737" w:left="0" w:right="0"/>
        <w:contextualSpacing/>
        <w:jc w:val="both"/>
        <w:rPr/>
      </w:pPr>
      <w:r>
        <w:rPr/>
        <w:t xml:space="preserve">Alguns </w:t>
      </w:r>
      <w:r>
        <w:rPr/>
        <w:t xml:space="preserve">desses </w:t>
      </w:r>
      <w:r>
        <w:rPr>
          <w:b/>
          <w:bCs/>
        </w:rPr>
        <w:t>processos</w:t>
      </w:r>
      <w:r>
        <w:rPr/>
        <w:t xml:space="preserve"> </w:t>
      </w:r>
      <w:r>
        <w:rPr>
          <w:b/>
          <w:bCs/>
        </w:rPr>
        <w:t>fásicos</w:t>
      </w:r>
      <w:r>
        <w:rPr/>
        <w:t xml:space="preserve"> são reconhecidos e estudados </w:t>
      </w:r>
      <w:r>
        <w:rPr/>
        <w:t xml:space="preserve">por </w:t>
      </w:r>
      <w:r>
        <w:rPr/>
        <w:t>diversos autores</w:t>
      </w:r>
      <w:r>
        <w:rPr/>
        <w:t>.</w:t>
      </w:r>
      <w:r>
        <w:rPr/>
        <w:t>(20)</w:t>
      </w:r>
      <w:r>
        <w:rPr/>
        <w:t xml:space="preserve"> como as </w:t>
      </w:r>
      <w:r>
        <w:rPr>
          <w:b/>
          <w:bCs/>
        </w:rPr>
        <w:t>fase</w:t>
      </w:r>
      <w:r>
        <w:rPr>
          <w:b/>
          <w:bCs/>
        </w:rPr>
        <w:t>s</w:t>
      </w:r>
      <w:r>
        <w:rPr/>
        <w:t xml:space="preserve"> </w:t>
      </w:r>
      <w:r>
        <w:rPr>
          <w:b/>
          <w:bCs/>
        </w:rPr>
        <w:t>do</w:t>
      </w:r>
      <w:r>
        <w:rPr/>
        <w:t xml:space="preserve"> </w:t>
      </w:r>
      <w:r>
        <w:rPr>
          <w:b/>
          <w:bCs/>
        </w:rPr>
        <w:t>luto</w:t>
      </w:r>
      <w:r>
        <w:rPr/>
        <w:t xml:space="preserve">, </w:t>
      </w:r>
      <w:r>
        <w:rPr/>
        <w:t xml:space="preserve">que também podem ser chamadas de </w:t>
      </w:r>
      <w:r>
        <w:rPr>
          <w:b/>
          <w:bCs/>
        </w:rPr>
        <w:t>fases</w:t>
      </w:r>
      <w:r>
        <w:rPr/>
        <w:t xml:space="preserve"> </w:t>
      </w:r>
      <w:r>
        <w:rPr>
          <w:b/>
          <w:bCs/>
        </w:rPr>
        <w:t>do</w:t>
      </w:r>
      <w:r>
        <w:rPr/>
        <w:t xml:space="preserve"> </w:t>
      </w:r>
      <w:r>
        <w:rPr>
          <w:b/>
          <w:bCs/>
        </w:rPr>
        <w:t>sofrimento.</w:t>
      </w:r>
      <w:r>
        <w:rPr/>
        <w:t xml:space="preserve"> </w:t>
      </w:r>
    </w:p>
    <w:p>
      <w:pPr>
        <w:pStyle w:val="BodyText"/>
        <w:spacing w:before="0" w:after="0"/>
        <w:contextualSpacing/>
        <w:rPr/>
      </w:pPr>
      <w:r>
        <w:rPr/>
        <w:t xml:space="preserve">Não vamos nos estender </w:t>
      </w:r>
      <w:r>
        <w:rPr/>
        <w:t xml:space="preserve">por demais </w:t>
      </w:r>
      <w:r>
        <w:rPr/>
        <w:t xml:space="preserve">nesse assunto especificamente, pois, </w:t>
      </w:r>
      <w:r>
        <w:rPr/>
        <w:t>por ora,</w:t>
      </w:r>
      <w:r>
        <w:rPr/>
        <w:t xml:space="preserve"> só o estamos apresentando co</w:t>
      </w:r>
      <w:r>
        <w:rPr/>
        <w:t>m</w:t>
      </w:r>
      <w:r>
        <w:rPr/>
        <w:t xml:space="preserve">o exemplo. </w:t>
      </w:r>
      <w:r>
        <w:rPr/>
        <w:t>Voltaremos a esse assunto mais tarde no decorrer de nossa discussão.</w:t>
      </w:r>
    </w:p>
    <w:p>
      <w:pPr>
        <w:pStyle w:val="BodyText"/>
        <w:spacing w:before="0" w:after="0"/>
        <w:contextualSpacing/>
        <w:rPr/>
      </w:pPr>
      <w:r>
        <w:rPr/>
        <w:t xml:space="preserve">O luto é </w:t>
      </w:r>
      <w:r>
        <w:rPr/>
        <w:t>um</w:t>
      </w:r>
      <w:r>
        <w:rPr/>
        <w:t xml:space="preserve"> processo de adaptação necessário após uma perda. Essa perda pode ser de muitos tipos: ainda que o mais habitual seja se referir à perda de um ente querido. </w:t>
      </w:r>
      <w:r>
        <w:rPr/>
        <w:t>P</w:t>
      </w:r>
      <w:r>
        <w:rPr/>
        <w:t xml:space="preserve">ode ser também uma perda no trabalho (como uma mudança de emprego), uma perda de saúde devido a um diagnóstico médico, o fim de um relacionamento ou uma mudança para outro lugar, </w:t>
      </w:r>
      <w:r>
        <w:rPr/>
        <w:t>entre outros</w:t>
      </w:r>
      <w:r>
        <w:rPr/>
        <w:t xml:space="preserve">. </w:t>
      </w:r>
    </w:p>
    <w:p>
      <w:pPr>
        <w:pStyle w:val="BodyText"/>
        <w:spacing w:before="0" w:after="0"/>
        <w:contextualSpacing/>
        <w:rPr/>
      </w:pPr>
      <w:r>
        <w:rPr/>
        <w:t>Pode ser também todo um processo de sofrimento qualquer.</w:t>
      </w:r>
      <w:r>
        <w:rPr/>
        <w:t xml:space="preserve"> </w:t>
      </w:r>
    </w:p>
    <w:p>
      <w:pPr>
        <w:pStyle w:val="BodyText"/>
        <w:spacing w:before="0" w:after="0"/>
        <w:contextualSpacing/>
        <w:rPr/>
      </w:pPr>
      <w:r>
        <w:rPr/>
        <w:t xml:space="preserve">Trago-o aqui até para mostrar que um assunto pode ser apresentado ou abordado sob diversos vieses, de acordo com interpretações peculiares </w:t>
      </w:r>
      <w:r>
        <w:rPr/>
        <w:t>distintas</w:t>
      </w:r>
      <w:r>
        <w:rPr/>
        <w:t>. Vemos aqui que autores e pesquisadores diferentes apontaram quantidade e formatações diferentes para as chamadas fases do luto.</w:t>
      </w:r>
    </w:p>
    <w:p>
      <w:pPr>
        <w:pStyle w:val="BodyText"/>
        <w:spacing w:before="0" w:after="0"/>
        <w:contextualSpacing/>
        <w:rPr/>
      </w:pPr>
      <w:r>
        <w:rPr/>
        <w:t>Segundo Elisabeth Külber-Ross</w:t>
      </w:r>
      <w:r>
        <w:fldChar w:fldCharType="begin"/>
      </w:r>
      <w:r>
        <w:rPr>
          <w:rStyle w:val="Hyperlink"/>
        </w:rPr>
        <w:instrText xml:space="preserve"> HYPERLINK "https://br.psicologia-online.com/as-fases-do-luto-844.html" \l "refs"</w:instrText>
      </w:r>
      <w:r>
        <w:rPr>
          <w:rStyle w:val="Hyperlink"/>
        </w:rPr>
        <w:fldChar w:fldCharType="separate"/>
      </w:r>
      <w:r>
        <w:rPr>
          <w:rStyle w:val="Hyperlink"/>
        </w:rPr>
        <w:t>[1]</w:t>
      </w:r>
      <w:r>
        <w:rPr>
          <w:rStyle w:val="Hyperlink"/>
        </w:rPr>
        <w:fldChar w:fldCharType="end"/>
      </w:r>
      <w:r>
        <w:rPr/>
        <w:t xml:space="preserve">, as cinco fases do luto são: </w:t>
      </w:r>
      <w:r>
        <w:rPr/>
        <w:t xml:space="preserve">Negação, Raiva, Negociação, Depressão </w:t>
      </w:r>
      <w:r>
        <w:rPr/>
        <w:t>e</w:t>
      </w:r>
      <w:del w:id="1481" w:author="Autor desconhecido" w:date="2024-06-12T09:37:14Z">
        <w:r>
          <w:rPr/>
          <w:delText xml:space="preserve"> </w:delText>
        </w:r>
      </w:del>
      <w:r>
        <w:rPr/>
        <w:t xml:space="preserve"> Aceitação</w:t>
      </w:r>
    </w:p>
    <w:p>
      <w:pPr>
        <w:pStyle w:val="BodyText"/>
        <w:pBdr/>
        <w:spacing w:lineRule="auto" w:line="276" w:before="0" w:after="0"/>
        <w:ind w:firstLine="680" w:left="0" w:right="0"/>
        <w:contextualSpacing/>
        <w:jc w:val="both"/>
        <w:rPr/>
      </w:pPr>
      <w:r>
        <w:rPr/>
        <w:t>Por outro lado, Colin Murray Parkes</w:t>
      </w:r>
      <w:r>
        <w:fldChar w:fldCharType="begin"/>
      </w:r>
      <w:r>
        <w:rPr>
          <w:rStyle w:val="Hyperlink"/>
        </w:rPr>
        <w:instrText xml:space="preserve"> HYPERLINK "https://br.psicologia-online.com/as-fases-do-luto-844.html" \l "refs"</w:instrText>
      </w:r>
      <w:r>
        <w:rPr>
          <w:rStyle w:val="Hyperlink"/>
        </w:rPr>
        <w:fldChar w:fldCharType="separate"/>
      </w:r>
      <w:r>
        <w:rPr>
          <w:rStyle w:val="Hyperlink"/>
        </w:rPr>
        <w:t>[2]</w:t>
      </w:r>
      <w:r>
        <w:rPr>
          <w:rStyle w:val="Hyperlink"/>
        </w:rPr>
        <w:fldChar w:fldCharType="end"/>
      </w:r>
      <w:r>
        <w:rPr/>
        <w:t xml:space="preserve"> </w:t>
      </w:r>
      <w:r>
        <w:rPr/>
        <w:t xml:space="preserve">propõe as quatro fases do luto a seguir: Entorpecimento, Saudade, Desorganização </w:t>
      </w:r>
      <w:r>
        <w:rPr/>
        <w:t>e</w:t>
      </w:r>
      <w:r>
        <w:rPr/>
        <w:t xml:space="preserve"> Recuperação</w:t>
      </w:r>
    </w:p>
    <w:p>
      <w:pPr>
        <w:pStyle w:val="BodyText"/>
        <w:pBdr/>
        <w:spacing w:lineRule="auto" w:line="276" w:before="0" w:after="0"/>
        <w:ind w:firstLine="737" w:left="0" w:right="0"/>
        <w:contextualSpacing/>
        <w:jc w:val="both"/>
        <w:rPr/>
      </w:pPr>
      <w:r>
        <w:rPr/>
        <w:t>O</w:t>
      </w:r>
      <w:r>
        <w:rPr/>
        <w:t>utro modelo sobre as fases do luto é de J. William Worden</w:t>
      </w:r>
      <w:r>
        <w:fldChar w:fldCharType="begin"/>
      </w:r>
      <w:r>
        <w:rPr>
          <w:rStyle w:val="Hyperlink"/>
        </w:rPr>
        <w:instrText xml:space="preserve"> HYPERLINK "https://br.psicologia-online.com/as-fases-do-luto-844.html" \l "refs"</w:instrText>
      </w:r>
      <w:r>
        <w:rPr>
          <w:rStyle w:val="Hyperlink"/>
        </w:rPr>
        <w:fldChar w:fldCharType="separate"/>
      </w:r>
      <w:r>
        <w:rPr>
          <w:rStyle w:val="Hyperlink"/>
        </w:rPr>
        <w:t>[3]</w:t>
      </w:r>
      <w:r>
        <w:rPr>
          <w:rStyle w:val="Hyperlink"/>
        </w:rPr>
        <w:fldChar w:fldCharType="end"/>
      </w:r>
      <w:r>
        <w:rPr/>
        <w:t xml:space="preserve">: Aceitar a realidade, </w:t>
      </w:r>
      <w:r>
        <w:rPr/>
        <w:t>e</w:t>
      </w:r>
      <w:r>
        <w:rPr/>
        <w:t xml:space="preserve">laborar o luto após a perda, </w:t>
      </w:r>
      <w:r>
        <w:rPr/>
        <w:t>a</w:t>
      </w:r>
      <w:r>
        <w:rPr/>
        <w:t xml:space="preserve">daptar-se ao ambiente sem o ente querido, </w:t>
      </w:r>
      <w:r>
        <w:rPr/>
        <w:t>e</w:t>
      </w:r>
      <w:r>
        <w:rPr/>
        <w:t>ncontrar um elemento de ligação com o ente querido e continuar a vida.</w:t>
      </w:r>
    </w:p>
    <w:p>
      <w:pPr>
        <w:pStyle w:val="BodyText"/>
        <w:pBdr/>
        <w:spacing w:lineRule="auto" w:line="276" w:before="0" w:after="0"/>
        <w:ind w:firstLine="737" w:left="0" w:right="0"/>
        <w:contextualSpacing/>
        <w:jc w:val="both"/>
        <w:rPr/>
      </w:pPr>
      <w:r>
        <w:rPr/>
        <w:t>Por outro lado, Robert A. Neimeyer</w:t>
      </w:r>
      <w:r>
        <w:fldChar w:fldCharType="begin"/>
      </w:r>
      <w:r>
        <w:rPr>
          <w:rStyle w:val="Hyperlink"/>
        </w:rPr>
        <w:instrText xml:space="preserve"> HYPERLINK "https://br.psicologia-online.com/as-fases-do-luto-844.html" \l "refs"</w:instrText>
      </w:r>
      <w:r>
        <w:rPr>
          <w:rStyle w:val="Hyperlink"/>
        </w:rPr>
        <w:fldChar w:fldCharType="separate"/>
      </w:r>
      <w:r>
        <w:rPr>
          <w:rStyle w:val="Hyperlink"/>
        </w:rPr>
        <w:t>[4]</w:t>
      </w:r>
      <w:r>
        <w:rPr>
          <w:rStyle w:val="Hyperlink"/>
        </w:rPr>
        <w:fldChar w:fldCharType="end"/>
      </w:r>
      <w:r>
        <w:rPr/>
        <w:t xml:space="preserve"> </w:t>
      </w:r>
      <w:r>
        <w:rPr/>
        <w:t xml:space="preserve">propõe as seguintes etapas do luto: Reconhecer a perda, </w:t>
      </w:r>
      <w:r>
        <w:rPr/>
        <w:t>p</w:t>
      </w:r>
      <w:r>
        <w:rPr/>
        <w:t xml:space="preserve">ermitir-se sentir dor, </w:t>
      </w:r>
      <w:r>
        <w:rPr/>
        <w:t>r</w:t>
      </w:r>
      <w:r>
        <w:rPr/>
        <w:t xml:space="preserve">evisar os significados, </w:t>
      </w:r>
      <w:r>
        <w:rPr/>
        <w:t>r</w:t>
      </w:r>
      <w:r>
        <w:rPr/>
        <w:t xml:space="preserve">econstruir a relação com a pessoa falecida, </w:t>
      </w:r>
      <w:r>
        <w:rPr/>
        <w:t>r</w:t>
      </w:r>
      <w:r>
        <w:rPr/>
        <w:t>einventar a nós mesmos.</w:t>
      </w:r>
    </w:p>
    <w:p>
      <w:pPr>
        <w:pStyle w:val="BodyText"/>
        <w:pBdr/>
        <w:spacing w:lineRule="auto" w:line="276" w:before="0" w:after="0"/>
        <w:ind w:firstLine="680" w:left="0" w:right="0"/>
        <w:contextualSpacing/>
        <w:jc w:val="both"/>
        <w:rPr/>
      </w:pPr>
      <w:r>
        <w:rPr/>
        <w:t>Por último, há um modelo que integra as perspectivas do luto citadas que é o modelo integrativo relacional de Alba Payás Puigarnau</w:t>
      </w:r>
      <w:r>
        <w:fldChar w:fldCharType="begin"/>
      </w:r>
      <w:r>
        <w:rPr>
          <w:rStyle w:val="Hyperlink"/>
        </w:rPr>
        <w:instrText xml:space="preserve"> HYPERLINK "https://br.psicologia-online.com/as-fases-do-luto-844.html" \l "refs"</w:instrText>
      </w:r>
      <w:r>
        <w:rPr>
          <w:rStyle w:val="Hyperlink"/>
        </w:rPr>
        <w:fldChar w:fldCharType="separate"/>
      </w:r>
      <w:r>
        <w:rPr>
          <w:rStyle w:val="Hyperlink"/>
        </w:rPr>
        <w:t>[5]</w:t>
      </w:r>
      <w:r>
        <w:rPr>
          <w:rStyle w:val="Hyperlink"/>
        </w:rPr>
        <w:fldChar w:fldCharType="end"/>
      </w:r>
      <w:r>
        <w:rPr/>
        <w:t xml:space="preserve">: Choque, </w:t>
      </w:r>
      <w:r>
        <w:rPr/>
        <w:t>f</w:t>
      </w:r>
      <w:r>
        <w:rPr/>
        <w:t xml:space="preserve">uga/negação, </w:t>
      </w:r>
      <w:r>
        <w:rPr/>
        <w:t>c</w:t>
      </w:r>
      <w:r>
        <w:rPr/>
        <w:t xml:space="preserve">onexão/integração </w:t>
      </w:r>
      <w:r>
        <w:rPr/>
        <w:t>e</w:t>
      </w:r>
      <w:r>
        <w:rPr/>
        <w:t xml:space="preserve"> </w:t>
      </w:r>
      <w:r>
        <w:rPr/>
        <w:t>c</w:t>
      </w:r>
      <w:r>
        <w:rPr/>
        <w:t>rescimento/transformação.</w:t>
      </w:r>
    </w:p>
    <w:p>
      <w:pPr>
        <w:pStyle w:val="BodyText"/>
        <w:pBdr/>
        <w:spacing w:lineRule="auto" w:line="276" w:before="0" w:after="0"/>
        <w:ind w:firstLine="680" w:left="0" w:right="0"/>
        <w:contextualSpacing/>
        <w:jc w:val="both"/>
        <w:rPr/>
      </w:pPr>
      <w:r>
        <w:rPr/>
        <w:t>Obviamente, todos esses autores carregam suas propostas com argumentações sólidas e coerentes segundo uma linha peculiar coerente.</w:t>
      </w:r>
    </w:p>
    <w:p>
      <w:pPr>
        <w:pStyle w:val="Normal"/>
        <w:spacing w:before="0" w:after="0"/>
        <w:contextualSpacing/>
        <w:rPr/>
      </w:pPr>
      <w:r>
        <w:rPr/>
        <w:t>Referências</w:t>
      </w:r>
      <w:r>
        <w:rPr/>
        <w:t xml:space="preserve"> dessa citação:</w:t>
      </w:r>
    </w:p>
    <w:p>
      <w:pPr>
        <w:pStyle w:val="Normal"/>
        <w:spacing w:before="0" w:after="0"/>
        <w:contextualSpacing/>
        <w:rPr/>
      </w:pPr>
      <w:r>
        <w:rPr/>
      </w:r>
    </w:p>
    <w:p>
      <w:pPr>
        <w:pStyle w:val="BodyText"/>
        <w:numPr>
          <w:ilvl w:val="0"/>
          <w:numId w:val="7"/>
        </w:numPr>
        <w:pBdr/>
        <w:tabs>
          <w:tab w:val="left" w:pos="0" w:leader="none"/>
        </w:tabs>
        <w:spacing w:before="0" w:after="0"/>
        <w:ind w:hanging="283" w:left="0" w:right="0"/>
        <w:contextualSpacing/>
        <w:rPr/>
      </w:pPr>
      <w:r>
        <w:rPr/>
        <w:t>KÜBLER-ROSS, E. (2017). Sobre la muerte y los moribundos: Alivio del sufrimiento psicológico, Debolsillo.</w:t>
      </w:r>
    </w:p>
    <w:p>
      <w:pPr>
        <w:pStyle w:val="BodyText"/>
        <w:numPr>
          <w:ilvl w:val="0"/>
          <w:numId w:val="7"/>
        </w:numPr>
        <w:pBdr/>
        <w:tabs>
          <w:tab w:val="left" w:pos="0" w:leader="none"/>
        </w:tabs>
        <w:spacing w:before="0" w:after="0"/>
        <w:ind w:hanging="283" w:left="0" w:right="0"/>
        <w:contextualSpacing/>
        <w:rPr/>
      </w:pPr>
      <w:r>
        <w:rPr/>
        <w:t>PARKES, C. M. (1972). Accuracy of predictions of survival in later stages of cancer. British Medical Journal,2(5804), 29-31.</w:t>
      </w:r>
    </w:p>
    <w:p>
      <w:pPr>
        <w:pStyle w:val="BodyText"/>
        <w:numPr>
          <w:ilvl w:val="0"/>
          <w:numId w:val="7"/>
        </w:numPr>
        <w:pBdr/>
        <w:tabs>
          <w:tab w:val="left" w:pos="0" w:leader="none"/>
        </w:tabs>
        <w:spacing w:before="0" w:after="0"/>
        <w:ind w:hanging="283" w:left="0" w:right="0"/>
        <w:contextualSpacing/>
        <w:rPr/>
      </w:pPr>
      <w:r>
        <w:rPr/>
        <w:t>WORDEN, J. (1997). Las cuatro tareas del duelo. Worden JW: El Tratamiento Del Duelo, Asesoramiento Psicológico y Terapia. Barcelona: Paidós.</w:t>
      </w:r>
    </w:p>
    <w:p>
      <w:pPr>
        <w:pStyle w:val="BodyText"/>
        <w:numPr>
          <w:ilvl w:val="0"/>
          <w:numId w:val="7"/>
        </w:numPr>
        <w:pBdr/>
        <w:tabs>
          <w:tab w:val="left" w:pos="0" w:leader="none"/>
        </w:tabs>
        <w:spacing w:before="0" w:after="0"/>
        <w:ind w:hanging="283" w:left="0" w:right="0"/>
        <w:contextualSpacing/>
        <w:rPr/>
      </w:pPr>
      <w:r>
        <w:rPr/>
        <w:t>NEIMEYER, R. (2007). Aprender de la pérdida. Una guía para afrontar el duelo. Capítulo 4: La actividad del duelo. Capítulo 7: La reconstrucción de significado y la experiencia de la pérdida.</w:t>
      </w:r>
    </w:p>
    <w:p>
      <w:pPr>
        <w:pStyle w:val="BodyText"/>
        <w:numPr>
          <w:ilvl w:val="0"/>
          <w:numId w:val="7"/>
        </w:numPr>
        <w:pBdr/>
        <w:tabs>
          <w:tab w:val="left" w:pos="0" w:leader="none"/>
        </w:tabs>
        <w:spacing w:before="0" w:after="0"/>
        <w:ind w:hanging="283" w:left="0" w:right="0"/>
        <w:contextualSpacing/>
        <w:rPr/>
      </w:pPr>
      <w:r>
        <w:rPr/>
        <w:t>PAYÁS, A. (2010). Las tareas del duelo. Psicoterapia del duelo desde un modelo Integrativo-Relacional. Editorial Paidós. España.</w:t>
      </w:r>
    </w:p>
    <w:p>
      <w:pPr>
        <w:pStyle w:val="Normal"/>
        <w:spacing w:before="0" w:after="0"/>
        <w:contextualSpacing/>
        <w:rPr/>
      </w:pPr>
      <w:r>
        <w:rPr/>
        <w:t xml:space="preserve">Dependendo das tendências vocacionais, comportamentais </w:t>
      </w:r>
      <w:r>
        <w:rPr/>
        <w:t>e reativas</w:t>
      </w:r>
      <w:r>
        <w:rPr/>
        <w:t xml:space="preserve">, acabamos por atender </w:t>
      </w:r>
      <w:r>
        <w:rPr/>
        <w:t>diversos</w:t>
      </w:r>
      <w:r>
        <w:rPr/>
        <w:t xml:space="preserve"> modelo</w:t>
      </w:r>
      <w:r>
        <w:rPr/>
        <w:t>s</w:t>
      </w:r>
      <w:r>
        <w:rPr/>
        <w:t xml:space="preserve"> segmentado</w:t>
      </w:r>
      <w:r>
        <w:rPr/>
        <w:t>s</w:t>
      </w:r>
      <w:r>
        <w:rPr/>
        <w:t xml:space="preserve"> em fases que se repetem ao longo do tempo. </w:t>
      </w:r>
      <w:r>
        <w:rPr/>
        <w:t>N</w:t>
      </w:r>
      <w:r>
        <w:rPr/>
        <w:t xml:space="preserve">ão necessariamente coerentes com alguma fenomenologia específica. </w:t>
      </w:r>
      <w:r>
        <w:rPr/>
        <w:t>C</w:t>
      </w:r>
      <w:r>
        <w:rPr/>
        <w:t xml:space="preserve">omo as estações do ano ou qualquer ciclo biológico, por exemplo. Pode até ser mas não obrigatoriamente. Pelo menos não se identificou ainda nenhuma correlação direta a algum desses fenômenos. </w:t>
      </w:r>
      <w:r>
        <w:rPr/>
        <w:t>Pela</w:t>
      </w:r>
      <w:r>
        <w:rPr/>
        <w:t xml:space="preserve"> dificuldade de se isolar algum portador específico, dadas a infinidade de interferências existentes entre tantos processos cíclicos a que estamos sujeitos simultaneamente.</w:t>
      </w:r>
    </w:p>
    <w:p>
      <w:pPr>
        <w:pStyle w:val="Normal"/>
        <w:spacing w:before="0" w:after="0"/>
        <w:contextualSpacing/>
        <w:rPr/>
      </w:pPr>
      <w:r>
        <w:rPr/>
        <w:t xml:space="preserve">Esses processos fásicos também podem ser disparados por </w:t>
      </w:r>
      <w:r>
        <w:rPr/>
        <w:t>consequência de apresentação de</w:t>
      </w:r>
      <w:r>
        <w:rPr/>
        <w:t xml:space="preserve"> algum estímulo positivo ou negativo. </w:t>
      </w:r>
      <w:r>
        <w:rPr/>
        <w:t xml:space="preserve">Por exemplo o acometimento das fases do luto que se apresentam por ocasião do sentimento de perda de qualquer natureza, conforme conceituamos há pouco, </w:t>
      </w:r>
      <w:r>
        <w:rPr/>
        <w:t>ou por um estímulo dorido, como sofrer um acidente ou ser afetado por uma doença, entre outros.</w:t>
      </w:r>
    </w:p>
    <w:p>
      <w:pPr>
        <w:pStyle w:val="Normal"/>
        <w:spacing w:before="0" w:after="0"/>
        <w:contextualSpacing/>
        <w:rPr/>
      </w:pPr>
      <w:r>
        <w:rPr/>
        <w:t>P</w:t>
      </w:r>
      <w:r>
        <w:rPr/>
        <w:t xml:space="preserve">odemos compor nosso desenvolvimento </w:t>
      </w:r>
      <w:r>
        <w:rPr/>
        <w:t>como suportado</w:t>
      </w:r>
      <w:r>
        <w:rPr/>
        <w:t xml:space="preserve"> em </w:t>
      </w:r>
      <w:r>
        <w:rPr>
          <w:b/>
          <w:bCs/>
          <w:rPrChange w:id="0" w:author="Autor desconhecido" w:date="2024-06-12T09:39:54Z"/>
        </w:rPr>
        <w:t>duas asas: a da razão e a do sentimento</w:t>
      </w:r>
      <w:r>
        <w:rPr/>
        <w:t xml:space="preserve">. Embora o equilíbrio entre elas seja importante, os indivíduos acabam por apresentar uma tendência mais acentuada para um ou para o outro, como princípio de estabelecimento de nossas tendências vocacionais </w:t>
      </w:r>
      <w:r>
        <w:rPr/>
        <w:t>e reativas</w:t>
      </w:r>
      <w:r>
        <w:rPr/>
        <w:t xml:space="preserve"> que grosseiramente podemos correlacionar com as grandes áreas do conhecimento de exatas e humanas. </w:t>
      </w:r>
      <w:r>
        <w:rPr/>
        <w:t>Proporcionando</w:t>
      </w:r>
      <w:r>
        <w:rPr/>
        <w:t xml:space="preserve"> consonância com a individualidade peculiar de cada pessoa, </w:t>
      </w:r>
      <w:r>
        <w:rPr/>
        <w:t xml:space="preserve">atendendo a </w:t>
      </w:r>
      <w:r>
        <w:rPr/>
        <w:t xml:space="preserve">sua </w:t>
      </w:r>
      <w:r>
        <w:rPr/>
        <w:t>personalidade e temperamento.</w:t>
      </w:r>
    </w:p>
    <w:p>
      <w:pPr>
        <w:pStyle w:val="Normal"/>
        <w:spacing w:before="0" w:after="0"/>
        <w:contextualSpacing/>
        <w:rPr/>
      </w:pPr>
      <w:r>
        <w:rPr/>
        <w:t xml:space="preserve">Assim </w:t>
      </w:r>
      <w:r>
        <w:rPr/>
        <w:t>generalizando, a</w:t>
      </w:r>
      <w:r>
        <w:rPr/>
        <w:t xml:space="preserve">s pessoas de exatas tendem a ter uma abordagem mais lógica e analítica, priorizando a objetividade e a precisão nos seus raciocínios. Já as pessoas de humanas costumam valorizar mais a subjetividade, a criatividade e a empatia em suas análises e interpretações. </w:t>
      </w:r>
    </w:p>
    <w:p>
      <w:pPr>
        <w:pStyle w:val="Normal"/>
        <w:spacing w:before="0" w:after="0"/>
        <w:contextualSpacing/>
        <w:rPr/>
      </w:pPr>
      <w:r>
        <w:rPr/>
        <w:t>Também são tendenciosas de acordo com suas personalidades, temperamentos e pela integral da situação momentânea em que vivem com toda a sua diversidade.</w:t>
      </w:r>
    </w:p>
    <w:p>
      <w:pPr>
        <w:pStyle w:val="Normal"/>
        <w:spacing w:before="0" w:after="0"/>
        <w:contextualSpacing/>
        <w:rPr/>
      </w:pPr>
      <w:r>
        <w:rPr/>
        <w:t xml:space="preserve">Isso reflete em como estruturam a forma de pensar e agir, levando a </w:t>
      </w:r>
      <w:r>
        <w:rPr/>
        <w:t>processos fásicos</w:t>
      </w:r>
      <w:r>
        <w:rPr/>
        <w:t xml:space="preserve"> algo distint</w:t>
      </w:r>
      <w:r>
        <w:rPr/>
        <w:t>o</w:t>
      </w:r>
      <w:r>
        <w:rPr/>
        <w:t>s no modelo comportamental de uma forma geral.</w:t>
      </w:r>
    </w:p>
    <w:p>
      <w:pPr>
        <w:pStyle w:val="Normal"/>
        <w:spacing w:before="0" w:after="0"/>
        <w:contextualSpacing/>
        <w:rPr/>
      </w:pPr>
      <w:r>
        <w:rPr/>
      </w:r>
    </w:p>
    <w:p>
      <w:pPr>
        <w:pStyle w:val="Normal"/>
        <w:spacing w:before="0" w:after="0"/>
        <w:contextualSpacing/>
        <w:rPr/>
      </w:pPr>
      <w:r>
        <w:rPr/>
        <w:t>Trago aqui algumas abordagens possíveis para as fases de vivência dos tendenciosos racionais e emocionais. Essas abordagens como será fácil perceber não diferem muito em suas essências, mostrando que não somos tão diferente assim. Ou seja. Somos todos muito quase a mesma coisa</w:t>
      </w:r>
      <w:ins w:id="1483" w:author="Autor desconhecido" w:date="2024-06-12T09:41:33Z">
        <w:r>
          <w:rPr/>
          <w:t xml:space="preserve">, </w:t>
        </w:r>
      </w:ins>
      <w:ins w:id="1484" w:author="Autor desconhecido" w:date="2024-06-12T09:41:33Z">
        <w:r>
          <w:rPr/>
          <w:t>embora sejamos também universos a parte</w:t>
        </w:r>
      </w:ins>
      <w:r>
        <w:rPr/>
        <w:t>.</w:t>
      </w:r>
    </w:p>
    <w:p>
      <w:pPr>
        <w:pStyle w:val="Normal"/>
        <w:spacing w:before="0" w:after="0"/>
        <w:contextualSpacing/>
        <w:rPr/>
      </w:pPr>
      <w:r>
        <w:rPr/>
      </w:r>
    </w:p>
    <w:p>
      <w:pPr>
        <w:pStyle w:val="Normal"/>
        <w:spacing w:before="0" w:after="0"/>
        <w:contextualSpacing/>
        <w:rPr/>
      </w:pPr>
      <w:r>
        <w:rPr/>
        <w:t>Fases da vivência com tendência racional:</w:t>
      </w:r>
    </w:p>
    <w:p>
      <w:pPr>
        <w:pStyle w:val="Normal"/>
        <w:spacing w:before="0" w:after="0"/>
        <w:contextualSpacing/>
        <w:rPr/>
      </w:pPr>
      <w:r>
        <w:rPr/>
      </w:r>
    </w:p>
    <w:p>
      <w:pPr>
        <w:pStyle w:val="Normal"/>
        <w:spacing w:before="0" w:after="0"/>
        <w:contextualSpacing/>
        <w:rPr/>
      </w:pPr>
      <w:r>
        <w:rPr/>
        <w:t>Primeira abordagem:</w:t>
      </w:r>
    </w:p>
    <w:p>
      <w:pPr>
        <w:pStyle w:val="Normal"/>
        <w:spacing w:before="0" w:after="0"/>
        <w:contextualSpacing/>
        <w:rPr/>
      </w:pPr>
      <w:r>
        <w:rPr/>
        <w:t xml:space="preserve">1- </w:t>
      </w:r>
      <w:r>
        <w:rPr/>
        <w:t>r</w:t>
      </w:r>
      <w:r>
        <w:rPr/>
        <w:t xml:space="preserve">eflexivo/indagativo </w:t>
        <w:tab/>
        <w:t>(</w:t>
      </w:r>
      <w:r>
        <w:rPr/>
        <w:t>F</w:t>
      </w:r>
      <w:r>
        <w:rPr/>
        <w:t>ilosófico)</w:t>
      </w:r>
    </w:p>
    <w:p>
      <w:pPr>
        <w:pStyle w:val="Normal"/>
        <w:spacing w:before="0" w:after="0"/>
        <w:contextualSpacing/>
        <w:rPr/>
      </w:pPr>
      <w:r>
        <w:rPr/>
        <w:t xml:space="preserve">2- </w:t>
      </w:r>
      <w:r>
        <w:rPr/>
        <w:t xml:space="preserve">criativo </w:t>
        <w:tab/>
        <w:tab/>
        <w:tab/>
        <w:t>(</w:t>
      </w:r>
      <w:r>
        <w:rPr/>
        <w:t>C</w:t>
      </w:r>
      <w:r>
        <w:rPr/>
        <w:t>ientífico/levantamento de hipóteses)</w:t>
      </w:r>
    </w:p>
    <w:p>
      <w:pPr>
        <w:pStyle w:val="Normal"/>
        <w:spacing w:before="0" w:after="0"/>
        <w:contextualSpacing/>
        <w:rPr/>
      </w:pPr>
      <w:r>
        <w:rPr/>
        <w:t xml:space="preserve">3- </w:t>
      </w:r>
      <w:r>
        <w:rPr/>
        <w:t>pragmático</w:t>
        <w:tab/>
        <w:tab/>
        <w:tab/>
        <w:t>(Científico prático)</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Expli</w:t>
      </w:r>
      <w:r>
        <w:rPr/>
        <w:t>quemos</w:t>
      </w:r>
      <w:r>
        <w:rPr/>
        <w:t xml:space="preserve"> um pouco melhor esse processo fásico </w:t>
      </w:r>
      <w:r>
        <w:rPr/>
        <w:t>em específico.</w:t>
      </w:r>
      <w:r>
        <w:rPr/>
        <w:t xml:space="preserve"> </w:t>
      </w:r>
    </w:p>
    <w:p>
      <w:pPr>
        <w:pStyle w:val="Normal"/>
        <w:spacing w:before="0" w:after="0"/>
        <w:contextualSpacing/>
        <w:rPr/>
      </w:pPr>
      <w:r>
        <w:rPr/>
        <w:t>O</w:t>
      </w:r>
      <w:r>
        <w:rPr/>
        <w:t xml:space="preserve"> que caracteriza </w:t>
      </w:r>
      <w:r>
        <w:rPr/>
        <w:t>a fase</w:t>
      </w:r>
      <w:r>
        <w:rPr/>
        <w:t xml:space="preserve"> </w:t>
      </w:r>
      <w:r>
        <w:rPr>
          <w:b/>
          <w:bCs/>
        </w:rPr>
        <w:t>reflexiv</w:t>
      </w:r>
      <w:r>
        <w:rPr>
          <w:b/>
          <w:bCs/>
        </w:rPr>
        <w:t>a</w:t>
      </w:r>
      <w:r>
        <w:rPr>
          <w:b/>
          <w:bCs/>
        </w:rPr>
        <w:t>/indagativ</w:t>
      </w:r>
      <w:r>
        <w:rPr>
          <w:b/>
          <w:bCs/>
        </w:rPr>
        <w:t>a</w:t>
      </w:r>
      <w:r>
        <w:rPr/>
        <w:t xml:space="preserve"> </w:t>
      </w:r>
      <w:r>
        <w:rPr/>
        <w:t>com ênfase na</w:t>
      </w:r>
      <w:r>
        <w:rPr/>
        <w:t xml:space="preserve"> filosofia </w:t>
      </w:r>
      <w:r>
        <w:rPr/>
        <w:t xml:space="preserve">é aquele que busca questionar e refletir sobre conceitos, ideias e crenças, buscando compreender a natureza da realidade e do conhecimento, </w:t>
      </w:r>
      <w:r>
        <w:rPr/>
        <w:t xml:space="preserve">frente a situação que experimenta </w:t>
      </w:r>
      <w:r>
        <w:rPr/>
        <w:t>(um problema técnico por exemplo)</w:t>
      </w:r>
      <w:r>
        <w:rPr/>
        <w:t>.</w:t>
      </w:r>
    </w:p>
    <w:p>
      <w:pPr>
        <w:pStyle w:val="BodyText"/>
        <w:spacing w:lineRule="auto" w:line="276" w:before="0" w:after="0"/>
        <w:ind w:firstLine="680" w:left="0" w:right="0"/>
        <w:contextualSpacing/>
        <w:jc w:val="both"/>
        <w:rPr/>
      </w:pPr>
      <w:r>
        <w:rPr>
          <w:b/>
          <w:bCs/>
        </w:rPr>
        <w:t>A fase</w:t>
      </w:r>
      <w:r>
        <w:rPr>
          <w:b/>
          <w:bCs/>
        </w:rPr>
        <w:t xml:space="preserve"> criativ</w:t>
      </w:r>
      <w:r>
        <w:rPr>
          <w:b/>
          <w:bCs/>
        </w:rPr>
        <w:t>a</w:t>
      </w:r>
      <w:r>
        <w:rPr/>
        <w:t xml:space="preserve"> é aplicad</w:t>
      </w:r>
      <w:r>
        <w:rPr/>
        <w:t>a</w:t>
      </w:r>
      <w:r>
        <w:rPr/>
        <w:t xml:space="preserve"> no levantamento de hipóteses científicas ao incentivar a geração de ideias inovadoras e originais. No contexto científico a criatividade é essencial para propor novas abordagens, soluções e perspectivas em relação aos problemas e questões em estudo. Ao pensar de forma criativa, os cientistas podem explorar diferentes cenários, combinar informações de maneira única e desafiar paradigmas estabelecidos. </w:t>
      </w:r>
      <w:r>
        <w:rPr/>
        <w:t>O</w:t>
      </w:r>
      <w:r>
        <w:rPr/>
        <w:t xml:space="preserve"> que pode levar a descobertas revolucionárias e avanços significativos na área. A criatividade no levantamento de hipóteses científicas</w:t>
      </w:r>
      <w:ins w:id="1485" w:author="Autor desconhecido" w:date="2024-06-12T09:43:24Z">
        <w:r>
          <w:rPr/>
          <w:t xml:space="preserve"> </w:t>
        </w:r>
      </w:ins>
      <w:ins w:id="1486" w:author="Autor desconhecido" w:date="2024-06-12T09:43:24Z">
        <w:r>
          <w:rPr/>
          <w:t>e ou racionais</w:t>
        </w:r>
      </w:ins>
      <w:r>
        <w:rPr/>
        <w:t xml:space="preserve"> permite uma abordagem mais ampla e diversificada, contribuindo para a inovação e progresso na pesquisa.</w:t>
      </w:r>
    </w:p>
    <w:p>
      <w:pPr>
        <w:pStyle w:val="BodyText"/>
        <w:spacing w:lineRule="auto" w:line="276" w:before="0" w:after="0"/>
        <w:ind w:firstLine="680" w:left="0" w:right="0"/>
        <w:contextualSpacing/>
        <w:jc w:val="both"/>
        <w:rPr/>
      </w:pPr>
      <w:r>
        <w:rPr/>
        <w:t>A fase</w:t>
      </w:r>
      <w:r>
        <w:rPr/>
        <w:t xml:space="preserve"> </w:t>
      </w:r>
      <w:r>
        <w:rPr>
          <w:b/>
          <w:bCs/>
        </w:rPr>
        <w:t>pragmátic</w:t>
      </w:r>
      <w:r>
        <w:rPr>
          <w:b/>
          <w:bCs/>
        </w:rPr>
        <w:t>a</w:t>
      </w:r>
      <w:r>
        <w:rPr/>
        <w:t xml:space="preserve"> desempenha um papel fundamental na abordagem científica prática, pois se concentra na aplicação e </w:t>
      </w:r>
      <w:r>
        <w:rPr/>
        <w:t xml:space="preserve">na consolidação e busca de </w:t>
      </w:r>
      <w:r>
        <w:rPr/>
        <w:t>soluções e</w:t>
      </w:r>
      <w:r>
        <w:rPr/>
        <w:t xml:space="preserve"> </w:t>
      </w:r>
      <w:r>
        <w:rPr/>
        <w:t xml:space="preserve">resultados práticos </w:t>
      </w:r>
      <w:r>
        <w:rPr/>
        <w:t>para justificar as</w:t>
      </w:r>
      <w:r>
        <w:rPr/>
        <w:t xml:space="preserve"> teorias e hipóteses formuladas. Ao adotar uma abordagem pragmática, os cientistas buscam soluções viáveis e eficazes para os problemas reais. </w:t>
      </w:r>
      <w:r>
        <w:rPr/>
        <w:t>P</w:t>
      </w:r>
      <w:r>
        <w:rPr/>
        <w:t xml:space="preserve">riorizando a utilidade e a eficácia das descobertas. Isso ajuda a garantir que a pesquisa científica tenha impacto e relevância </w:t>
      </w:r>
      <w:r>
        <w:rPr/>
        <w:t xml:space="preserve">factível </w:t>
      </w:r>
      <w:r>
        <w:rPr/>
        <w:t xml:space="preserve">no mundo real. </w:t>
      </w:r>
      <w:r>
        <w:rPr/>
        <w:t>C</w:t>
      </w:r>
      <w:r>
        <w:rPr/>
        <w:t>ontribuindo para o avanço do conhecimento e para a resolução de questões práticas. O pensamento pragmático na ciência prática também incentiva a experimentação, a inovação e a busca por soluções concretas para os desafios enfrentados pela sociedade.</w:t>
      </w:r>
    </w:p>
    <w:p>
      <w:pPr>
        <w:pStyle w:val="BodyText"/>
        <w:spacing w:lineRule="auto" w:line="276" w:before="0" w:after="0"/>
        <w:ind w:firstLine="737" w:left="0" w:right="0"/>
        <w:contextualSpacing/>
        <w:jc w:val="both"/>
        <w:rPr/>
      </w:pPr>
      <w:r>
        <w:rPr/>
        <w:t xml:space="preserve">A fase </w:t>
      </w:r>
      <w:r>
        <w:rPr>
          <w:b/>
          <w:bCs/>
        </w:rPr>
        <w:t>criativ</w:t>
      </w:r>
      <w:r>
        <w:rPr>
          <w:b/>
          <w:bCs/>
        </w:rPr>
        <w:t>a</w:t>
      </w:r>
      <w:r>
        <w:rPr/>
        <w:t xml:space="preserve"> e </w:t>
      </w:r>
      <w:r>
        <w:rPr/>
        <w:t xml:space="preserve">a fase </w:t>
      </w:r>
      <w:r>
        <w:rPr>
          <w:b/>
          <w:bCs/>
        </w:rPr>
        <w:t>pragmátic</w:t>
      </w:r>
      <w:r>
        <w:rPr>
          <w:b/>
          <w:bCs/>
        </w:rPr>
        <w:t>a</w:t>
      </w:r>
      <w:r>
        <w:rPr/>
        <w:t xml:space="preserve"> são abordagens distintas na resolução de problemas. O pensamento criativo, comumente associado ao campo científico de levantamento de hipóteses, envolve a geração de ideias inovadoras e originais. </w:t>
      </w:r>
      <w:r>
        <w:rPr/>
        <w:t>M</w:t>
      </w:r>
      <w:r>
        <w:rPr/>
        <w:t xml:space="preserve">uitas vezes pensando fora da caixa e explorando novas possibilidades. Por outro lado o pensamento pragmático, ligado ao campo científico prático, foca na eficácia e na aplicação prática das soluções, buscando resultados concretos e viáveis. Enquanto o pensamento criativo valoriza a imaginação e a experimentação, o pensamento pragmático prioriza a eficiência e a funcionalidade </w:t>
      </w:r>
      <w:r>
        <w:rPr/>
        <w:t xml:space="preserve">de acordo com os recursos </w:t>
      </w:r>
      <w:r>
        <w:rPr/>
        <w:t>à</w:t>
      </w:r>
      <w:r>
        <w:rPr/>
        <w:t xml:space="preserve"> disposição</w:t>
      </w:r>
      <w:r>
        <w:rPr/>
        <w:t>. Ambos são importantes e complementares em processos de resolução de problemas.</w:t>
      </w:r>
    </w:p>
    <w:p>
      <w:pPr>
        <w:pStyle w:val="BodyText"/>
        <w:spacing w:before="0" w:after="0"/>
        <w:ind w:hanging="0" w:left="0" w:right="0"/>
        <w:contextualSpacing/>
        <w:rPr>
          <w:del w:id="1488" w:author="Autor desconhecido" w:date="2024-06-12T09:46:24Z"/>
        </w:rPr>
      </w:pPr>
      <w:r>
        <w:rPr/>
        <w:t xml:space="preserve">A fase </w:t>
      </w:r>
      <w:r>
        <w:rPr>
          <w:b/>
          <w:bCs/>
        </w:rPr>
        <w:t>reflexiv</w:t>
      </w:r>
      <w:r>
        <w:rPr>
          <w:b/>
          <w:bCs/>
        </w:rPr>
        <w:t>a</w:t>
      </w:r>
      <w:r>
        <w:rPr/>
        <w:t xml:space="preserve"> desempenha um papel crucial na resolução de problemas tanto na ciência quanto na filosofia. Na filosofia, o pensamento reflexivo permite uma análise profunda e crítica de questões fundamentais, levando a novas perspectivas e compreensões do mundo. Na ciência, o pensamento reflexivo ajuda os pesquisadores a questionar pressupostos, identificar vieses e considerar diferentes abordagens para resolver problemas complexos. Ao refletir sobre suas próprias crenças e preconceitos, </w:t>
      </w:r>
      <w:r>
        <w:rPr/>
        <w:t>o</w:t>
      </w:r>
      <w:r>
        <w:rPr/>
        <w:t>s cientistas e filósofos podem chegar a soluções mais inovadoras e fundamentadas</w:t>
      </w:r>
      <w:ins w:id="1487" w:author="Autor desconhecido" w:date="2024-06-12T09:46:12Z">
        <w:r>
          <w:rPr/>
          <w:t>, promovendo um maior entendimento e avanço nessas áreas.</w:t>
        </w:r>
      </w:ins>
      <w:r>
        <w:rPr/>
        <w:t xml:space="preserve">. </w:t>
      </w:r>
    </w:p>
    <w:p>
      <w:pPr>
        <w:pStyle w:val="BodyText"/>
        <w:spacing w:lineRule="auto" w:line="276" w:before="0" w:after="140"/>
        <w:ind w:hanging="0" w:left="0" w:right="0"/>
        <w:jc w:val="both"/>
        <w:rPr/>
      </w:pPr>
      <w:del w:id="1489" w:author="Autor desconhecido" w:date="2024-06-12T09:46:24Z">
        <w:r>
          <w:rPr/>
          <w:delText>Em suma, o pensamento reflexivo é essencial para a resolução de problemas tanto na ciência quanto na filosofia, promovendo um maior entendimento e avanço nessas áreas.</w:delText>
        </w:r>
      </w:del>
    </w:p>
    <w:p>
      <w:pPr>
        <w:pStyle w:val="Normal"/>
        <w:spacing w:before="0" w:after="0"/>
        <w:contextualSpacing/>
        <w:rPr/>
      </w:pPr>
      <w:r>
        <w:rPr/>
      </w:r>
    </w:p>
    <w:p>
      <w:pPr>
        <w:pStyle w:val="Normal"/>
        <w:spacing w:before="0" w:after="0"/>
        <w:contextualSpacing/>
        <w:rPr/>
      </w:pPr>
      <w:r>
        <w:rPr/>
        <w:t>Segunda abordagem:</w:t>
      </w:r>
    </w:p>
    <w:p>
      <w:pPr>
        <w:pStyle w:val="Normal"/>
        <w:spacing w:before="0" w:after="0"/>
        <w:contextualSpacing/>
        <w:rPr/>
      </w:pPr>
      <w:r>
        <w:rPr/>
        <w:t xml:space="preserve">1- </w:t>
      </w:r>
      <w:r>
        <w:rPr/>
        <w:t>p</w:t>
      </w:r>
      <w:r>
        <w:rPr/>
        <w:t xml:space="preserve">onderação / </w:t>
      </w:r>
      <w:r>
        <w:rPr/>
        <w:t>correlação</w:t>
      </w:r>
    </w:p>
    <w:p>
      <w:pPr>
        <w:pStyle w:val="Normal"/>
        <w:spacing w:before="0" w:after="0"/>
        <w:contextualSpacing/>
        <w:rPr/>
      </w:pPr>
      <w:r>
        <w:rPr/>
        <w:t xml:space="preserve">2- </w:t>
      </w:r>
      <w:r>
        <w:rPr/>
        <w:t>tentativa</w:t>
      </w:r>
    </w:p>
    <w:p>
      <w:pPr>
        <w:pStyle w:val="Normal"/>
        <w:spacing w:before="0" w:after="0"/>
        <w:contextualSpacing/>
        <w:rPr/>
      </w:pPr>
      <w:r>
        <w:rPr/>
        <w:t xml:space="preserve">3- </w:t>
      </w:r>
      <w:r>
        <w:rPr/>
        <w:t>acerto/erro</w:t>
      </w:r>
    </w:p>
    <w:p>
      <w:pPr>
        <w:pStyle w:val="Normal"/>
        <w:spacing w:before="0" w:after="0"/>
        <w:contextualSpacing/>
        <w:rPr/>
      </w:pPr>
      <w:r>
        <w:rPr/>
      </w:r>
    </w:p>
    <w:p>
      <w:pPr>
        <w:pStyle w:val="Normal"/>
        <w:spacing w:before="0" w:after="0"/>
        <w:contextualSpacing/>
        <w:rPr/>
      </w:pPr>
      <w:r>
        <w:rPr/>
        <w:t>Muito similar à abordagem anterior, esse processo fásico apresenta uma diferença sutil mas importante.</w:t>
      </w:r>
    </w:p>
    <w:p>
      <w:pPr>
        <w:pStyle w:val="Normal"/>
        <w:spacing w:before="0" w:after="0"/>
        <w:contextualSpacing/>
        <w:rPr/>
      </w:pPr>
      <w:r>
        <w:rPr/>
        <w:t>Ela é característica de personalidades mais conservadoras, tradicionalistas que preferem se ater muito mais às receitas pré estabelecidas. Tendem a procurar soluções de problemas no manancial documentado ou previamente experienciado por eles mesmos ou por outrem.</w:t>
      </w:r>
    </w:p>
    <w:p>
      <w:pPr>
        <w:pStyle w:val="Normal"/>
        <w:spacing w:before="0" w:after="0"/>
        <w:contextualSpacing/>
        <w:rPr/>
      </w:pPr>
      <w:r>
        <w:rPr/>
        <w:t xml:space="preserve">Menos aventureiros, tendem a temer o novo e o diferente, apresentando dificuldades para desenvolver a criatividade e a inovação. Nem por isso necessariamente </w:t>
      </w:r>
      <w:r>
        <w:rPr/>
        <w:t>deixam de ser racionais ou empreendedores.</w:t>
      </w:r>
    </w:p>
    <w:p>
      <w:pPr>
        <w:pStyle w:val="Normal"/>
        <w:spacing w:before="0" w:after="0"/>
        <w:contextualSpacing/>
        <w:rPr/>
      </w:pPr>
      <w:r>
        <w:rPr/>
        <w:t>Apenas tendem a focar suas buscas mais no passado registrado do que no desbravar do novo e desconhecido. Podem ser extremamente metódicos, o que pode ser uma boa qualidade quando não extravasam os limites do engessamento de processos, condenando-os à estagnação atrofiante.</w:t>
      </w:r>
    </w:p>
    <w:p>
      <w:pPr>
        <w:pStyle w:val="Normal"/>
        <w:spacing w:before="0" w:after="0"/>
        <w:contextualSpacing/>
        <w:rPr>
          <w:ins w:id="1490" w:author="Autor desconhecido" w:date="2024-06-12T09:47:59Z"/>
        </w:rPr>
      </w:pPr>
      <w:r>
        <w:rPr/>
        <w:t xml:space="preserve">Assim, diante de um problema </w:t>
      </w:r>
      <w:r>
        <w:rPr>
          <w:b/>
          <w:bCs/>
        </w:rPr>
        <w:t>ponderam</w:t>
      </w:r>
      <w:r>
        <w:rPr/>
        <w:t xml:space="preserve">, buscando </w:t>
      </w:r>
      <w:r>
        <w:rPr>
          <w:b/>
          <w:bCs/>
        </w:rPr>
        <w:t>correlações</w:t>
      </w:r>
      <w:r>
        <w:rPr/>
        <w:t xml:space="preserve"> com similaridades existentes e experimentam “</w:t>
      </w:r>
      <w:r>
        <w:rPr>
          <w:b/>
          <w:bCs/>
        </w:rPr>
        <w:t>tentando</w:t>
      </w:r>
      <w:r>
        <w:rPr/>
        <w:t xml:space="preserve">” essa ou aquela abordagem. </w:t>
      </w:r>
      <w:r>
        <w:rPr/>
        <w:t>S</w:t>
      </w:r>
      <w:r>
        <w:rPr/>
        <w:t xml:space="preserve">e </w:t>
      </w:r>
      <w:r>
        <w:rPr>
          <w:b/>
          <w:bCs/>
        </w:rPr>
        <w:t>sucedem bem</w:t>
      </w:r>
      <w:r>
        <w:rPr/>
        <w:t xml:space="preserve">, adotam o tentame. Se </w:t>
      </w:r>
      <w:r>
        <w:rPr>
          <w:b/>
          <w:bCs/>
        </w:rPr>
        <w:t>erram</w:t>
      </w:r>
      <w:r>
        <w:rPr/>
        <w:t>, voltam ao processo de ponderação e busca por outros modelo, sucessivamente até acertarem bem a solução que buscam.</w:t>
      </w:r>
    </w:p>
    <w:p>
      <w:pPr>
        <w:pStyle w:val="Normal"/>
        <w:spacing w:before="0" w:after="0"/>
        <w:contextualSpacing/>
        <w:rPr/>
      </w:pPr>
      <w:ins w:id="1491" w:author="Autor desconhecido" w:date="2024-06-12T09:47:59Z">
        <w:r>
          <w:rPr/>
          <w:t>Ainda assim podem ser inovadores, muitas vezes criando uma nova forma de utilizar conhecimentos prévios aninhando</w:t>
        </w:r>
      </w:ins>
      <w:ins w:id="1492" w:author="Autor desconhecido" w:date="2024-06-12T09:49:00Z">
        <w:r>
          <w:rPr/>
          <w:t>-os de forma inovadora.</w:t>
        </w:r>
      </w:ins>
    </w:p>
    <w:p>
      <w:pPr>
        <w:pStyle w:val="Normal"/>
        <w:spacing w:before="0" w:after="0"/>
        <w:contextualSpacing/>
        <w:rPr/>
      </w:pPr>
      <w:r>
        <w:rPr/>
      </w:r>
    </w:p>
    <w:p>
      <w:pPr>
        <w:pStyle w:val="Normal"/>
        <w:spacing w:before="0" w:after="0"/>
        <w:contextualSpacing/>
        <w:rPr/>
      </w:pPr>
      <w:r>
        <w:rPr/>
        <w:t>Qual dos dois processos fásicos é melhor? Nenhum dos dois, ou talvez a melhor resposta seja depende.</w:t>
      </w:r>
    </w:p>
    <w:p>
      <w:pPr>
        <w:pStyle w:val="Normal"/>
        <w:spacing w:before="0" w:after="0"/>
        <w:contextualSpacing/>
        <w:rPr/>
      </w:pPr>
      <w:r>
        <w:rPr/>
        <w:t xml:space="preserve">Se um empreendimento esteja no começo pode ser mais interessante utilizar uma abordagem mais conservadora, utilizando uma solução existente e bem experimentada. </w:t>
      </w:r>
      <w:r>
        <w:rPr/>
        <w:t>E</w:t>
      </w:r>
      <w:r>
        <w:rPr/>
        <w:t>ntretanto se o empreendimento já alcançou o topo da tecnologia, a inovação torna-se uma necessidade premente e então a adoção da primeira abordagem possa ser melhor.</w:t>
      </w:r>
    </w:p>
    <w:p>
      <w:pPr>
        <w:pStyle w:val="Normal"/>
        <w:spacing w:before="0" w:after="0"/>
        <w:contextualSpacing/>
        <w:rPr/>
      </w:pPr>
      <w:r>
        <w:rPr/>
        <w:t>Um mesmo indivíduo pode adotar os dois processos? Sim. E pode ter um processo diferente que misture os dois, por exemplo.</w:t>
      </w:r>
    </w:p>
    <w:p>
      <w:pPr>
        <w:pStyle w:val="Normal"/>
        <w:spacing w:before="0" w:after="0"/>
        <w:contextualSpacing/>
        <w:rPr/>
      </w:pPr>
      <w:r>
        <w:rPr/>
      </w:r>
    </w:p>
    <w:p>
      <w:pPr>
        <w:pStyle w:val="Normal"/>
        <w:spacing w:before="0" w:after="0"/>
        <w:contextualSpacing/>
        <w:rPr/>
      </w:pPr>
      <w:r>
        <w:rPr/>
        <w:t>Outra observação interessante sobre os processos fásicos é que eles podem atuar em frequências diferentes ou em harmônicas.</w:t>
      </w:r>
    </w:p>
    <w:p>
      <w:pPr>
        <w:pStyle w:val="Normal"/>
        <w:spacing w:before="0" w:after="0"/>
        <w:contextualSpacing/>
        <w:rPr/>
      </w:pPr>
      <w:r>
        <w:rPr/>
        <w:t xml:space="preserve">Um processo fásico pode ser disparado e executado em segundos, por exemplo para apontar um lápis. Usando a primeira abordagem o indivíduo pode querer “inventar” um jeito novo de apontar um lápis, e tentar maneiras diferentes todas as vezes que for apontar. Já um indivíduo mais afeito a segunda abordagem, pode querer pesquisar qual a forma existente de apontar o lápis mais eficiente. </w:t>
      </w:r>
    </w:p>
    <w:p>
      <w:pPr>
        <w:pStyle w:val="Normal"/>
        <w:spacing w:before="0" w:after="0"/>
        <w:contextualSpacing/>
        <w:rPr/>
      </w:pPr>
      <w:r>
        <w:rPr/>
        <w:t>Nesse caso, todas as etapas do processo fásico adotado se desenrolará em aproximadamente um ou dois minutos. Isso aponta para uma frequência elevada.</w:t>
      </w:r>
    </w:p>
    <w:p>
      <w:pPr>
        <w:pStyle w:val="Normal"/>
        <w:spacing w:before="0" w:after="0"/>
        <w:contextualSpacing/>
        <w:rPr/>
      </w:pPr>
      <w:r>
        <w:rPr/>
        <w:t xml:space="preserve">Um mesmo processo fásico pode demorar anos, apontando uma frequência baixa. Por exemplo para empreender uma fábrica de automóveis. Usando a primeira abordagem, o empreendedor intentará desenvolver uma metodologia toda inovadora, baseada nos recursos humanos, ambientais e tecnológicos a disposição no ecossistema em que estiver envolvido. Já um empreendedor mais afeito a segunda abordagem, escolherá um processo Ford, Honda ou Toyota, usando metodologias ágeis, </w:t>
      </w:r>
      <w:r>
        <w:rPr>
          <w:i/>
          <w:iCs/>
        </w:rPr>
        <w:t>kamban</w:t>
      </w:r>
      <w:r>
        <w:rPr/>
        <w:t xml:space="preserve"> ou cinco “esses” para aplicar ao seu empreendimento.</w:t>
      </w:r>
    </w:p>
    <w:p>
      <w:pPr>
        <w:pStyle w:val="Normal"/>
        <w:spacing w:before="0" w:after="0"/>
        <w:contextualSpacing/>
        <w:rPr/>
      </w:pPr>
      <w:r>
        <w:rPr/>
        <w:t>Fractalmente em frequências e amplitudes diferentes, os processos fásicos se reaplicam uns dentro dos outros. Durante o desenrolar do empreendimento da indústria de automóveis, o processo fásico adotado será reaplicado na solução de tarefas e problemas menores, até em co</w:t>
      </w:r>
      <w:r>
        <w:rPr/>
        <w:t>m</w:t>
      </w:r>
      <w:r>
        <w:rPr/>
        <w:t>o apontar os lápis no escritório da empresa.</w:t>
      </w:r>
    </w:p>
    <w:p>
      <w:pPr>
        <w:pStyle w:val="Normal"/>
        <w:spacing w:before="0" w:after="0"/>
        <w:contextualSpacing/>
        <w:rPr/>
      </w:pPr>
      <w:r>
        <w:rPr/>
        <w:t>Lembremos também, que essa temática de processos fásicos pode ser aplicada tanto a indivíduos como grupos sociais, comunidades, o povo de uma região, de um país ou de toda a humanidade.</w:t>
      </w:r>
    </w:p>
    <w:p>
      <w:pPr>
        <w:pStyle w:val="Normal"/>
        <w:spacing w:before="0" w:after="0"/>
        <w:contextualSpacing/>
        <w:rPr/>
      </w:pPr>
      <w:r>
        <w:rPr/>
        <w:t xml:space="preserve">Ainda. Processos fásicos diferentes podem e ocorrem simultaneamente, interferindo uns nos outros, se somando positivamente ou </w:t>
      </w:r>
      <w:ins w:id="1493" w:author="Autor desconhecido" w:date="2024-06-12T09:51:53Z">
        <w:r>
          <w:rPr/>
          <w:t xml:space="preserve">se </w:t>
        </w:r>
      </w:ins>
      <w:r>
        <w:rPr/>
        <w:t>atrapalhando</w:t>
      </w:r>
      <w:ins w:id="1494" w:author="Autor desconhecido" w:date="2024-06-12T09:52:03Z">
        <w:r>
          <w:rPr/>
          <w:t>.</w:t>
        </w:r>
      </w:ins>
      <w:del w:id="1495" w:author="Autor desconhecido" w:date="2024-06-12T09:52:09Z">
        <w:r>
          <w:rPr/>
          <w:delText xml:space="preserve"> só para complicar as coisas.</w:delText>
        </w:r>
      </w:del>
    </w:p>
    <w:p>
      <w:pPr>
        <w:pStyle w:val="Normal"/>
        <w:spacing w:before="0" w:after="0"/>
        <w:contextualSpacing/>
        <w:rPr/>
      </w:pPr>
      <w:r>
        <w:rPr/>
        <w:t>Por exemplo, um processo fásico sentimental pode interferir em um processo fásico racional. Imagine como será comprometido o processo fásico racional em um indivíduo que estiver passando por um processo de luto. Muito provavelmente o processo racional será comprometido pelo processo de luto. Conforme já ilustramos no começo de nossa discussão utilizando a analogia das pedras jogadas no lago.</w:t>
      </w:r>
    </w:p>
    <w:p>
      <w:pPr>
        <w:pStyle w:val="Normal"/>
        <w:spacing w:before="0" w:after="0"/>
        <w:contextualSpacing/>
        <w:rPr/>
      </w:pPr>
      <w:r>
        <w:rPr/>
        <w:t>Para concluir consideremos resumir.</w:t>
      </w:r>
    </w:p>
    <w:p>
      <w:pPr>
        <w:pStyle w:val="Normal"/>
        <w:spacing w:before="0" w:after="0"/>
        <w:contextualSpacing/>
        <w:rPr/>
      </w:pPr>
      <w:r>
        <w:rPr/>
        <w:t>Entender e identificar processos fásicos pode ser muito útil para desenvolver novas habilidades positivas e para tratar anomalias comportamentais doentias ou viciosas. Além disso, processos fásicos podem ser trabalhados e modificados para melhorar a eficiência comportamental em uma infinidade de nuanças práticas racionais e emocionais. As mudanças podem ser mais fáceis ou mais difíceis, conforme sejam os processos fásicos mais ou menos arraigados à personalidade desde as profundezas do inconsciente até o consciente cognitivo. Mais fácil ainda quando estão somente descritas no papel de normas procedurais.</w:t>
      </w:r>
    </w:p>
    <w:p>
      <w:pPr>
        <w:pStyle w:val="Normal"/>
        <w:spacing w:before="0" w:after="0"/>
        <w:contextualSpacing/>
        <w:rPr>
          <w:ins w:id="1496" w:author="Autor desconhecido" w:date="2024-06-07T15:23:42Z"/>
        </w:rPr>
      </w:pPr>
      <w:r>
        <w:rPr/>
        <w:t xml:space="preserve">É sempre mais fácil desenvolver eficiência de processos, notadamente em grupos e equipes, quando se </w:t>
      </w:r>
      <w:r>
        <w:rPr/>
        <w:t>utilizam</w:t>
      </w:r>
      <w:r>
        <w:rPr/>
        <w:t xml:space="preserve"> processos metodológicos em consonância com os processos fásicos positivos inerentes a personalidade cultural das pessoas envolvidas.</w:t>
      </w:r>
    </w:p>
    <w:p>
      <w:pPr>
        <w:pStyle w:val="Normal"/>
        <w:spacing w:before="0" w:after="0"/>
        <w:contextualSpacing/>
        <w:rPr>
          <w:del w:id="1499" w:author="Autor desconhecido" w:date="2024-06-07T15:25:21Z"/>
        </w:rPr>
      </w:pPr>
      <w:ins w:id="1497" w:author="Autor desconhecido" w:date="2024-06-07T15:23:42Z">
        <w:r>
          <w:rPr/>
          <w:t xml:space="preserve">Se você conseguir identificar processos fásicos característicos de seu comportamento e quiser </w:t>
        </w:r>
      </w:ins>
      <w:ins w:id="1498" w:author="Autor desconhecido" w:date="2024-06-07T15:24:44Z">
        <w:r>
          <w:rPr/>
          <w:t>compartilhar comigo, terei prazer em enriquecer essa abordagem com sua contribuição.</w:t>
        </w:r>
      </w:ins>
    </w:p>
    <w:p>
      <w:pPr>
        <w:pStyle w:val="Normal"/>
        <w:rPr/>
      </w:pPr>
      <w:r>
        <w:rPr/>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 xml:space="preserve"> </w:t>
      </w:r>
      <w:r>
        <w:br w:type="page"/>
      </w:r>
    </w:p>
    <w:p>
      <w:pPr>
        <w:pStyle w:val="Heading1"/>
        <w:spacing w:before="0" w:after="0"/>
        <w:ind w:firstLine="680" w:left="0"/>
        <w:contextualSpacing/>
        <w:rPr/>
      </w:pPr>
      <w:bookmarkStart w:id="22" w:name="__RefHeading___Toc17807_2898577058"/>
      <w:bookmarkEnd w:id="22"/>
      <w:r>
        <w:rPr/>
        <w:t xml:space="preserve">Fundamentos </w:t>
      </w:r>
      <w:r>
        <w:rPr/>
        <w:t>E</w:t>
      </w:r>
      <w:r>
        <w:rPr/>
        <w:t xml:space="preserve">volutivos </w:t>
      </w:r>
      <w:r>
        <w:rPr/>
        <w:t>do</w:t>
      </w:r>
      <w:r>
        <w:rPr/>
        <w:t xml:space="preserve"> </w:t>
      </w:r>
      <w:r>
        <w:rPr/>
        <w:t>D</w:t>
      </w:r>
      <w:r>
        <w:rPr/>
        <w:t>esenvolviment</w:t>
      </w:r>
      <w:r>
        <w:rPr/>
        <w:t>o</w:t>
      </w:r>
      <w:r>
        <w:rPr/>
        <w:t xml:space="preserve"> </w:t>
      </w:r>
      <w:r>
        <w:rPr>
          <w:sz w:val="36"/>
          <w:szCs w:val="36"/>
        </w:rPr>
        <w:t>H</w:t>
      </w:r>
      <w:r>
        <w:rPr>
          <w:sz w:val="36"/>
          <w:szCs w:val="36"/>
        </w:rPr>
        <w:t>umano</w:t>
      </w:r>
      <w:r>
        <w:rPr/>
        <w:t>.</w:t>
      </w:r>
    </w:p>
    <w:p>
      <w:pPr>
        <w:pStyle w:val="Normal"/>
        <w:spacing w:before="0" w:after="0"/>
        <w:ind w:firstLine="737" w:left="0" w:right="0"/>
        <w:contextualSpacing/>
        <w:jc w:val="both"/>
        <w:rPr/>
      </w:pPr>
      <w:r>
        <w:rPr/>
        <w:t>Para estudar os fundamentos evolutivos do desenvolvimento Humano é necessário anteder a um processo metodológico coerente e que atenda de forma adequada todos os característicos envolvidos na complexidade que merece esse assunto. Existem várias abordagens estabelecidas por pesquisadores eminentes que discutiremos aqui brevemente.</w:t>
      </w:r>
    </w:p>
    <w:p>
      <w:pPr>
        <w:pStyle w:val="Normal"/>
        <w:spacing w:before="0" w:after="0"/>
        <w:contextualSpacing/>
        <w:rPr/>
      </w:pPr>
      <w:r>
        <w:rPr/>
        <w:t xml:space="preserve">O prêmio Nobel Nikolaas Tinbergen </w:t>
      </w:r>
      <w:r>
        <w:rPr/>
        <w:t>(21)</w:t>
      </w:r>
      <w:r>
        <w:rPr/>
        <w:t xml:space="preserve"> sugeriu em 1963 que uma análise abrangente de um determinado comportamento exigirá respostas a quatro perguntas diferentes: </w:t>
      </w:r>
    </w:p>
    <w:p>
      <w:pPr>
        <w:pStyle w:val="Normal"/>
        <w:spacing w:before="0" w:after="0"/>
        <w:ind w:firstLine="737" w:left="0" w:right="0"/>
        <w:contextualSpacing/>
        <w:jc w:val="both"/>
        <w:rPr/>
      </w:pPr>
      <w:r>
        <w:rPr/>
        <w:t xml:space="preserve">1] Qual é o seu contexto filogenético ou histórico? </w:t>
      </w:r>
    </w:p>
    <w:p>
      <w:pPr>
        <w:pStyle w:val="Normal"/>
        <w:spacing w:before="0" w:after="0"/>
        <w:ind w:firstLine="737" w:left="0" w:right="0"/>
        <w:contextualSpacing/>
        <w:jc w:val="both"/>
        <w:rPr/>
      </w:pPr>
      <w:r>
        <w:rPr/>
        <w:t xml:space="preserve">2] Qual é a sua função adaptativa? </w:t>
      </w:r>
    </w:p>
    <w:p>
      <w:pPr>
        <w:pStyle w:val="Normal"/>
        <w:spacing w:before="0" w:after="0"/>
        <w:ind w:firstLine="737" w:left="0" w:right="0"/>
        <w:contextualSpacing/>
        <w:jc w:val="both"/>
        <w:rPr/>
      </w:pPr>
      <w:r>
        <w:rPr/>
        <w:t xml:space="preserve">3] Que mecanismos neurofisiológicos são responsáveis pela sua expressão? </w:t>
      </w:r>
    </w:p>
    <w:p>
      <w:pPr>
        <w:pStyle w:val="Normal"/>
        <w:spacing w:before="0" w:after="0"/>
        <w:ind w:firstLine="737" w:left="0" w:right="0"/>
        <w:contextualSpacing/>
        <w:jc w:val="both"/>
        <w:rPr/>
      </w:pPr>
      <w:r>
        <w:rPr/>
        <w:t xml:space="preserve">4] Como é que se desenvolve desde o seu estado inicial até ao estado maduro? </w:t>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t>Corroboramos com essa abordagem abrangente e vou além, incentivando não só as abordagens interdisciplinares mas também transdisciplinares.</w:t>
      </w:r>
    </w:p>
    <w:p>
      <w:pPr>
        <w:pStyle w:val="Normal"/>
        <w:spacing w:before="0" w:after="0"/>
        <w:ind w:firstLine="737" w:left="0" w:right="0"/>
        <w:contextualSpacing/>
        <w:jc w:val="both"/>
        <w:rPr/>
      </w:pPr>
      <w:r>
        <w:rPr/>
        <w:t xml:space="preserve">Em nossa proposta teórica, concernente à fractariedade do comportamento </w:t>
      </w:r>
      <w:r>
        <w:rPr/>
        <w:t xml:space="preserve">evolutivo </w:t>
      </w:r>
      <w:r>
        <w:rPr/>
        <w:t xml:space="preserve">universal, postulamos que tudo está ligado a tudo a partir de </w:t>
      </w:r>
      <w:r>
        <w:rPr/>
        <w:t>regras similarmente conectadas</w:t>
      </w:r>
      <w:r>
        <w:rPr/>
        <w:t>, como se tivessem por base um algoritmo comum, como já discutimos acima</w:t>
      </w:r>
      <w:r>
        <w:rPr/>
        <w:t>.</w:t>
      </w:r>
    </w:p>
    <w:p>
      <w:pPr>
        <w:pStyle w:val="Normal"/>
        <w:spacing w:before="0" w:after="0"/>
        <w:ind w:firstLine="737" w:left="0" w:right="0"/>
        <w:contextualSpacing/>
        <w:jc w:val="both"/>
        <w:rPr/>
      </w:pPr>
      <w:r>
        <w:rPr/>
        <w:t>A partir dessa premissa, torna-se interessante, essencial mesmo, buscar por evidências de similaridades fractais em todos as áreas do conhecimento.</w:t>
      </w:r>
    </w:p>
    <w:p>
      <w:pPr>
        <w:pStyle w:val="Normal"/>
        <w:spacing w:before="0" w:after="0"/>
        <w:ind w:firstLine="737" w:left="0" w:right="0"/>
        <w:contextualSpacing/>
        <w:jc w:val="both"/>
        <w:rPr/>
      </w:pPr>
      <w:r>
        <w:rPr/>
        <w:t>Essa postura, permite melhor formulação de hipóteses e caminhos de pesquisa, aprimorando a assertividade nas tomadas de decisões para determinação de rumos a tomar nas linhas de pesquisa.</w:t>
      </w:r>
    </w:p>
    <w:p>
      <w:pPr>
        <w:pStyle w:val="Normal"/>
        <w:spacing w:before="0" w:after="0"/>
        <w:contextualSpacing/>
        <w:rPr/>
      </w:pPr>
      <w:r>
        <w:rPr/>
        <w:t>Para isso podemos adotar divers</w:t>
      </w:r>
      <w:r>
        <w:rPr/>
        <w:t>o</w:t>
      </w:r>
      <w:r>
        <w:rPr/>
        <w:t xml:space="preserve">s </w:t>
      </w:r>
      <w:r>
        <w:rPr/>
        <w:t>assuntos</w:t>
      </w:r>
      <w:r>
        <w:rPr/>
        <w:t xml:space="preserve"> e correlacioná-l</w:t>
      </w:r>
      <w:r>
        <w:rPr/>
        <w:t>o</w:t>
      </w:r>
      <w:r>
        <w:rPr/>
        <w:t xml:space="preserve">s o quanto possível. As abordagens mais comuns que entendo sejam apropriadas para essa temática listo, alinhadas com a proposta de Hauser </w:t>
      </w:r>
      <w:r>
        <w:rPr/>
        <w:t>(22)</w:t>
      </w:r>
      <w:r>
        <w:rPr/>
        <w:t>:</w:t>
      </w:r>
    </w:p>
    <w:p>
      <w:pPr>
        <w:pStyle w:val="Normal"/>
        <w:spacing w:before="0" w:after="0"/>
        <w:ind w:firstLine="737" w:left="0" w:right="0"/>
        <w:contextualSpacing/>
        <w:jc w:val="both"/>
        <w:rPr/>
      </w:pPr>
      <w:r>
        <w:rPr/>
        <w:t>1] Tese dos Conhecimentos Essenciais;</w:t>
      </w:r>
    </w:p>
    <w:p>
      <w:pPr>
        <w:pStyle w:val="Normal"/>
        <w:spacing w:before="0" w:after="0"/>
        <w:ind w:firstLine="737" w:left="0" w:right="0"/>
        <w:contextualSpacing/>
        <w:jc w:val="both"/>
        <w:rPr/>
      </w:pPr>
      <w:r>
        <w:rPr/>
        <w:t>2] Abordagem Evolutiva Comparativa;</w:t>
      </w:r>
    </w:p>
    <w:p>
      <w:pPr>
        <w:pStyle w:val="Normal"/>
        <w:spacing w:before="0" w:after="0"/>
        <w:ind w:firstLine="737" w:left="0" w:right="0"/>
        <w:contextualSpacing/>
        <w:jc w:val="both"/>
        <w:rPr/>
      </w:pPr>
      <w:r>
        <w:rPr/>
        <w:t>3] Abordagem de Desenvolvimento;</w:t>
      </w:r>
    </w:p>
    <w:p>
      <w:pPr>
        <w:pStyle w:val="Normal"/>
        <w:spacing w:before="0" w:after="0"/>
        <w:ind w:firstLine="737" w:left="0" w:right="0"/>
        <w:contextualSpacing/>
        <w:jc w:val="both"/>
        <w:rPr/>
      </w:pPr>
      <w:r>
        <w:rPr/>
        <w:t>4] Conhecimento de Números;</w:t>
      </w:r>
    </w:p>
    <w:p>
      <w:pPr>
        <w:pStyle w:val="Normal"/>
        <w:spacing w:before="0" w:after="0"/>
        <w:ind w:firstLine="737" w:left="0" w:right="0"/>
        <w:contextualSpacing/>
        <w:jc w:val="both"/>
        <w:rPr/>
      </w:pPr>
      <w:r>
        <w:rPr/>
        <w:tab/>
        <w:t>4.a Representação de Numerosidades Grandes Aproximadas;</w:t>
      </w:r>
    </w:p>
    <w:p>
      <w:pPr>
        <w:pStyle w:val="Normal"/>
        <w:spacing w:before="0" w:after="0"/>
        <w:ind w:firstLine="737" w:left="0" w:right="0"/>
        <w:contextualSpacing/>
        <w:jc w:val="both"/>
        <w:rPr/>
      </w:pPr>
      <w:r>
        <w:rPr/>
        <w:tab/>
        <w:tab/>
        <w:t>Contrastes Numéricos;</w:t>
      </w:r>
    </w:p>
    <w:p>
      <w:pPr>
        <w:pStyle w:val="Normal"/>
        <w:spacing w:before="0" w:after="0"/>
        <w:ind w:firstLine="737" w:left="0" w:right="0"/>
        <w:contextualSpacing/>
        <w:jc w:val="both"/>
        <w:rPr/>
      </w:pPr>
      <w:r>
        <w:rPr/>
        <w:tab/>
        <w:t>4.b Representação de numerosidade Exatas Pequenas;</w:t>
      </w:r>
    </w:p>
    <w:p>
      <w:pPr>
        <w:pStyle w:val="Normal"/>
        <w:spacing w:before="0" w:after="0"/>
        <w:ind w:firstLine="737" w:left="0" w:right="0"/>
        <w:contextualSpacing/>
        <w:jc w:val="both"/>
        <w:rPr/>
      </w:pPr>
      <w:r>
        <w:rPr/>
        <w:tab/>
        <w:tab/>
        <w:t>Condições;</w:t>
      </w:r>
    </w:p>
    <w:p>
      <w:pPr>
        <w:pStyle w:val="Normal"/>
        <w:spacing w:before="0" w:after="0"/>
        <w:ind w:firstLine="737" w:left="0" w:right="0"/>
        <w:contextualSpacing/>
        <w:jc w:val="both"/>
        <w:rPr/>
      </w:pPr>
      <w:r>
        <w:rPr/>
        <w:t>5] Conjugação dos Sistemas;</w:t>
      </w:r>
    </w:p>
    <w:p>
      <w:pPr>
        <w:pStyle w:val="Normal"/>
        <w:spacing w:before="0" w:after="0"/>
        <w:ind w:firstLine="737" w:left="0" w:right="0"/>
        <w:contextualSpacing/>
        <w:jc w:val="both"/>
        <w:rPr/>
      </w:pPr>
      <w:r>
        <w:rPr/>
        <w:t xml:space="preserve">6] Abordagem </w:t>
      </w:r>
      <w:r>
        <w:rPr>
          <w:b/>
          <w:bCs/>
        </w:rPr>
        <w:t>EvoDevo</w:t>
      </w:r>
      <w:r>
        <w:rPr>
          <w:rStyle w:val="FootnoteReference"/>
          <w:b/>
          <w:bCs/>
        </w:rPr>
        <w:footnoteReference w:id="16"/>
      </w:r>
      <w:r>
        <w:rPr/>
        <w:t xml:space="preserve"> aplicada aos Conhecimentos Fundamentais; </w:t>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t xml:space="preserve">No fundo as abordagens são muito semelhantes. </w:t>
      </w:r>
      <w:r>
        <w:rPr/>
        <w:t>D</w:t>
      </w:r>
      <w:r>
        <w:rPr/>
        <w:t>iverg</w:t>
      </w:r>
      <w:r>
        <w:rPr/>
        <w:t>em</w:t>
      </w:r>
      <w:r>
        <w:rPr/>
        <w:t xml:space="preserve"> muito pouco nas estratégias de determinação do foco alicerce para a sustentação das argumentações. O que mais nos interessa é a criação de base comparativa, principalmente entre as áreas de conhecimento distintas, mas relacionadas com nossa temática.</w:t>
      </w:r>
    </w:p>
    <w:p>
      <w:pPr>
        <w:pStyle w:val="Normal"/>
        <w:spacing w:before="0" w:after="0"/>
        <w:ind w:firstLine="737" w:left="0" w:right="0"/>
        <w:contextualSpacing/>
        <w:jc w:val="both"/>
        <w:rPr/>
      </w:pPr>
      <w:r>
        <w:rPr/>
        <w:t xml:space="preserve">Assim temos uma visão antropogênica que corrobora ramos da Ontogênese, Filogênese, Fisiologia e Fisioquímica, aplicando ferramentas comparativas. </w:t>
      </w:r>
      <w:r>
        <w:rPr/>
        <w:t>Q</w:t>
      </w:r>
      <w:r>
        <w:rPr/>
        <w:t xml:space="preserve">uando possível entre animais e homens e </w:t>
      </w:r>
      <w:r>
        <w:rPr/>
        <w:t>ou</w:t>
      </w:r>
      <w:r>
        <w:rPr/>
        <w:t xml:space="preserve"> animais e bebês, por exemplo.</w:t>
      </w:r>
    </w:p>
    <w:p>
      <w:pPr>
        <w:pStyle w:val="Normal"/>
        <w:spacing w:before="0" w:after="0"/>
        <w:ind w:firstLine="737" w:left="0" w:right="0"/>
        <w:contextualSpacing/>
        <w:jc w:val="both"/>
        <w:rPr/>
      </w:pPr>
      <w:r>
        <w:rPr/>
        <w:t>Algumas áreas de fomento são mais ricas em material de consulta, suprindo um maior manancial de elementos de sustentação, como por exemplo a “matematicalidade”.</w:t>
      </w:r>
    </w:p>
    <w:p>
      <w:pPr>
        <w:pStyle w:val="Normal"/>
        <w:spacing w:before="0" w:after="0"/>
        <w:ind w:firstLine="737" w:left="0" w:right="0"/>
        <w:contextualSpacing/>
        <w:jc w:val="both"/>
        <w:rPr/>
      </w:pPr>
      <w:r>
        <w:rPr/>
      </w:r>
    </w:p>
    <w:p>
      <w:pPr>
        <w:pStyle w:val="Heading1"/>
        <w:spacing w:before="0" w:after="0"/>
        <w:ind w:firstLine="680" w:left="0"/>
        <w:contextualSpacing/>
        <w:rPr/>
      </w:pPr>
      <w:bookmarkStart w:id="23" w:name="__RefHeading___Toc28707_218789475"/>
      <w:bookmarkEnd w:id="23"/>
      <w:r>
        <w:rPr/>
        <w:t>Matemática Natural.</w:t>
      </w:r>
    </w:p>
    <w:p>
      <w:pPr>
        <w:pStyle w:val="Normal"/>
        <w:spacing w:before="0" w:after="0"/>
        <w:ind w:firstLine="737" w:left="0" w:right="0"/>
        <w:contextualSpacing/>
        <w:jc w:val="both"/>
        <w:rPr/>
      </w:pPr>
      <w:r>
        <w:rPr/>
        <w:t>O estudo da matemática natural tem sido um dos campos mais estudados ultimamente por diversas linhas de pesquisa. Não é por acaso.</w:t>
      </w:r>
    </w:p>
    <w:p>
      <w:pPr>
        <w:pStyle w:val="Normal"/>
        <w:spacing w:before="0" w:after="0"/>
        <w:ind w:firstLine="737" w:left="0" w:right="0"/>
        <w:contextualSpacing/>
        <w:jc w:val="both"/>
        <w:rPr/>
      </w:pPr>
      <w:r>
        <w:rPr/>
        <w:t>Existe uma grande diversidade de abordagens e metodologias interessantes nessa temática que é rica em prover recursos para avaliar os princípios da matemática natural.</w:t>
      </w:r>
    </w:p>
    <w:p>
      <w:pPr>
        <w:pStyle w:val="Normal"/>
        <w:spacing w:before="0" w:after="0"/>
        <w:ind w:firstLine="737" w:left="0" w:right="0"/>
        <w:contextualSpacing/>
        <w:jc w:val="both"/>
        <w:rPr/>
      </w:pPr>
      <w:r>
        <w:rPr/>
        <w:t xml:space="preserve">Seja por protocolos específicos de avaliação e utilizando todas as abordagens de Timbergen e também de Hauser, não é difícil encontrar estudos valiosos que nos podem servir um banquete de dados sólidos o suficiente para justificar e embasar nossas correlações com outros aspectos do desenvolvimento, evolução e aprendizagem </w:t>
      </w:r>
      <w:r>
        <w:rPr/>
        <w:t>humanos</w:t>
      </w:r>
      <w:r>
        <w:rPr/>
        <w:t>.</w:t>
      </w:r>
    </w:p>
    <w:p>
      <w:pPr>
        <w:pStyle w:val="Normal"/>
        <w:spacing w:before="0" w:after="0"/>
        <w:ind w:firstLine="737" w:left="0" w:right="0"/>
        <w:contextualSpacing/>
        <w:jc w:val="both"/>
        <w:rPr/>
      </w:pPr>
      <w:r>
        <w:rPr/>
        <w:t xml:space="preserve">Através deles é possível estabelecer com maior acurácia as linhas divisórias entre as curvas de desenvolvimento humano em comparação com o desenvolvimento animal inferior </w:t>
      </w:r>
      <w:r>
        <w:rPr/>
        <w:t>e outros</w:t>
      </w:r>
      <w:r>
        <w:rPr/>
        <w:t>.</w:t>
      </w:r>
    </w:p>
    <w:p>
      <w:pPr>
        <w:pStyle w:val="Normal"/>
        <w:spacing w:before="0" w:after="0"/>
        <w:contextualSpacing/>
        <w:rPr/>
      </w:pPr>
      <w:r>
        <w:rPr>
          <w:rFonts w:ascii="Arial" w:hAnsi="Arial"/>
          <w:sz w:val="22"/>
          <w:szCs w:val="22"/>
        </w:rPr>
        <w:t>Hauser</w:t>
      </w:r>
      <w:r>
        <w:rPr>
          <w:rFonts w:ascii="Arial" w:hAnsi="Arial"/>
          <w:sz w:val="22"/>
          <w:szCs w:val="22"/>
        </w:rPr>
        <w:t>(22)</w:t>
      </w:r>
      <w:r>
        <w:rPr>
          <w:rFonts w:ascii="Arial" w:hAnsi="Arial"/>
          <w:sz w:val="22"/>
          <w:szCs w:val="22"/>
        </w:rPr>
        <w:t xml:space="preserve"> discute </w:t>
      </w:r>
      <w:r>
        <w:rPr>
          <w:rFonts w:ascii="Arial" w:hAnsi="Arial"/>
          <w:sz w:val="22"/>
          <w:szCs w:val="22"/>
        </w:rPr>
        <w:t>o</w:t>
      </w:r>
      <w:r>
        <w:rPr>
          <w:rFonts w:ascii="Arial" w:hAnsi="Arial"/>
          <w:sz w:val="22"/>
          <w:szCs w:val="22"/>
        </w:rPr>
        <w:t>s fund</w:t>
      </w:r>
      <w:r>
        <w:rPr>
          <w:rFonts w:ascii="Arial" w:hAnsi="Arial"/>
          <w:sz w:val="22"/>
          <w:szCs w:val="22"/>
        </w:rPr>
        <w:t>amentos</w:t>
      </w:r>
      <w:r>
        <w:rPr>
          <w:rFonts w:ascii="Arial" w:hAnsi="Arial"/>
          <w:sz w:val="22"/>
          <w:szCs w:val="22"/>
        </w:rPr>
        <w:t xml:space="preserve"> evolutivas e </w:t>
      </w:r>
      <w:r>
        <w:rPr>
          <w:rFonts w:ascii="Arial" w:hAnsi="Arial"/>
          <w:sz w:val="22"/>
          <w:szCs w:val="22"/>
        </w:rPr>
        <w:t xml:space="preserve">de </w:t>
      </w:r>
      <w:r>
        <w:rPr>
          <w:rFonts w:ascii="Arial" w:hAnsi="Arial"/>
          <w:sz w:val="22"/>
          <w:szCs w:val="22"/>
        </w:rPr>
        <w:t>desenvolviment</w:t>
      </w:r>
      <w:r>
        <w:rPr>
          <w:rFonts w:ascii="Arial" w:hAnsi="Arial"/>
          <w:sz w:val="22"/>
          <w:szCs w:val="22"/>
        </w:rPr>
        <w:t>o</w:t>
      </w:r>
      <w:r>
        <w:rPr>
          <w:rFonts w:ascii="Arial" w:hAnsi="Arial"/>
          <w:sz w:val="22"/>
          <w:szCs w:val="22"/>
        </w:rPr>
        <w:t xml:space="preserve"> do conhecimento humano, focando na tese do conhecimento central. Os autores, Marc D. Hauser e Elizabeth Spelke, argumentam que habilidades humanas complexas e específicas da cultura, como jogar beisebol, cozinhar ou navegar por sistemas de metrô, são baseadas em sistemas de conhecimento central. Esses sistemas evoluíram antes da humanidade, são compartilhados com outros animais e emergem cedo no desenvolvimento humano, sendo fundamentais tanto para bebês quanto para adultos. O conhecimento central é caracterizado por ser específico de domínio, específico de tarefa, relativamente encapsulado e automático, não influenciado por crenças e objetivos explícitos.</w:t>
      </w:r>
    </w:p>
    <w:p>
      <w:pPr>
        <w:pStyle w:val="Normal"/>
        <w:spacing w:before="0" w:after="0"/>
        <w:ind w:firstLine="737" w:left="0" w:right="0"/>
        <w:contextualSpacing/>
        <w:jc w:val="both"/>
        <w:rPr>
          <w:rFonts w:ascii="Arial" w:hAnsi="Arial"/>
          <w:sz w:val="22"/>
          <w:szCs w:val="22"/>
        </w:rPr>
      </w:pPr>
      <w:r>
        <w:rPr>
          <w:rFonts w:ascii="Arial" w:hAnsi="Arial"/>
          <w:sz w:val="22"/>
          <w:szCs w:val="22"/>
        </w:rPr>
      </w:r>
    </w:p>
    <w:p>
      <w:pPr>
        <w:pStyle w:val="Normal"/>
        <w:spacing w:before="0" w:after="0"/>
        <w:ind w:firstLine="737" w:left="0" w:right="0"/>
        <w:contextualSpacing/>
        <w:jc w:val="both"/>
        <w:rPr>
          <w:rFonts w:ascii="Arial" w:hAnsi="Arial"/>
          <w:sz w:val="22"/>
          <w:szCs w:val="22"/>
        </w:rPr>
      </w:pPr>
      <w:r>
        <w:rPr>
          <w:rFonts w:ascii="Arial" w:hAnsi="Arial"/>
          <w:sz w:val="22"/>
          <w:szCs w:val="22"/>
        </w:rPr>
        <w:t>Para ilustrar como os sistemas de conhecimento central permitem avanços cognitivos humanos únicos, os autores usam o domínio dos números, discutindo dois sistemas de conhecimento central que servem como blocos de construção para os conceitos numéricos humanos: um sistema para representar números pequenos exatos e outro para representar grandes magnitudes numéricas aproximadas. Eles exploram como as crianças usam esses sistemas para construir os primeiros conceitos numéricos humanos únicos, os números naturais, e como esses sistemas de conhecimento central funcionam em adultos humanos educados, permitindo conceitos e processamento cognitivo único no mundo vivo.</w:t>
      </w:r>
    </w:p>
    <w:p>
      <w:pPr>
        <w:pStyle w:val="Normal"/>
        <w:spacing w:before="0" w:after="0"/>
        <w:ind w:firstLine="737" w:left="0" w:right="0"/>
        <w:contextualSpacing/>
        <w:jc w:val="both"/>
        <w:rPr>
          <w:rFonts w:ascii="Arial" w:hAnsi="Arial"/>
          <w:sz w:val="22"/>
          <w:szCs w:val="22"/>
        </w:rPr>
      </w:pPr>
      <w:r>
        <w:rPr>
          <w:rFonts w:ascii="Arial" w:hAnsi="Arial"/>
          <w:sz w:val="22"/>
          <w:szCs w:val="22"/>
        </w:rPr>
      </w:r>
    </w:p>
    <w:p>
      <w:pPr>
        <w:pStyle w:val="Normal"/>
        <w:spacing w:before="0" w:after="0"/>
        <w:ind w:firstLine="737" w:left="0" w:right="0"/>
        <w:contextualSpacing/>
        <w:jc w:val="both"/>
        <w:rPr>
          <w:rFonts w:ascii="Arial" w:hAnsi="Arial"/>
          <w:sz w:val="22"/>
          <w:szCs w:val="22"/>
        </w:rPr>
      </w:pPr>
      <w:r>
        <w:rPr>
          <w:rFonts w:ascii="Arial" w:hAnsi="Arial"/>
          <w:sz w:val="22"/>
          <w:szCs w:val="22"/>
        </w:rPr>
        <w:t>Além disso, os autores propõem uma abordagem evolutiva comparativa para entender o desenvolvimento desses sistemas, sugerindo que, ao estudar humanos e animais não-humanos, podemos descobrir como os traços complexos evoluíram para resolver problemas específicos, enfatizando a importância da seleção natural na evolução de características com design complexo.</w:t>
      </w:r>
    </w:p>
    <w:p>
      <w:pPr>
        <w:pStyle w:val="Normal"/>
        <w:spacing w:before="0" w:after="0"/>
        <w:ind w:firstLine="737" w:left="0" w:right="0"/>
        <w:contextualSpacing/>
        <w:jc w:val="both"/>
        <w:rPr>
          <w:rFonts w:ascii="Arial" w:hAnsi="Arial"/>
          <w:sz w:val="22"/>
          <w:szCs w:val="22"/>
        </w:rPr>
      </w:pPr>
      <w:r>
        <w:rPr>
          <w:rFonts w:ascii="Arial" w:hAnsi="Arial"/>
          <w:sz w:val="22"/>
          <w:szCs w:val="22"/>
        </w:rPr>
      </w:r>
    </w:p>
    <w:p>
      <w:pPr>
        <w:pStyle w:val="BodyText"/>
        <w:spacing w:before="0" w:after="0"/>
        <w:ind w:hanging="0" w:left="0" w:right="0"/>
        <w:contextualSpacing/>
        <w:rPr/>
      </w:pPr>
      <w:r>
        <w:rPr>
          <w:rFonts w:ascii="Arial" w:hAnsi="Arial"/>
          <w:i/>
          <w:iCs/>
          <w:sz w:val="22"/>
          <w:szCs w:val="22"/>
        </w:rPr>
        <w:t>Em resumo, estudos com animais treinados, animais não treinados, beb</w:t>
      </w:r>
      <w:r>
        <w:rPr>
          <w:rFonts w:ascii="Arial" w:hAnsi="Arial"/>
          <w:i/>
          <w:iCs/>
          <w:sz w:val="22"/>
          <w:szCs w:val="22"/>
        </w:rPr>
        <w:t>ê</w:t>
      </w:r>
      <w:r>
        <w:rPr>
          <w:rFonts w:ascii="Arial" w:hAnsi="Arial"/>
          <w:i/>
          <w:iCs/>
          <w:sz w:val="22"/>
          <w:szCs w:val="22"/>
        </w:rPr>
        <w:t xml:space="preserve">s humanos e </w:t>
      </w:r>
      <w:r>
        <w:rPr>
          <w:rFonts w:ascii="Arial" w:hAnsi="Arial"/>
          <w:i/>
          <w:iCs/>
          <w:sz w:val="22"/>
          <w:szCs w:val="22"/>
        </w:rPr>
        <w:t>a</w:t>
      </w:r>
      <w:r>
        <w:rPr>
          <w:rFonts w:ascii="Arial" w:hAnsi="Arial"/>
          <w:i/>
          <w:iCs/>
          <w:sz w:val="22"/>
          <w:szCs w:val="22"/>
        </w:rPr>
        <w:t xml:space="preserve">s crianças em idade pré-escolar apresentam todas provas de um sistema central de representação dos números. Este sistema serve para representar os valores cardinais aproximados de grandes conjuntos de objetos ou acontecimentos, e tem duas assinaturas bem estabelecidas, com provas de uma terceira em curso. Em primeiro lugar, está sujeito a um limite de Weber na discriminação: a discriminabilidade depende do rácio do tamanho do conjunto. Em segundo lugar, caracteriza-se por um limite de discriminação comum a todas as modalidades. A terceira assinatura diz respeito a operações matemáticas que tomam como entradas magnitudes mentais aproximadas. Consideramos agora a evidência de um segundo sistema central de representação de números. </w:t>
      </w:r>
      <w:r>
        <w:rPr/>
        <w:t>(Texto em fonte</w:t>
      </w:r>
      <w:r>
        <w:rPr>
          <w:rFonts w:ascii="Arial" w:hAnsi="Arial"/>
          <w:i/>
          <w:iCs/>
          <w:sz w:val="22"/>
          <w:szCs w:val="22"/>
        </w:rPr>
        <w:t xml:space="preserve"> Arial </w:t>
      </w:r>
      <w:r>
        <w:rPr/>
        <w:t xml:space="preserve">elaborado com auxílio de IA.) </w:t>
      </w:r>
      <w:r>
        <w:rPr>
          <w:shd w:fill="FFFF00" w:val="clear"/>
        </w:rPr>
        <w:t>Apresentar um exemplo prático.</w:t>
      </w:r>
      <w:r>
        <w:br w:type="page"/>
      </w:r>
    </w:p>
    <w:p>
      <w:pPr>
        <w:pStyle w:val="Heading1"/>
        <w:spacing w:before="0" w:after="0"/>
        <w:ind w:firstLine="680" w:left="0"/>
        <w:contextualSpacing/>
        <w:rPr/>
      </w:pPr>
      <w:bookmarkStart w:id="24" w:name="__RefHeading___Toc20452_1179113674"/>
      <w:bookmarkEnd w:id="24"/>
      <w:r>
        <w:rPr/>
        <w:t xml:space="preserve">Dor, </w:t>
      </w:r>
      <w:r>
        <w:rPr/>
        <w:t>D</w:t>
      </w:r>
      <w:r>
        <w:rPr/>
        <w:t xml:space="preserve">oença, </w:t>
      </w:r>
      <w:r>
        <w:rPr/>
        <w:t>S</w:t>
      </w:r>
      <w:r>
        <w:rPr/>
        <w:t xml:space="preserve">ofrimento, </w:t>
      </w:r>
      <w:r>
        <w:rPr/>
        <w:t>R</w:t>
      </w:r>
      <w:r>
        <w:rPr/>
        <w:t xml:space="preserve">emédio </w:t>
      </w:r>
      <w:r>
        <w:rPr/>
        <w:t xml:space="preserve">e </w:t>
      </w:r>
      <w:r>
        <w:rPr/>
        <w:t>C</w:t>
      </w:r>
      <w:r>
        <w:rPr/>
        <w:t>ura</w:t>
      </w:r>
      <w:r>
        <w:rPr/>
        <w:t>.</w:t>
      </w:r>
    </w:p>
    <w:p>
      <w:pPr>
        <w:pStyle w:val="Normal"/>
        <w:spacing w:before="0" w:after="0"/>
        <w:contextualSpacing/>
        <w:rPr/>
      </w:pPr>
      <w:r>
        <w:rPr/>
      </w:r>
    </w:p>
    <w:p>
      <w:pPr>
        <w:pStyle w:val="Normal"/>
        <w:spacing w:before="0" w:after="0"/>
        <w:ind w:firstLine="737" w:left="0" w:right="0"/>
        <w:contextualSpacing/>
        <w:jc w:val="both"/>
        <w:rPr/>
      </w:pPr>
      <w:r>
        <w:rPr/>
        <w:t xml:space="preserve">No meio espírita </w:t>
      </w:r>
      <w:r>
        <w:rPr/>
        <w:t>costuma-se</w:t>
      </w:r>
      <w:r>
        <w:rPr/>
        <w:t xml:space="preserve"> relacionar a dor e o sofrimento como parte do processamento da Lei de Causa e Efeito.</w:t>
      </w:r>
    </w:p>
    <w:p>
      <w:pPr>
        <w:pStyle w:val="Normal"/>
        <w:spacing w:before="0" w:after="0"/>
        <w:ind w:firstLine="737" w:left="0" w:right="0"/>
        <w:contextualSpacing/>
        <w:jc w:val="both"/>
        <w:rPr/>
      </w:pPr>
      <w:r>
        <w:rPr/>
        <w:t>É comum associa-</w:t>
      </w:r>
      <w:r>
        <w:rPr/>
        <w:t xml:space="preserve">se </w:t>
      </w:r>
      <w:r>
        <w:rPr/>
        <w:t>a dor como mecanismo de punição cármica, muitas vezes inexoravelmente utilizada para cumprimento de penas inerentes aos erros do passado.</w:t>
      </w:r>
    </w:p>
    <w:p>
      <w:pPr>
        <w:pStyle w:val="Normal"/>
        <w:spacing w:before="0" w:after="0"/>
        <w:ind w:firstLine="737" w:left="0" w:right="0"/>
        <w:contextualSpacing/>
        <w:jc w:val="both"/>
        <w:rPr/>
      </w:pPr>
      <w:r>
        <w:rPr/>
        <w:t>Ainda nos mostramos muito afeitos e acostumados com a aplicação da lei de talião Mosaica, mais conhecida por seu acrônimo “dente por dente, olho por olho”, alinhada com o primeiro testamento da bíblia.</w:t>
      </w:r>
    </w:p>
    <w:p>
      <w:pPr>
        <w:pStyle w:val="Normal"/>
        <w:spacing w:before="0" w:after="0"/>
        <w:ind w:firstLine="737" w:left="0" w:right="0"/>
        <w:contextualSpacing/>
        <w:jc w:val="both"/>
        <w:rPr/>
      </w:pPr>
      <w:r>
        <w:rPr/>
        <w:t>Entretanto ponderemos.</w:t>
      </w:r>
    </w:p>
    <w:p>
      <w:pPr>
        <w:pStyle w:val="Normal"/>
        <w:spacing w:before="0" w:after="0"/>
        <w:ind w:firstLine="737" w:left="0" w:right="0"/>
        <w:contextualSpacing/>
        <w:jc w:val="both"/>
        <w:rPr/>
      </w:pPr>
      <w:r>
        <w:rPr/>
        <w:t xml:space="preserve">Na literatura espírita não são poucos os apontamentos que tratam sobre o assunto, mormente quando </w:t>
      </w:r>
      <w:r>
        <w:rPr/>
        <w:t>aborda</w:t>
      </w:r>
      <w:r>
        <w:rPr/>
        <w:t xml:space="preserve"> a temática da Lei de Causas e Efeitos.</w:t>
      </w:r>
    </w:p>
    <w:p>
      <w:pPr>
        <w:pStyle w:val="Normal"/>
        <w:spacing w:before="0" w:after="0"/>
        <w:ind w:firstLine="737" w:left="0" w:right="0"/>
        <w:contextualSpacing/>
        <w:jc w:val="both"/>
        <w:rPr/>
      </w:pPr>
      <w:r>
        <w:rPr/>
        <w:t xml:space="preserve">Nessa tratativa, naturalmente, a dor e seus correlatos sempre são passados em revista assumindo mais de uma conotação. </w:t>
      </w:r>
      <w:r>
        <w:rPr/>
        <w:t>M</w:t>
      </w:r>
      <w:r>
        <w:rPr/>
        <w:t>uitas vezes de fato distintas uma das outras.</w:t>
      </w:r>
    </w:p>
    <w:p>
      <w:pPr>
        <w:pStyle w:val="Normal"/>
        <w:spacing w:before="0" w:after="0"/>
        <w:ind w:firstLine="737" w:left="0" w:right="0"/>
        <w:contextualSpacing/>
        <w:jc w:val="both"/>
        <w:rPr/>
      </w:pPr>
      <w:r>
        <w:rPr/>
        <w:t xml:space="preserve">Em primeiro lugar então é bom que conceituemos bem os possíveis significados </w:t>
      </w:r>
      <w:r>
        <w:rPr/>
        <w:t>destes</w:t>
      </w:r>
      <w:r>
        <w:rPr/>
        <w:t xml:space="preserve"> termos.</w:t>
      </w:r>
    </w:p>
    <w:p>
      <w:pPr>
        <w:pStyle w:val="Normal"/>
        <w:spacing w:before="0" w:after="0"/>
        <w:ind w:firstLine="737" w:left="0" w:right="0"/>
        <w:contextualSpacing/>
        <w:jc w:val="both"/>
        <w:rPr/>
      </w:pPr>
      <w:r>
        <w:rPr/>
      </w:r>
    </w:p>
    <w:p>
      <w:pPr>
        <w:pStyle w:val="Heading2"/>
        <w:spacing w:before="0" w:after="0"/>
        <w:ind w:firstLine="680" w:left="0"/>
        <w:contextualSpacing/>
        <w:rPr/>
      </w:pPr>
      <w:bookmarkStart w:id="25" w:name="__RefHeading___Toc20454_1179113674"/>
      <w:bookmarkEnd w:id="25"/>
      <w:r>
        <w:rPr>
          <w:b/>
          <w:bCs/>
        </w:rPr>
        <w:t>Dor</w:t>
      </w:r>
      <w:r>
        <w:rPr/>
        <w:t>:</w:t>
      </w:r>
    </w:p>
    <w:p>
      <w:pPr>
        <w:pStyle w:val="BodyText"/>
        <w:spacing w:before="0" w:after="0"/>
        <w:ind w:firstLine="737" w:left="0" w:right="0"/>
        <w:contextualSpacing/>
        <w:jc w:val="both"/>
        <w:rPr/>
      </w:pPr>
      <w:r>
        <w:rPr/>
        <w:t>A dor é uma sensação desagradável e complexa associada a danos teciduais ou percebida como tal. Ela pode ser física ou emocional e é um mecanismo importante para alertar o corpo sobre possíveis lesões. Existem diferentes tipos de dor: aguda, crônica, nociceptiva e neuropática, cada uma com características distintas.</w:t>
      </w:r>
    </w:p>
    <w:p>
      <w:pPr>
        <w:pStyle w:val="BodyText"/>
        <w:numPr>
          <w:ilvl w:val="0"/>
          <w:numId w:val="8"/>
        </w:numPr>
        <w:tabs>
          <w:tab w:val="left" w:pos="0" w:leader="none"/>
        </w:tabs>
        <w:spacing w:before="0" w:after="0"/>
        <w:ind w:hanging="283" w:left="709" w:right="0"/>
        <w:contextualSpacing/>
        <w:jc w:val="both"/>
        <w:rPr/>
      </w:pPr>
      <w:r>
        <w:rPr/>
        <w:t>Dor aguda: Geralmente é temporária e relacionada a lesões recentes. Serve como um sinal de alerta para o corpo.</w:t>
      </w:r>
    </w:p>
    <w:p>
      <w:pPr>
        <w:pStyle w:val="BodyText"/>
        <w:numPr>
          <w:ilvl w:val="0"/>
          <w:numId w:val="8"/>
        </w:numPr>
        <w:tabs>
          <w:tab w:val="left" w:pos="0" w:leader="none"/>
        </w:tabs>
        <w:spacing w:before="0" w:after="0"/>
        <w:ind w:hanging="283" w:left="709" w:right="0"/>
        <w:contextualSpacing/>
        <w:jc w:val="both"/>
        <w:rPr/>
      </w:pPr>
      <w:r>
        <w:rPr/>
        <w:t>Dor crônica: Pode persistir por um longo período, muitas vezes além do tempo de cicatrização esperado. Pode ter impactos significativos na qualidade de vida.</w:t>
      </w:r>
    </w:p>
    <w:p>
      <w:pPr>
        <w:pStyle w:val="BodyText"/>
        <w:numPr>
          <w:ilvl w:val="0"/>
          <w:numId w:val="8"/>
        </w:numPr>
        <w:tabs>
          <w:tab w:val="left" w:pos="0" w:leader="none"/>
        </w:tabs>
        <w:spacing w:before="0" w:after="0"/>
        <w:ind w:hanging="283" w:left="709" w:right="0"/>
        <w:contextualSpacing/>
        <w:jc w:val="both"/>
        <w:rPr/>
      </w:pPr>
      <w:r>
        <w:rPr/>
        <w:t>Dor nociceptiva: É causada por danos aos tecidos, como cortes, queimaduras ou fraturas. Os nociceptores, receptores de dor no corpo, são ativados.</w:t>
      </w:r>
    </w:p>
    <w:p>
      <w:pPr>
        <w:pStyle w:val="BodyText"/>
        <w:numPr>
          <w:ilvl w:val="0"/>
          <w:numId w:val="8"/>
        </w:numPr>
        <w:tabs>
          <w:tab w:val="left" w:pos="0" w:leader="none"/>
        </w:tabs>
        <w:spacing w:before="0" w:after="0"/>
        <w:ind w:hanging="283" w:left="709" w:right="0"/>
        <w:contextualSpacing/>
        <w:jc w:val="both"/>
        <w:rPr/>
      </w:pPr>
      <w:r>
        <w:rPr/>
        <w:t>Dor neuropática: Resulta de danos ou mau funcionamento do sistema nervoso. Pode ser causada por lesões nervosas diretas ou por condições como neuropatia diabética.</w:t>
      </w:r>
    </w:p>
    <w:p>
      <w:pPr>
        <w:pStyle w:val="BodyText"/>
        <w:numPr>
          <w:ilvl w:val="0"/>
          <w:numId w:val="8"/>
        </w:numPr>
        <w:tabs>
          <w:tab w:val="left" w:pos="0" w:leader="none"/>
        </w:tabs>
        <w:spacing w:before="0" w:after="0"/>
        <w:ind w:hanging="283" w:left="709" w:right="0"/>
        <w:contextualSpacing/>
        <w:jc w:val="both"/>
        <w:rPr/>
      </w:pPr>
      <w:r>
        <w:rPr/>
        <w:t xml:space="preserve">Emocional: </w:t>
      </w:r>
      <w:r>
        <w:rPr/>
        <w:t xml:space="preserve">mágoa originada por desgostos do espírito ou do coração; sentimento causado por </w:t>
      </w:r>
      <w:r>
        <w:rPr/>
        <w:t xml:space="preserve">sentimento de culpa, </w:t>
      </w:r>
      <w:r>
        <w:rPr/>
        <w:t xml:space="preserve">decepção, desgraça, sofrimento, morte de um ente querido, etc. </w:t>
      </w:r>
    </w:p>
    <w:p>
      <w:pPr>
        <w:pStyle w:val="Heading2"/>
        <w:spacing w:before="0" w:after="0"/>
        <w:ind w:firstLine="680" w:left="0"/>
        <w:contextualSpacing/>
        <w:rPr/>
      </w:pPr>
      <w:bookmarkStart w:id="26" w:name="__RefHeading___Toc20456_1179113674"/>
      <w:bookmarkEnd w:id="26"/>
      <w:r>
        <w:rPr/>
        <w:t>Doença:</w:t>
      </w:r>
    </w:p>
    <w:p>
      <w:pPr>
        <w:pStyle w:val="BodyText"/>
        <w:spacing w:lineRule="auto" w:line="276" w:before="0" w:after="0"/>
        <w:ind w:firstLine="680" w:left="0" w:right="0"/>
        <w:contextualSpacing/>
        <w:jc w:val="both"/>
        <w:rPr>
          <w:b w:val="false"/>
          <w:bCs w:val="false"/>
        </w:rPr>
      </w:pPr>
      <w:r>
        <w:rPr>
          <w:b w:val="false"/>
          <w:bCs w:val="false"/>
        </w:rPr>
        <w:t>Definições:</w:t>
      </w:r>
    </w:p>
    <w:p>
      <w:pPr>
        <w:pStyle w:val="BodyText"/>
        <w:numPr>
          <w:ilvl w:val="0"/>
          <w:numId w:val="0"/>
        </w:numPr>
        <w:pBdr/>
        <w:spacing w:lineRule="atLeast" w:line="240" w:before="0" w:after="0"/>
        <w:ind w:hanging="0" w:left="0" w:right="0"/>
        <w:contextualSpacing/>
        <w:rPr/>
      </w:pPr>
      <w:r>
        <w:rPr/>
        <w:t>1.  (medicina) A</w:t>
      </w:r>
      <w:r>
        <w:rPr/>
        <w:t xml:space="preserve">lteração biológica do estado de saúde de um ser </w:t>
      </w:r>
      <w:r>
        <w:rPr/>
        <w:t>vivo</w:t>
      </w:r>
      <w:r>
        <w:rPr/>
        <w:t xml:space="preserve"> (homem, animal, </w:t>
      </w:r>
      <w:r>
        <w:rPr/>
        <w:t>planta,</w:t>
      </w:r>
      <w:r>
        <w:rPr/>
        <w:t xml:space="preserve"> etc.), manifestada por um conjunto de sintomas perceptíveis ou não; enfermidade, mal, moléstia.</w:t>
      </w:r>
    </w:p>
    <w:p>
      <w:pPr>
        <w:pStyle w:val="BodyText"/>
        <w:numPr>
          <w:ilvl w:val="0"/>
          <w:numId w:val="0"/>
        </w:numPr>
        <w:pBdr/>
        <w:spacing w:lineRule="atLeast" w:line="240" w:before="0" w:after="0"/>
        <w:ind w:hanging="0" w:left="0" w:right="0"/>
        <w:contextualSpacing/>
        <w:rPr>
          <w:color w:val="70757A"/>
        </w:rPr>
      </w:pPr>
      <w:r>
        <w:rPr>
          <w:color w:val="70757A"/>
        </w:rPr>
        <w:t>"o câncer é uma d. de difícil cura"</w:t>
      </w:r>
    </w:p>
    <w:p>
      <w:pPr>
        <w:pStyle w:val="BodyText"/>
        <w:numPr>
          <w:ilvl w:val="0"/>
          <w:numId w:val="0"/>
        </w:numPr>
        <w:pBdr/>
        <w:spacing w:lineRule="atLeast" w:line="240" w:before="0" w:after="0"/>
        <w:ind w:hanging="0" w:left="0" w:right="0"/>
        <w:contextualSpacing/>
        <w:rPr/>
      </w:pPr>
      <w:r>
        <w:rPr/>
        <w:t xml:space="preserve">2. </w:t>
      </w:r>
      <w:r>
        <w:rPr/>
        <w:t>(doença mental) A</w:t>
      </w:r>
      <w:r>
        <w:rPr/>
        <w:t xml:space="preserve">lteração do estado de espírito ou do ânimo, </w:t>
      </w:r>
      <w:r>
        <w:rPr/>
        <w:t>distorção do equilíbrio mental ou emocional</w:t>
      </w:r>
      <w:r>
        <w:rPr/>
        <w:t xml:space="preserve"> de um ser. </w:t>
      </w:r>
    </w:p>
    <w:p>
      <w:pPr>
        <w:pStyle w:val="BodyText"/>
        <w:numPr>
          <w:ilvl w:val="0"/>
          <w:numId w:val="0"/>
        </w:numPr>
        <w:pBdr/>
        <w:spacing w:lineRule="atLeast" w:line="240" w:before="0" w:after="0"/>
        <w:ind w:hanging="0" w:left="0" w:right="0"/>
        <w:contextualSpacing/>
        <w:rPr>
          <w:color w:val="70757A"/>
        </w:rPr>
      </w:pPr>
      <w:r>
        <w:rPr>
          <w:color w:val="70757A"/>
        </w:rPr>
        <w:t>"sua tristeza era uma d."</w:t>
      </w:r>
    </w:p>
    <w:p>
      <w:pPr>
        <w:pStyle w:val="BodyText"/>
        <w:spacing w:lineRule="auto" w:line="276" w:before="0" w:after="0"/>
        <w:ind w:firstLine="680" w:left="0" w:right="0"/>
        <w:contextualSpacing/>
        <w:jc w:val="both"/>
        <w:rPr>
          <w:b/>
          <w:bCs/>
        </w:rPr>
      </w:pPr>
      <w:r>
        <w:rPr/>
      </w:r>
    </w:p>
    <w:p>
      <w:pPr>
        <w:pStyle w:val="BodyText"/>
        <w:spacing w:lineRule="auto" w:line="276" w:before="0" w:after="0"/>
        <w:ind w:firstLine="680" w:left="0" w:right="0"/>
        <w:contextualSpacing/>
        <w:jc w:val="both"/>
        <w:rPr>
          <w:b w:val="false"/>
          <w:bCs w:val="false"/>
        </w:rPr>
      </w:pPr>
      <w:r>
        <w:rPr>
          <w:b w:val="false"/>
          <w:bCs w:val="false"/>
        </w:rPr>
        <w:t xml:space="preserve">A </w:t>
      </w:r>
      <w:r>
        <w:rPr>
          <w:b/>
          <w:bCs/>
        </w:rPr>
        <w:t>d</w:t>
      </w:r>
      <w:r>
        <w:rPr>
          <w:b/>
          <w:bCs/>
        </w:rPr>
        <w:t>or</w:t>
      </w:r>
      <w:r>
        <w:rPr>
          <w:b w:val="false"/>
          <w:bCs w:val="false"/>
        </w:rPr>
        <w:t xml:space="preserve"> e o </w:t>
      </w:r>
      <w:r>
        <w:rPr>
          <w:b/>
          <w:bCs/>
        </w:rPr>
        <w:t>s</w:t>
      </w:r>
      <w:r>
        <w:rPr>
          <w:b/>
          <w:bCs/>
        </w:rPr>
        <w:t>ofrimento</w:t>
      </w:r>
      <w:r>
        <w:rPr>
          <w:b w:val="false"/>
          <w:bCs w:val="false"/>
        </w:rPr>
        <w:t xml:space="preserve"> são mais comumente associadas a</w:t>
      </w:r>
      <w:r>
        <w:rPr>
          <w:b w:val="false"/>
          <w:bCs w:val="false"/>
        </w:rPr>
        <w:t>s</w:t>
      </w:r>
      <w:r>
        <w:rPr>
          <w:b w:val="false"/>
          <w:bCs w:val="false"/>
        </w:rPr>
        <w:t xml:space="preserve"> manifestações de doenças.</w:t>
      </w:r>
    </w:p>
    <w:p>
      <w:pPr>
        <w:pStyle w:val="BodyText"/>
        <w:spacing w:before="0" w:after="0"/>
        <w:contextualSpacing/>
        <w:rPr/>
      </w:pPr>
      <w:r>
        <w:rPr>
          <w:b w:val="false"/>
          <w:bCs w:val="false"/>
        </w:rPr>
        <w:t xml:space="preserve">Para nossa discussão vamos dividir as doenças em dois grupos principais: as crônicas e agudas. Além disso, vamos buscar as principais origens (causas) das doenças </w:t>
      </w:r>
      <w:r>
        <w:rPr>
          <w:b w:val="false"/>
          <w:bCs w:val="false"/>
        </w:rPr>
        <w:t>físicas</w:t>
      </w:r>
      <w:r>
        <w:rPr>
          <w:b w:val="false"/>
          <w:bCs w:val="false"/>
        </w:rPr>
        <w:t xml:space="preserve">. </w:t>
      </w:r>
      <w:r>
        <w:rPr>
          <w:b w:val="false"/>
          <w:bCs w:val="false"/>
        </w:rPr>
        <w:t>Cientificamente e</w:t>
      </w:r>
      <w:r>
        <w:rPr>
          <w:b w:val="false"/>
          <w:bCs w:val="false"/>
        </w:rPr>
        <w:t>las podem ter origem externa, interna, genética, fisiológica, estresse e suscetibilidade</w:t>
      </w:r>
      <w:r>
        <w:rPr>
          <w:b w:val="false"/>
          <w:bCs w:val="false"/>
        </w:rPr>
        <w:t>(23)</w:t>
      </w:r>
      <w:r>
        <w:rPr>
          <w:b w:val="false"/>
          <w:bCs w:val="false"/>
        </w:rPr>
        <w:t>.</w:t>
      </w:r>
    </w:p>
    <w:p>
      <w:pPr>
        <w:pStyle w:val="BodyText"/>
        <w:spacing w:lineRule="auto" w:line="276" w:before="0" w:after="0"/>
        <w:ind w:firstLine="680" w:left="0" w:right="0"/>
        <w:contextualSpacing/>
        <w:rPr/>
      </w:pPr>
      <w:r>
        <w:rPr>
          <w:b w:val="false"/>
          <w:bCs w:val="false"/>
        </w:rPr>
        <w:t>G</w:t>
      </w:r>
      <w:r>
        <w:rPr>
          <w:b w:val="false"/>
          <w:bCs w:val="false"/>
        </w:rPr>
        <w:t>rosseiramente, podemos consid</w:t>
      </w:r>
      <w:r>
        <w:rPr>
          <w:b w:val="false"/>
          <w:bCs w:val="false"/>
        </w:rPr>
        <w:t>e</w:t>
      </w:r>
      <w:r>
        <w:rPr>
          <w:b w:val="false"/>
          <w:bCs w:val="false"/>
        </w:rPr>
        <w:t xml:space="preserve">rar que as doenças crônicas, em sua maioria, são aquelas cujas causas primárias perduram, prolongando o estado de desequilíbrio </w:t>
      </w:r>
      <w:r>
        <w:rPr>
          <w:b/>
          <w:bCs/>
        </w:rPr>
        <w:t>homeostático</w:t>
      </w:r>
      <w:r>
        <w:rPr>
          <w:rStyle w:val="FootnoteReference"/>
          <w:b/>
          <w:bCs/>
        </w:rPr>
        <w:footnoteReference w:id="17"/>
      </w:r>
      <w:r>
        <w:rPr>
          <w:b/>
          <w:bCs/>
        </w:rPr>
        <w:t>.</w:t>
      </w:r>
      <w:r>
        <w:rPr>
          <w:b w:val="false"/>
          <w:bCs w:val="false"/>
        </w:rPr>
        <w:t xml:space="preserve"> </w:t>
      </w:r>
      <w:r>
        <w:rPr>
          <w:b w:val="false"/>
          <w:bCs w:val="false"/>
        </w:rPr>
        <w:t>E</w:t>
      </w:r>
      <w:r>
        <w:rPr>
          <w:b w:val="false"/>
          <w:bCs w:val="false"/>
        </w:rPr>
        <w:t xml:space="preserve">nquanto as doenças agudas são aquelas cujas causas primárias são pontuais e de curta duração. </w:t>
      </w:r>
      <w:r>
        <w:rPr>
          <w:b w:val="false"/>
          <w:bCs w:val="false"/>
        </w:rPr>
        <w:t>P</w:t>
      </w:r>
      <w:r>
        <w:rPr>
          <w:b w:val="false"/>
          <w:bCs w:val="false"/>
        </w:rPr>
        <w:t xml:space="preserve">ermitindo uma recuperação rápida natural ou por alguma intervenção pelo uso de </w:t>
      </w:r>
      <w:r>
        <w:rPr>
          <w:b w:val="false"/>
          <w:bCs w:val="false"/>
        </w:rPr>
        <w:t>remédios,</w:t>
      </w:r>
      <w:r>
        <w:rPr>
          <w:b w:val="false"/>
          <w:bCs w:val="false"/>
        </w:rPr>
        <w:t xml:space="preserve"> tratamentos médicos ou mudanças de comportamento que eliminam suas causas primárias,</w:t>
      </w:r>
    </w:p>
    <w:p>
      <w:pPr>
        <w:pStyle w:val="BodyText"/>
        <w:spacing w:lineRule="auto" w:line="276" w:before="0" w:after="0"/>
        <w:ind w:firstLine="680" w:left="0" w:right="0"/>
        <w:contextualSpacing/>
        <w:jc w:val="both"/>
        <w:rPr>
          <w:b w:val="false"/>
          <w:bCs w:val="false"/>
        </w:rPr>
      </w:pPr>
      <w:r>
        <w:rPr>
          <w:b w:val="false"/>
          <w:bCs w:val="false"/>
        </w:rPr>
        <w:t xml:space="preserve">Fatores externos incluem micro-organismos, lesões e impacto ambiental. Fatores internos são fatores genéticos que podem levar a doenças monogenéticas ou predisposição poligênica. Fatores fisiológicos incluem a idade e a capacidade de reserva do corpo. Fatores de estresse como estresse físico, químico ou psicológico, podem levar a doenças. A suscetibilidade a doenças varia de pessoa para pessoa e pode ser influenciada por fatores </w:t>
      </w:r>
      <w:ins w:id="1500" w:author="Autor desconhecido" w:date="2024-06-12T09:55:10Z">
        <w:r>
          <w:rPr>
            <w:b w:val="false"/>
            <w:bCs w:val="false"/>
          </w:rPr>
          <w:t xml:space="preserve">fisiológicos, emocionais, </w:t>
        </w:r>
      </w:ins>
      <w:r>
        <w:rPr>
          <w:b w:val="false"/>
          <w:bCs w:val="false"/>
        </w:rPr>
        <w:t>genéticos e ambientais.</w:t>
      </w:r>
    </w:p>
    <w:p>
      <w:pPr>
        <w:pStyle w:val="BodyText"/>
        <w:spacing w:lineRule="auto" w:line="276" w:before="0" w:after="0"/>
        <w:ind w:firstLine="680" w:left="0" w:right="0"/>
        <w:contextualSpacing/>
        <w:jc w:val="both"/>
        <w:rPr>
          <w:b w:val="false"/>
          <w:bCs w:val="false"/>
        </w:rPr>
      </w:pPr>
      <w:r>
        <w:rPr>
          <w:b w:val="false"/>
          <w:bCs w:val="false"/>
        </w:rPr>
        <w:t xml:space="preserve">Quando buscamos a raiz das causas das doenças quase sempre vamos encontrar desequilíbrios comportamentais por parte do próprio doente. </w:t>
      </w:r>
      <w:r>
        <w:rPr>
          <w:b w:val="false"/>
          <w:bCs w:val="false"/>
        </w:rPr>
        <w:t>S</w:t>
      </w:r>
      <w:r>
        <w:rPr>
          <w:b w:val="false"/>
          <w:bCs w:val="false"/>
        </w:rPr>
        <w:t xml:space="preserve">enão isso terão por base desequilíbrios sociais e ou culturais. </w:t>
      </w:r>
      <w:r>
        <w:rPr>
          <w:b w:val="false"/>
          <w:bCs w:val="false"/>
        </w:rPr>
        <w:t>Ou seja, a</w:t>
      </w:r>
      <w:r>
        <w:rPr>
          <w:b w:val="false"/>
          <w:bCs w:val="false"/>
        </w:rPr>
        <w:t xml:space="preserve"> </w:t>
      </w:r>
      <w:r>
        <w:rPr>
          <w:b w:val="false"/>
          <w:bCs w:val="false"/>
        </w:rPr>
        <w:t>maioria das</w:t>
      </w:r>
      <w:r>
        <w:rPr>
          <w:b w:val="false"/>
          <w:bCs w:val="false"/>
        </w:rPr>
        <w:t xml:space="preserve"> causas das doenças, </w:t>
      </w:r>
      <w:r>
        <w:rPr>
          <w:b w:val="false"/>
          <w:bCs w:val="false"/>
        </w:rPr>
        <w:t xml:space="preserve">senão todas elas, </w:t>
      </w:r>
      <w:r>
        <w:rPr>
          <w:b w:val="false"/>
          <w:bCs w:val="false"/>
        </w:rPr>
        <w:t xml:space="preserve"> estão na própria ignorância e conduta </w:t>
      </w:r>
      <w:r>
        <w:rPr>
          <w:b w:val="false"/>
          <w:bCs w:val="false"/>
        </w:rPr>
        <w:t xml:space="preserve">imprópria </w:t>
      </w:r>
      <w:r>
        <w:rPr>
          <w:b w:val="false"/>
          <w:bCs w:val="false"/>
        </w:rPr>
        <w:t xml:space="preserve">do </w:t>
      </w:r>
      <w:r>
        <w:rPr>
          <w:b w:val="false"/>
          <w:bCs w:val="false"/>
        </w:rPr>
        <w:t xml:space="preserve">próprio </w:t>
      </w:r>
      <w:r>
        <w:rPr>
          <w:b w:val="false"/>
          <w:bCs w:val="false"/>
        </w:rPr>
        <w:t>Homem.</w:t>
      </w:r>
    </w:p>
    <w:p>
      <w:pPr>
        <w:pStyle w:val="BodyText"/>
        <w:spacing w:before="0" w:after="0"/>
        <w:contextualSpacing/>
        <w:rPr/>
      </w:pPr>
      <w:ins w:id="1501" w:author="Autor desconhecido" w:date="2024-06-12T09:56:02Z">
        <w:r>
          <w:rPr>
            <w:b w:val="false"/>
            <w:bCs w:val="false"/>
          </w:rPr>
          <w:t xml:space="preserve">Listemos, por exemplo, </w:t>
        </w:r>
      </w:ins>
      <w:del w:id="1502" w:author="Autor desconhecido" w:date="2024-06-12T09:56:12Z">
        <w:r>
          <w:rPr>
            <w:b w:val="false"/>
            <w:bCs w:val="false"/>
          </w:rPr>
          <w:delText>O</w:delText>
        </w:r>
      </w:del>
      <w:ins w:id="1503" w:author="Autor desconhecido" w:date="2024-06-12T09:56:13Z">
        <w:r>
          <w:rPr>
            <w:b w:val="false"/>
            <w:bCs w:val="false"/>
          </w:rPr>
          <w:t>o</w:t>
        </w:r>
      </w:ins>
      <w:r>
        <w:rPr>
          <w:b w:val="false"/>
          <w:bCs w:val="false"/>
        </w:rPr>
        <w:t>s principais fatores de risco para doenças crônicas não transmissíveis (DCNT) incluem</w:t>
      </w:r>
      <w:r>
        <w:rPr>
          <w:b w:val="false"/>
          <w:bCs w:val="false"/>
        </w:rPr>
        <w:t>(24)</w:t>
      </w:r>
      <w:r>
        <w:rPr>
          <w:b w:val="false"/>
          <w:bCs w:val="false"/>
        </w:rPr>
        <w:t>:</w:t>
      </w:r>
    </w:p>
    <w:p>
      <w:pPr>
        <w:pStyle w:val="BodyText"/>
        <w:spacing w:lineRule="auto" w:line="276" w:before="0" w:after="0"/>
        <w:ind w:firstLine="680" w:left="0" w:right="0"/>
        <w:contextualSpacing/>
        <w:jc w:val="both"/>
        <w:rPr>
          <w:b w:val="false"/>
          <w:bCs w:val="false"/>
        </w:rPr>
      </w:pPr>
      <w:r>
        <w:rPr>
          <w:b w:val="false"/>
          <w:bCs w:val="false"/>
        </w:rPr>
        <w:t>1. Obesidade: Um índice de massa corporal (IMC) elevado pode levar a várias complicações, como diabetes tipo 2, doenças cardiovasculares e certos tipos de câncer.</w:t>
      </w:r>
    </w:p>
    <w:p>
      <w:pPr>
        <w:pStyle w:val="BodyText"/>
        <w:spacing w:lineRule="auto" w:line="276" w:before="0" w:after="0"/>
        <w:ind w:firstLine="680" w:left="0" w:right="0"/>
        <w:contextualSpacing/>
        <w:jc w:val="both"/>
        <w:rPr>
          <w:b w:val="false"/>
          <w:bCs w:val="false"/>
        </w:rPr>
      </w:pPr>
      <w:r>
        <w:rPr>
          <w:b w:val="false"/>
          <w:bCs w:val="false"/>
        </w:rPr>
        <w:t>2. Diabetes tipo 2: Está frequentemente associado a um estilo de vida pouco saudável e pode aumentar significativamente o risco de doenças cardíacas e acidente vascular cerebral (AVC).</w:t>
      </w:r>
    </w:p>
    <w:p>
      <w:pPr>
        <w:pStyle w:val="BodyText"/>
        <w:spacing w:lineRule="auto" w:line="276" w:before="0" w:after="0"/>
        <w:ind w:firstLine="680" w:left="0" w:right="0"/>
        <w:contextualSpacing/>
        <w:jc w:val="both"/>
        <w:rPr>
          <w:b w:val="false"/>
          <w:bCs w:val="false"/>
        </w:rPr>
      </w:pPr>
      <w:r>
        <w:rPr>
          <w:b w:val="false"/>
          <w:bCs w:val="false"/>
        </w:rPr>
        <w:t>3. Hipertensão arterial: Conhecida como pressão alta, é um fator de risco importante para doenças cardíacas e AVC.</w:t>
      </w:r>
    </w:p>
    <w:p>
      <w:pPr>
        <w:pStyle w:val="BodyText"/>
        <w:spacing w:lineRule="auto" w:line="276" w:before="0" w:after="0"/>
        <w:ind w:firstLine="680" w:left="0" w:right="0"/>
        <w:contextualSpacing/>
        <w:jc w:val="both"/>
        <w:rPr>
          <w:b w:val="false"/>
          <w:bCs w:val="false"/>
        </w:rPr>
      </w:pPr>
      <w:r>
        <w:rPr>
          <w:b w:val="false"/>
          <w:bCs w:val="false"/>
        </w:rPr>
        <w:t xml:space="preserve">4. Tabagismo </w:t>
      </w:r>
      <w:r>
        <w:rPr>
          <w:b w:val="false"/>
          <w:bCs w:val="false"/>
        </w:rPr>
        <w:t>e outras drogas</w:t>
      </w:r>
      <w:r>
        <w:rPr>
          <w:b w:val="false"/>
          <w:bCs w:val="false"/>
        </w:rPr>
        <w:t>: Causa dependência química e é um fator de risco para muitas doenças, incluindo câncer, doenças respiratórias e cardiovasculares.</w:t>
      </w:r>
    </w:p>
    <w:p>
      <w:pPr>
        <w:pStyle w:val="BodyText"/>
        <w:spacing w:lineRule="auto" w:line="276" w:before="0" w:after="0"/>
        <w:ind w:firstLine="680" w:left="0" w:right="0"/>
        <w:contextualSpacing/>
        <w:jc w:val="both"/>
        <w:rPr>
          <w:b w:val="false"/>
          <w:bCs w:val="false"/>
        </w:rPr>
      </w:pPr>
      <w:r>
        <w:rPr>
          <w:b w:val="false"/>
          <w:bCs w:val="false"/>
        </w:rPr>
        <w:t>5. Consumo excessivo de álcool: Pode levar a problemas de saúde como doenças hepáticas, câncer e distúrbios psicológicos.</w:t>
      </w:r>
    </w:p>
    <w:p>
      <w:pPr>
        <w:pStyle w:val="BodyText"/>
        <w:spacing w:lineRule="auto" w:line="276" w:before="0" w:after="0"/>
        <w:ind w:firstLine="680" w:left="0" w:right="0"/>
        <w:contextualSpacing/>
        <w:jc w:val="both"/>
        <w:rPr>
          <w:b w:val="false"/>
          <w:bCs w:val="false"/>
        </w:rPr>
      </w:pPr>
      <w:r>
        <w:rPr>
          <w:b w:val="false"/>
          <w:bCs w:val="false"/>
        </w:rPr>
        <w:t xml:space="preserve">6. Alimentação inadequada: Uma dieta pobre em nutrientes essenciais e rica em sal, açúcar e gorduras saturadas pode contribuir para o desenvolvimento de </w:t>
      </w:r>
      <w:r>
        <w:rPr>
          <w:b/>
          <w:bCs/>
        </w:rPr>
        <w:t>DCNTs</w:t>
      </w:r>
      <w:r>
        <w:rPr>
          <w:rStyle w:val="FootnoteReference"/>
          <w:b w:val="false"/>
          <w:bCs w:val="false"/>
        </w:rPr>
        <w:footnoteReference w:id="18"/>
      </w:r>
      <w:r>
        <w:rPr>
          <w:b w:val="false"/>
          <w:bCs w:val="false"/>
        </w:rPr>
        <w:t>.</w:t>
      </w:r>
    </w:p>
    <w:p>
      <w:pPr>
        <w:pStyle w:val="BodyText"/>
        <w:spacing w:lineRule="auto" w:line="276" w:before="0" w:after="0"/>
        <w:ind w:firstLine="680" w:left="0" w:right="0"/>
        <w:contextualSpacing/>
        <w:jc w:val="both"/>
        <w:rPr>
          <w:b w:val="false"/>
          <w:bCs w:val="false"/>
        </w:rPr>
      </w:pPr>
      <w:r>
        <w:rPr>
          <w:b w:val="false"/>
          <w:bCs w:val="false"/>
        </w:rPr>
        <w:t xml:space="preserve">Além desses fatores modificáveis, </w:t>
      </w:r>
      <w:r>
        <w:rPr>
          <w:b w:val="false"/>
          <w:bCs w:val="false"/>
        </w:rPr>
        <w:t>em sua maioria comportamentais</w:t>
      </w:r>
      <w:r>
        <w:rPr>
          <w:b w:val="false"/>
          <w:bCs w:val="false"/>
        </w:rPr>
        <w:t>, existem fatores não modificáveis como genética, idade, sexo e etnia que também influenciam o risco de desenvolver DCNTs. A prevenção e a promoção da saúde devem focar principalmente nos fatores modificáveis, que estão diretamente relacionados aos comportamentos e hábitos de vida das pessoas.</w:t>
      </w:r>
    </w:p>
    <w:p>
      <w:pPr>
        <w:pStyle w:val="BodyText"/>
        <w:spacing w:lineRule="auto" w:line="276" w:before="0" w:after="0"/>
        <w:ind w:firstLine="680" w:left="0" w:right="0"/>
        <w:contextualSpacing/>
        <w:jc w:val="both"/>
        <w:rPr/>
      </w:pPr>
      <w:del w:id="1504" w:author="Autor desconhecido" w:date="2024-06-12T09:57:25Z">
        <w:r>
          <w:rPr>
            <w:b w:val="false"/>
            <w:bCs w:val="false"/>
          </w:rPr>
          <w:delText>A</w:delText>
        </w:r>
      </w:del>
      <w:ins w:id="1505" w:author="Autor desconhecido" w:date="2024-06-12T09:57:25Z">
        <w:r>
          <w:rPr>
            <w:b w:val="false"/>
            <w:bCs w:val="false"/>
          </w:rPr>
          <w:t>Na</w:t>
        </w:r>
      </w:ins>
      <w:r>
        <w:rPr>
          <w:b w:val="false"/>
          <w:bCs w:val="false"/>
        </w:rPr>
        <w:t xml:space="preserve"> medicina </w:t>
      </w:r>
      <w:del w:id="1506" w:author="Autor desconhecido" w:date="2024-06-12T09:57:31Z">
        <w:r>
          <w:rPr>
            <w:b w:val="false"/>
            <w:bCs w:val="false"/>
          </w:rPr>
          <w:delText>ainda hoje</w:delText>
        </w:r>
      </w:del>
      <w:ins w:id="1507" w:author="Autor desconhecido" w:date="2024-06-12T09:57:31Z">
        <w:r>
          <w:rPr>
            <w:b w:val="false"/>
            <w:bCs w:val="false"/>
          </w:rPr>
          <w:t>contemporânea utilizam-se duas abordagens:</w:t>
        </w:r>
      </w:ins>
      <w:del w:id="1508" w:author="Autor desconhecido" w:date="2024-06-12T09:58:29Z">
        <w:r>
          <w:rPr>
            <w:b w:val="false"/>
            <w:bCs w:val="false"/>
          </w:rPr>
          <w:delText>,</w:delText>
        </w:r>
      </w:del>
      <w:r>
        <w:rPr>
          <w:b w:val="false"/>
          <w:bCs w:val="false"/>
        </w:rPr>
        <w:t xml:space="preserve"> </w:t>
      </w:r>
      <w:del w:id="1509" w:author="Autor desconhecido" w:date="2024-06-12T09:58:34Z">
        <w:r>
          <w:rPr>
            <w:b w:val="false"/>
            <w:bCs w:val="false"/>
          </w:rPr>
          <w:delText xml:space="preserve">tem por </w:delText>
        </w:r>
      </w:del>
      <w:ins w:id="1510" w:author="Autor desconhecido" w:date="2024-06-12T09:58:34Z">
        <w:r>
          <w:rPr>
            <w:b w:val="false"/>
            <w:bCs w:val="false"/>
          </w:rPr>
          <w:t xml:space="preserve">A </w:t>
        </w:r>
      </w:ins>
      <w:r>
        <w:rPr>
          <w:b w:val="false"/>
          <w:bCs w:val="false"/>
        </w:rPr>
        <w:t xml:space="preserve">metologia </w:t>
      </w:r>
      <w:r>
        <w:rPr>
          <w:b w:val="false"/>
          <w:bCs w:val="false"/>
        </w:rPr>
        <w:t>sintomática para o</w:t>
      </w:r>
      <w:r>
        <w:rPr>
          <w:b w:val="false"/>
          <w:bCs w:val="false"/>
        </w:rPr>
        <w:t xml:space="preserve"> tratamento das doenças, </w:t>
      </w:r>
      <w:r>
        <w:rPr/>
        <w:t>foca</w:t>
      </w:r>
      <w:r>
        <w:rPr/>
        <w:t>ndo</w:t>
      </w:r>
      <w:r>
        <w:rPr/>
        <w:t xml:space="preserve"> no alívio dos sintomas da doença</w:t>
      </w:r>
      <w:del w:id="1511" w:author="Autor desconhecido" w:date="2024-06-12T09:58:47Z">
        <w:r>
          <w:rPr/>
          <w:delText xml:space="preserve">, enquanto </w:delText>
        </w:r>
      </w:del>
      <w:ins w:id="1512" w:author="Autor desconhecido" w:date="2024-06-12T09:58:47Z">
        <w:r>
          <w:rPr/>
          <w:t xml:space="preserve"> </w:t>
        </w:r>
      </w:ins>
      <w:ins w:id="1513" w:author="Autor desconhecido" w:date="2024-06-12T09:58:47Z">
        <w:r>
          <w:rPr/>
          <w:t xml:space="preserve">e </w:t>
        </w:r>
      </w:ins>
      <w:r>
        <w:rPr/>
        <w:t xml:space="preserve">os métodos casuísticos </w:t>
      </w:r>
      <w:ins w:id="1514" w:author="Autor desconhecido" w:date="2024-06-12T09:58:51Z">
        <w:r>
          <w:rPr/>
          <w:t xml:space="preserve">que </w:t>
        </w:r>
      </w:ins>
      <w:r>
        <w:rPr/>
        <w:t xml:space="preserve">buscam tratar a causa raiz da doença. Geralmente, os tratamentos sintomáticos são mais comuns porque proporcionam alívio imediato e são mais fáceis de administrar </w:t>
      </w:r>
      <w:r>
        <w:rPr/>
        <w:t>e, em geral custam menos</w:t>
      </w:r>
      <w:r>
        <w:rPr/>
        <w:t xml:space="preserve">. </w:t>
      </w:r>
    </w:p>
    <w:p>
      <w:pPr>
        <w:pStyle w:val="BodyText"/>
        <w:spacing w:lineRule="auto" w:line="276" w:before="0" w:after="0"/>
        <w:ind w:firstLine="680" w:left="0" w:right="0"/>
        <w:contextualSpacing/>
        <w:jc w:val="both"/>
        <w:rPr/>
      </w:pPr>
      <w:del w:id="1515" w:author="Autor desconhecido" w:date="2024-06-12T09:59:55Z">
        <w:r>
          <w:rPr/>
          <w:delText xml:space="preserve">Os tratamentos sintomáticos são frequentemente utilizados para aliviar os sintomas das doenças, enquanto os tratamentos causalísticos visam tratar a causa subjacente da doença. </w:delText>
        </w:r>
      </w:del>
      <w:r>
        <w:rPr/>
        <w:t xml:space="preserve">Em muitos casos, os tratamentos sintomáticos são preferidos porque podem proporcionar alívio imediato dos sintomas, mesmo que não curem a doença em si. Por outro lado, os tratamentos causalísticos </w:t>
      </w:r>
      <w:r>
        <w:rPr/>
        <w:t>são</w:t>
      </w:r>
      <w:r>
        <w:rPr/>
        <w:t xml:space="preserve"> mais eficazes a longo prazo, pois abordam a causa raiz da doença. No entanto, a escolha entre tratamentos sintomáticos e casuísticos depende da natureza da doença e das necessidades do paciente. Em alguns casos, uma abordagem combinada pode ser a mais adequada para garantir tanto o alívio dos sintomas quanto o tratamento da causa subjacente. </w:t>
      </w:r>
      <w:r>
        <w:rPr/>
        <w:t>Entretanto os tratamentos sintomáticos, quase sempre são aplicados simplesmente pela falta de um tratamento causalístico conhecido.</w:t>
      </w:r>
    </w:p>
    <w:p>
      <w:pPr>
        <w:pStyle w:val="BodyText"/>
        <w:spacing w:lineRule="auto" w:line="276" w:before="0" w:after="0"/>
        <w:ind w:firstLine="680" w:left="0" w:right="0"/>
        <w:contextualSpacing/>
        <w:jc w:val="both"/>
        <w:rPr>
          <w:ins w:id="1516" w:author="Autor desconhecido" w:date="2024-06-12T10:01:08Z"/>
        </w:rPr>
      </w:pPr>
      <w:r>
        <w:rPr/>
        <w:t xml:space="preserve">Vantagens dos métodos sintomáticos incluem alívio rápido dos sintomas e maior facilidade de administração. No entanto, eles não resolvem a causa raiz da doença, podendo levar a recorrências. </w:t>
      </w:r>
    </w:p>
    <w:p>
      <w:pPr>
        <w:pStyle w:val="BodyText"/>
        <w:spacing w:lineRule="auto" w:line="276" w:before="0" w:after="0"/>
        <w:ind w:firstLine="680" w:left="0" w:right="0"/>
        <w:contextualSpacing/>
        <w:jc w:val="both"/>
        <w:rPr/>
      </w:pPr>
      <w:r>
        <w:rPr/>
        <w:t xml:space="preserve">Já os métodos casuísticos visam a cura definitiva, eliminando a causa da doença. Porém, podem ser mais complexos, demorados e exigir maior investimento de recursos. </w:t>
      </w:r>
    </w:p>
    <w:p>
      <w:pPr>
        <w:pStyle w:val="BodyText"/>
        <w:spacing w:lineRule="auto" w:line="276" w:before="0" w:after="0"/>
        <w:ind w:firstLine="680" w:left="0" w:right="0"/>
        <w:contextualSpacing/>
        <w:jc w:val="both"/>
        <w:rPr/>
      </w:pPr>
      <w:r>
        <w:rPr/>
        <w:t>O maior dificultador para utilização de metodologias ca</w:t>
      </w:r>
      <w:r>
        <w:rPr/>
        <w:t>u</w:t>
      </w:r>
      <w:r>
        <w:rPr/>
        <w:t>s</w:t>
      </w:r>
      <w:r>
        <w:rPr/>
        <w:t>al</w:t>
      </w:r>
      <w:r>
        <w:rPr/>
        <w:t>ísticas para a medicina contemporânea está na precisão e acurácia para determinar as causas primárias das doenças. Uma mesma causa primária pode levar a inúmeras doenças, além do mais, as causas primarias podem variar para uma mesma doença dependendo de fatores de difícil elucidação e diferir de paciente para paciente com uma mesma doença, o que tende a tornar a sua elucidação dependente de estudos dedicados, anamnese e historiamento complex</w:t>
      </w:r>
      <w:r>
        <w:rPr/>
        <w:t>os.</w:t>
      </w:r>
      <w:r>
        <w:rPr/>
        <w:t xml:space="preserve"> </w:t>
      </w:r>
      <w:r>
        <w:rPr/>
        <w:t>E</w:t>
      </w:r>
      <w:r>
        <w:rPr/>
        <w:t xml:space="preserve">nvolvendo na maioria das vezes, fatores emocionais, psicológicos e comportamentais. </w:t>
      </w:r>
    </w:p>
    <w:p>
      <w:pPr>
        <w:pStyle w:val="BodyText"/>
        <w:spacing w:lineRule="auto" w:line="276" w:before="0" w:after="0"/>
        <w:ind w:firstLine="680" w:left="0" w:right="0"/>
        <w:contextualSpacing/>
        <w:jc w:val="both"/>
        <w:rPr/>
      </w:pPr>
      <w:r>
        <w:rPr/>
        <w:t xml:space="preserve">Outra questão é que a medicina, ainda só considera os fatores </w:t>
      </w:r>
      <w:r>
        <w:rPr/>
        <w:t>físicos e mentais</w:t>
      </w:r>
      <w:r>
        <w:rPr/>
        <w:t xml:space="preserve"> inerentes à vida do paciente desde seu nascimento</w:t>
      </w:r>
      <w:ins w:id="1517" w:author="Autor desconhecido" w:date="2024-06-07T15:27:26Z">
        <w:r>
          <w:rPr/>
          <w:t xml:space="preserve"> </w:t>
        </w:r>
      </w:ins>
      <w:ins w:id="1518" w:author="Autor desconhecido" w:date="2024-06-07T15:27:26Z">
        <w:r>
          <w:rPr/>
          <w:t>ou quando muito, atendendo a fatores genéticos</w:t>
        </w:r>
      </w:ins>
      <w:r>
        <w:rPr/>
        <w:t xml:space="preserve">. </w:t>
      </w:r>
      <w:r>
        <w:rPr/>
        <w:t>E</w:t>
      </w:r>
      <w:r>
        <w:rPr/>
        <w:t xml:space="preserve">ntretanto </w:t>
      </w:r>
      <w:r>
        <w:rPr/>
        <w:t xml:space="preserve">transcendentalmente, </w:t>
      </w:r>
      <w:r>
        <w:rPr/>
        <w:t xml:space="preserve">segundo a doutrina espírita </w:t>
      </w:r>
      <w:r>
        <w:rPr/>
        <w:t>por exemplo,</w:t>
      </w:r>
      <w:r>
        <w:rPr/>
        <w:t xml:space="preserve"> muitas vezes as causas de doenças e sofrimentos ultrapassam os limites da vida física atual, remontando causas que são herdadas de vidas anteriores que podem se manifestar através de mutações genéticas ou não.</w:t>
      </w:r>
    </w:p>
    <w:p>
      <w:pPr>
        <w:pStyle w:val="Normal"/>
        <w:spacing w:before="0" w:after="0"/>
        <w:ind w:firstLine="737" w:left="0" w:right="0"/>
        <w:contextualSpacing/>
        <w:jc w:val="both"/>
        <w:rPr/>
      </w:pPr>
      <w:r>
        <w:rPr/>
        <w:t>Toda dor, todo sofrimento, toda doença são sempre o efeito de uma ou mais causas. Cessada</w:t>
      </w:r>
      <w:r>
        <w:rPr/>
        <w:t>s</w:t>
      </w:r>
      <w:r>
        <w:rPr/>
        <w:t xml:space="preserve"> as causas cessam também os efeitos. Isso é fato.</w:t>
      </w:r>
    </w:p>
    <w:p>
      <w:pPr>
        <w:pStyle w:val="Normal"/>
        <w:spacing w:before="0" w:after="0"/>
        <w:ind w:firstLine="737" w:left="0" w:right="0"/>
        <w:contextualSpacing/>
        <w:jc w:val="both"/>
        <w:rPr/>
      </w:pPr>
      <w:r>
        <w:rPr/>
        <w:t>Como vimos, t</w:t>
      </w:r>
      <w:r>
        <w:rPr/>
        <w:t>ratar a doença redimindo os sintomas nem sempre atinge as causas. Repor o ferro no organismo pode curar a anemia, desde que a causa da falta de ferro seja eliminada, outrossim, a anemia retornará tão cedo falte novamente o ferro no organismo.</w:t>
      </w:r>
    </w:p>
    <w:p>
      <w:pPr>
        <w:pStyle w:val="Normal"/>
        <w:spacing w:before="0" w:after="0"/>
        <w:ind w:firstLine="737" w:left="0" w:right="0"/>
        <w:contextualSpacing/>
        <w:jc w:val="both"/>
        <w:rPr/>
      </w:pPr>
      <w:r>
        <w:rPr/>
        <w:t xml:space="preserve">Aliviar os sintomas têm seu imenso valor, no mínimo por trazer conforto </w:t>
      </w:r>
      <w:r>
        <w:rPr/>
        <w:t>e alívio</w:t>
      </w:r>
      <w:r>
        <w:rPr/>
        <w:t xml:space="preserve"> ao minimizar os esfeitos da dor e ou da doença, mitigando o sofrimento e melhorando a qualidade de vida do indivíduo ou mesmo de uma comunidade. </w:t>
      </w:r>
      <w:r>
        <w:rPr/>
        <w:t>F</w:t>
      </w:r>
      <w:r>
        <w:rPr/>
        <w:t>ractalmente, isso se aplica também às doenças sociais.</w:t>
      </w:r>
    </w:p>
    <w:p>
      <w:pPr>
        <w:pStyle w:val="Normal"/>
        <w:spacing w:before="0" w:after="0"/>
        <w:ind w:firstLine="737" w:left="0" w:right="0"/>
        <w:contextualSpacing/>
        <w:jc w:val="both"/>
        <w:rPr/>
      </w:pPr>
      <w:r>
        <w:rPr/>
        <w:t xml:space="preserve">A ciência médica Humana ainda considera tão somente a existência única do corpo físico. </w:t>
      </w:r>
      <w:r>
        <w:rPr/>
        <w:t>E</w:t>
      </w:r>
      <w:r>
        <w:rPr/>
        <w:t xml:space="preserve">ntão pressupõe que todas as causas de dores e doenças sejam inerentes ao corpo físico, </w:t>
      </w:r>
      <w:r>
        <w:rPr/>
        <w:t>ou quando muito de origem</w:t>
      </w:r>
      <w:ins w:id="1519" w:author="Autor desconhecido" w:date="2024-06-07T15:29:08Z">
        <w:r>
          <w:rPr/>
          <w:t xml:space="preserve"> </w:t>
        </w:r>
      </w:ins>
      <w:ins w:id="1520" w:author="Autor desconhecido" w:date="2024-06-07T15:29:08Z">
        <w:r>
          <w:rPr/>
          <w:t>genética,</w:t>
        </w:r>
      </w:ins>
      <w:r>
        <w:rPr/>
        <w:t xml:space="preserve"> mental e ou emocional,</w:t>
      </w:r>
      <w:r>
        <w:rPr/>
        <w:t xml:space="preserve"> mas isso pode não ser inteiramente verdade.</w:t>
      </w:r>
    </w:p>
    <w:p>
      <w:pPr>
        <w:pStyle w:val="Normal"/>
        <w:spacing w:before="0" w:after="0"/>
        <w:ind w:firstLine="737" w:left="0" w:right="0"/>
        <w:contextualSpacing/>
        <w:jc w:val="both"/>
        <w:rPr/>
      </w:pPr>
      <w:r>
        <w:rPr/>
        <w:t xml:space="preserve">São admiráveis os avanços da ciência médica no campo da matéria, que perscruta hoje as minudências microscópicas dos organismos. Já </w:t>
      </w:r>
      <w:r>
        <w:rPr/>
        <w:t>apresenta avanços</w:t>
      </w:r>
      <w:r>
        <w:rPr/>
        <w:t xml:space="preserve"> notáveis no campo da genética e na elaboração de medicamentos, vacinas, tratamentos </w:t>
      </w:r>
      <w:r>
        <w:rPr/>
        <w:t>e cirurgias</w:t>
      </w:r>
      <w:r>
        <w:rPr/>
        <w:t xml:space="preserve"> eficazes, cada vez mais promissores, inclusive no tratamento de doenças mentais.</w:t>
      </w:r>
    </w:p>
    <w:p>
      <w:pPr>
        <w:pStyle w:val="Normal"/>
        <w:spacing w:before="0" w:after="0"/>
        <w:ind w:firstLine="737" w:left="0" w:right="0"/>
        <w:contextualSpacing/>
        <w:jc w:val="both"/>
        <w:rPr/>
      </w:pPr>
      <w:r>
        <w:rPr/>
        <w:t xml:space="preserve">Entretanto, em relação a existência da alma, como entidade própria, em essência, independente do corpo físico, a ciência e a medicina preferem se abstrair em controvérsias infindáveis, preferindo conferir-lhe ainda o status de fruto da imaginação mística do Homem. Isso se dá também por culpa dos movimento religiosos. </w:t>
      </w:r>
      <w:r>
        <w:rPr/>
        <w:t>Q</w:t>
      </w:r>
      <w:r>
        <w:rPr/>
        <w:t>ue também não se acertam muito bem na forma com que lidam com essa e outras questões. Ou seja, melhor colocando a culpa disso não é nem da ciência nem dos movimentos religiosos, mas da imaturidade dos Homens como um todo.</w:t>
      </w:r>
    </w:p>
    <w:p>
      <w:pPr>
        <w:pStyle w:val="Normal"/>
        <w:spacing w:before="0" w:after="0"/>
        <w:ind w:firstLine="737" w:left="0" w:right="0"/>
        <w:contextualSpacing/>
        <w:jc w:val="both"/>
        <w:rPr/>
      </w:pPr>
      <w:r>
        <w:rPr/>
        <w:t xml:space="preserve">Transcendentalmente, conforme postula a Doutrina Espírita, enquanto encarnados estamos no estado de matéria densa, compostos de matéria, perispírito e espírito, registrando o conceito de alma como sendo o espírito e perispírito encarnados. </w:t>
      </w:r>
    </w:p>
    <w:p>
      <w:pPr>
        <w:pStyle w:val="Normal"/>
        <w:spacing w:before="0" w:after="0"/>
        <w:ind w:firstLine="737" w:left="0" w:right="0"/>
        <w:contextualSpacing/>
        <w:jc w:val="both"/>
        <w:rPr/>
      </w:pPr>
      <w:r>
        <w:rPr/>
        <w:t xml:space="preserve">Uma boa analogia é comparamos estes estados como os estados físicos da água. O espírito é como a água no estado gasoso. </w:t>
      </w:r>
      <w:r>
        <w:rPr/>
        <w:t>A</w:t>
      </w:r>
      <w:r>
        <w:rPr/>
        <w:t xml:space="preserve">o se entrosar com o ambiente de um mundo material que o acolhe, agrega dele os elementos de ligação. </w:t>
      </w:r>
      <w:r>
        <w:rPr/>
        <w:t>M</w:t>
      </w:r>
      <w:r>
        <w:rPr/>
        <w:t xml:space="preserve">udando </w:t>
      </w:r>
      <w:r>
        <w:rPr/>
        <w:t>assim</w:t>
      </w:r>
      <w:r>
        <w:rPr/>
        <w:t xml:space="preserve"> para um estado mais denso, qual se fosse a água mudando para o estado líquido. </w:t>
      </w:r>
      <w:r>
        <w:rPr/>
        <w:t>E</w:t>
      </w:r>
      <w:r>
        <w:rPr/>
        <w:t xml:space="preserve"> ao encarnar assume um estado ainda mais denso, qual se fosse a água mudando para o estado sólido.</w:t>
      </w:r>
    </w:p>
    <w:p>
      <w:pPr>
        <w:pStyle w:val="Normal"/>
        <w:spacing w:before="0" w:after="0"/>
        <w:ind w:firstLine="737" w:left="0" w:right="0"/>
        <w:contextualSpacing/>
        <w:jc w:val="both"/>
        <w:rPr/>
      </w:pPr>
      <w:r>
        <w:rPr/>
        <w:t xml:space="preserve">Assim como o gelo não deixa de ser água, o corpo físico vivo, </w:t>
      </w:r>
      <w:r>
        <w:rPr/>
        <w:t>t</w:t>
      </w:r>
      <w:r>
        <w:rPr/>
        <w:t>ambém não deixa de ser espírito. Então, nesse conceito, não somos um corpo físico que possui um espírito, mas um espírito em um estado físico mais denso.</w:t>
      </w:r>
    </w:p>
    <w:p>
      <w:pPr>
        <w:pStyle w:val="Normal"/>
        <w:spacing w:before="0" w:after="0"/>
        <w:ind w:firstLine="737" w:left="0" w:right="0"/>
        <w:contextualSpacing/>
        <w:jc w:val="both"/>
        <w:rPr/>
      </w:pPr>
      <w:r>
        <w:rPr/>
        <w:t xml:space="preserve">Ocorre que os espíritos “perispiritualizados” aqui na Terra, se me permitem o neologismo, aqui estão mormente por carregarem enfermidades de cunho moral (principalmente ligadas ao orgulho e ao egoismo) e ou desvios do conhecimento e de comportamento, que os caracterizem como, de certa forma, </w:t>
      </w:r>
      <w:r>
        <w:rPr/>
        <w:t xml:space="preserve">espíritos imperfeitos, </w:t>
      </w:r>
      <w:r>
        <w:rPr/>
        <w:t xml:space="preserve">mal integrados aos princípios da ordem universal, ou se quiserem, por estarem mal conectados a Deus. </w:t>
      </w:r>
    </w:p>
    <w:p>
      <w:pPr>
        <w:pStyle w:val="Normal"/>
        <w:spacing w:before="0" w:after="0"/>
        <w:ind w:firstLine="737" w:left="0" w:right="0"/>
        <w:contextualSpacing/>
        <w:jc w:val="both"/>
        <w:rPr/>
      </w:pPr>
      <w:r>
        <w:rPr/>
        <w:t>Ao se enca</w:t>
      </w:r>
      <w:r>
        <w:rPr/>
        <w:t>r</w:t>
      </w:r>
      <w:r>
        <w:rPr/>
        <w:t xml:space="preserve">narem na </w:t>
      </w:r>
      <w:del w:id="1521" w:author="Autor desconhecido" w:date="2024-06-07T15:30:52Z">
        <w:r>
          <w:rPr/>
          <w:delText>t</w:delText>
        </w:r>
      </w:del>
      <w:ins w:id="1522" w:author="Autor desconhecido" w:date="2024-06-07T15:30:52Z">
        <w:r>
          <w:rPr/>
          <w:t>T</w:t>
        </w:r>
      </w:ins>
      <w:r>
        <w:rPr/>
        <w:t xml:space="preserve">erra, densificam também suas enfermidades, somatizando-as, de diversas formas nas manifestações de transtornos, deficiências e doenças do corpo físico e da </w:t>
      </w:r>
      <w:r>
        <w:rPr>
          <w:b/>
          <w:bCs/>
        </w:rPr>
        <w:t>mente</w:t>
      </w:r>
      <w:r>
        <w:rPr>
          <w:rStyle w:val="FootnoteReference"/>
        </w:rPr>
        <w:footnoteReference w:id="19"/>
      </w:r>
      <w:r>
        <w:rPr/>
        <w:t>.</w:t>
      </w:r>
    </w:p>
    <w:p>
      <w:pPr>
        <w:pStyle w:val="Normal"/>
        <w:spacing w:before="0" w:after="0"/>
        <w:ind w:firstLine="737" w:left="0" w:right="0"/>
        <w:contextualSpacing/>
        <w:jc w:val="both"/>
        <w:rPr/>
      </w:pPr>
      <w:r>
        <w:rPr/>
        <w:t xml:space="preserve">A estrutura genética de cada um, aproveita elementos hereditários da família da mãe e do pai, conforme apresenta a ciência. Mas não é só isso. Existe também a participação mais importante do que poderíamos chamar da genética perispiritual do espírito reencarnante, que determina e </w:t>
      </w:r>
      <w:del w:id="1523" w:author="Autor desconhecido" w:date="2024-06-12T10:07:53Z">
        <w:r>
          <w:rPr/>
          <w:delText>escolhe</w:delText>
        </w:r>
      </w:del>
      <w:ins w:id="1524" w:author="Autor desconhecido" w:date="2024-06-12T10:07:53Z">
        <w:r>
          <w:rPr/>
          <w:t>agrega</w:t>
        </w:r>
      </w:ins>
      <w:r>
        <w:rPr/>
        <w:t xml:space="preserve"> por sintonia vibracional, escolhas e imposições cármicas, os elementos genéticos que formarão sua estrutura, utilizando-se dos materiais genéticos materiais a sua disposição.</w:t>
      </w:r>
    </w:p>
    <w:p>
      <w:pPr>
        <w:pStyle w:val="Normal"/>
        <w:spacing w:before="0" w:after="0"/>
        <w:ind w:firstLine="737" w:left="0" w:right="0"/>
        <w:contextualSpacing/>
        <w:jc w:val="both"/>
        <w:rPr/>
      </w:pPr>
      <w:r>
        <w:rPr/>
        <w:t>Reunidos em comunidades, onde se aproximam por afinidade (como uma solução ou mistura homogênea) ou são encaixados (“congelados” juntos enquanto uma mistura heterogênea) por necessidades específicas.</w:t>
      </w:r>
    </w:p>
    <w:p>
      <w:pPr>
        <w:pStyle w:val="Normal"/>
        <w:spacing w:before="0" w:after="0"/>
        <w:ind w:firstLine="737" w:left="0" w:right="0"/>
        <w:contextualSpacing/>
        <w:jc w:val="both"/>
        <w:rPr/>
      </w:pPr>
      <w:r>
        <w:rPr/>
        <w:t xml:space="preserve">Doentes juntos, “em quarentena”, acabamos por contaminar o entorno meio ambiente que nos acolhe, resultando também nas enfermidades sociais e ambientais. </w:t>
      </w:r>
      <w:r>
        <w:rPr/>
        <w:t>Por outro lado, vivenciando semelhanças com os indivíduos próximos, compartilhamos experiências e nos ajudamos mutuamente, além da sensação de que não estamos sozinhos em nossas dificuldades inerentes.</w:t>
      </w:r>
    </w:p>
    <w:p>
      <w:pPr>
        <w:pStyle w:val="Normal"/>
        <w:spacing w:before="0" w:after="0"/>
        <w:ind w:firstLine="737" w:left="0" w:right="0"/>
        <w:contextualSpacing/>
        <w:jc w:val="both"/>
        <w:rPr/>
      </w:pPr>
      <w:r>
        <w:rPr/>
        <w:t>Dessa forma verificamos que, de fato, as causas primordiais das enfermidades materiais, na maioria das vezes, estão sediadas</w:t>
      </w:r>
      <w:ins w:id="1525" w:author="Autor desconhecido" w:date="2024-06-12T10:09:11Z">
        <w:r>
          <w:rPr/>
          <w:t xml:space="preserve"> </w:t>
        </w:r>
      </w:ins>
      <w:ins w:id="1526" w:author="Autor desconhecido" w:date="2024-06-12T10:09:11Z">
        <w:r>
          <w:rPr/>
          <w:t>na mente (</w:t>
        </w:r>
      </w:ins>
      <w:del w:id="1527" w:author="Autor desconhecido" w:date="2024-06-12T10:09:39Z">
        <w:r>
          <w:rPr/>
          <w:delText xml:space="preserve"> </w:delText>
        </w:r>
      </w:del>
      <w:r>
        <w:rPr/>
        <w:t>no espírito</w:t>
      </w:r>
      <w:ins w:id="1528" w:author="Autor desconhecido" w:date="2024-06-12T10:09:29Z">
        <w:r>
          <w:rPr/>
          <w:t>)</w:t>
        </w:r>
      </w:ins>
      <w:r>
        <w:rPr/>
        <w:t xml:space="preserve"> e não na matéria densa. São pois a condensação, </w:t>
      </w:r>
      <w:r>
        <w:rPr/>
        <w:t>somatização</w:t>
      </w:r>
      <w:r>
        <w:rPr/>
        <w:t xml:space="preserve"> ou solidificação de enfermidades morais do espírito. Ou, de um outro ponto de vista, as doenças materiais podem ser meros efeitos sintomáticos de enfermidades morais.</w:t>
      </w:r>
    </w:p>
    <w:p>
      <w:pPr>
        <w:pStyle w:val="Normal"/>
        <w:spacing w:before="0" w:after="0"/>
        <w:ind w:firstLine="737" w:left="0" w:right="0"/>
        <w:contextualSpacing/>
        <w:jc w:val="both"/>
        <w:rPr/>
      </w:pPr>
      <w:r>
        <w:rPr/>
        <w:t>Por quê?</w:t>
      </w:r>
    </w:p>
    <w:p>
      <w:pPr>
        <w:pStyle w:val="Normal"/>
        <w:spacing w:before="0" w:after="0"/>
        <w:ind w:firstLine="737" w:left="0" w:right="0"/>
        <w:contextualSpacing/>
        <w:jc w:val="both"/>
        <w:rPr/>
      </w:pPr>
      <w:r>
        <w:rPr/>
        <w:t>Ora pois, assim como na química, é mais fácil manipular alguma substância em um estado mais denso do que no estado volátil, também é mais fácil e eficiente para o espírito lidar com suas enfermidades morais através da experimentação dorida e confinada na matéria densificada.</w:t>
      </w:r>
    </w:p>
    <w:p>
      <w:pPr>
        <w:pStyle w:val="Normal"/>
        <w:spacing w:before="0" w:after="0"/>
        <w:ind w:firstLine="737" w:left="0" w:right="0"/>
        <w:contextualSpacing/>
        <w:jc w:val="both"/>
        <w:rPr/>
      </w:pPr>
      <w:r>
        <w:rPr/>
        <w:t xml:space="preserve">A movimentação dinâmica da vida, na convivência humana “algo forçada” com as diferenças interpessoais dos espíritos encarnados próximos, é um mecanismo inteligente que promove o atrito que funciona por buril que nos permite remover as arestas e impurezas que são parte da essência de nossas deficiências morais. </w:t>
      </w:r>
    </w:p>
    <w:p>
      <w:pPr>
        <w:pStyle w:val="Normal"/>
        <w:spacing w:before="0" w:after="0"/>
        <w:ind w:firstLine="737" w:left="0" w:right="0"/>
        <w:contextualSpacing/>
        <w:jc w:val="both"/>
        <w:rPr/>
      </w:pPr>
      <w:r>
        <w:rPr/>
        <w:t xml:space="preserve">É também muito oportuno perceber que as doenças na matéria, podem ser de fato, parte do remédio que auxiliam na cura das enfermidades morais do espírito e removê-las na matéria pode ter a mesma conotação de tratar </w:t>
      </w:r>
      <w:r>
        <w:rPr/>
        <w:t>temporariamente ou paliativamente</w:t>
      </w:r>
      <w:r>
        <w:rPr/>
        <w:t xml:space="preserve"> dos sintomas.</w:t>
      </w:r>
    </w:p>
    <w:p>
      <w:pPr>
        <w:pStyle w:val="Normal"/>
        <w:spacing w:before="0" w:after="0"/>
        <w:ind w:firstLine="737" w:left="0" w:right="0"/>
        <w:contextualSpacing/>
        <w:jc w:val="both"/>
        <w:rPr/>
      </w:pPr>
      <w:r>
        <w:rPr/>
        <w:t xml:space="preserve">De que adianta então a medicina da </w:t>
      </w:r>
      <w:ins w:id="1529" w:author="Autor desconhecido" w:date="2024-06-12T10:11:00Z">
        <w:r>
          <w:rPr/>
          <w:t xml:space="preserve">ciência da </w:t>
        </w:r>
      </w:ins>
      <w:r>
        <w:rPr/>
        <w:t>Terra? Por que permite Deus que a medicina avance no tratamento das doenças materiais?</w:t>
      </w:r>
    </w:p>
    <w:p>
      <w:pPr>
        <w:pStyle w:val="Normal"/>
        <w:spacing w:before="0" w:after="0"/>
        <w:ind w:firstLine="737" w:left="0" w:right="0"/>
        <w:contextualSpacing/>
        <w:jc w:val="both"/>
        <w:rPr/>
      </w:pPr>
      <w:r>
        <w:rPr/>
        <w:t>Na mesma proporção que evoluem e se curam o espíritos “perispiritualizados” nos entornos de um mundo, a ciência e medicina materia</w:t>
      </w:r>
      <w:r>
        <w:rPr/>
        <w:t>is</w:t>
      </w:r>
      <w:r>
        <w:rPr/>
        <w:t xml:space="preserve"> desse orbe também se desenvolve</w:t>
      </w:r>
      <w:r>
        <w:rPr/>
        <w:t>m</w:t>
      </w:r>
      <w:r>
        <w:rPr/>
        <w:t xml:space="preserve">, dando suporte coerente </w:t>
      </w:r>
      <w:r>
        <w:rPr/>
        <w:t>à</w:t>
      </w:r>
      <w:r>
        <w:rPr/>
        <w:t xml:space="preserve">s necessidades da coletividade dos espíritos que ali se encontram </w:t>
      </w:r>
      <w:r>
        <w:rPr/>
        <w:t>em cada fase de seu desenvolvimento</w:t>
      </w:r>
      <w:r>
        <w:rPr/>
        <w:t>.</w:t>
      </w:r>
    </w:p>
    <w:p>
      <w:pPr>
        <w:pStyle w:val="Normal"/>
        <w:spacing w:before="0" w:after="0"/>
        <w:ind w:firstLine="737" w:left="0" w:right="0"/>
        <w:contextualSpacing/>
        <w:jc w:val="both"/>
        <w:rPr/>
      </w:pPr>
      <w:r>
        <w:rPr/>
      </w:r>
    </w:p>
    <w:p>
      <w:pPr>
        <w:pStyle w:val="Heading2"/>
        <w:spacing w:before="0" w:after="0"/>
        <w:ind w:firstLine="680" w:left="0"/>
        <w:contextualSpacing/>
        <w:rPr/>
      </w:pPr>
      <w:bookmarkStart w:id="27" w:name="__RefHeading___Toc20458_1179113674"/>
      <w:bookmarkEnd w:id="27"/>
      <w:r>
        <w:rPr>
          <w:b/>
          <w:bCs/>
        </w:rPr>
        <w:t>Sofrimento</w:t>
      </w:r>
      <w:r>
        <w:rPr/>
        <w:t>:</w:t>
      </w:r>
    </w:p>
    <w:p>
      <w:pPr>
        <w:pStyle w:val="BodyText"/>
        <w:spacing w:lineRule="auto" w:line="276" w:before="0" w:after="0"/>
        <w:ind w:firstLine="680" w:left="0" w:right="0"/>
        <w:contextualSpacing/>
        <w:jc w:val="both"/>
        <w:rPr/>
      </w:pPr>
      <w:r>
        <w:rPr/>
        <w:t xml:space="preserve">O significado de “sofrimento” refere-se à experiência ou o processo de sentir dor, aflição, angústia ou qualquer forma de mal-estar físico ou emocional. O sofrimento pode ser causado por diversas razões, como </w:t>
      </w:r>
      <w:r>
        <w:rPr/>
        <w:t xml:space="preserve">dores, </w:t>
      </w:r>
      <w:r>
        <w:rPr/>
        <w:t>doenças, perdas, desafios emocionais, entre outros. É uma condição humana universal e muitas vezes está associada a aspectos difíceis da vida. O entendimento e a gestão do sofrimento varia</w:t>
      </w:r>
      <w:r>
        <w:rPr/>
        <w:t>m</w:t>
      </w:r>
      <w:r>
        <w:rPr/>
        <w:t xml:space="preserve"> de pessoa para pessoa e podem envolver diferentes abordagens, incluindo apoio emocional, tratamento médico, busca de significado ou outras estratégias para lidar com as dificuldades. </w:t>
      </w:r>
    </w:p>
    <w:p>
      <w:pPr>
        <w:pStyle w:val="Ttulo"/>
        <w:spacing w:before="0" w:after="0"/>
        <w:contextualSpacing/>
        <w:rPr/>
      </w:pPr>
      <w:r>
        <w:rPr/>
        <w:t>Pena de Talião:</w:t>
      </w:r>
    </w:p>
    <w:p>
      <w:pPr>
        <w:pStyle w:val="Normal"/>
        <w:spacing w:before="0" w:after="0"/>
        <w:ind w:firstLine="737" w:left="0" w:right="0"/>
        <w:contextualSpacing/>
        <w:jc w:val="both"/>
        <w:rPr/>
      </w:pPr>
      <w:r>
        <w:rPr/>
        <w:t xml:space="preserve">Sem nos atermos a veracidade dos fatos concernentes ao êxodo dos israelitas, apenas discutimos aqui seus efeitos pela percepção que causa até hoje nos grupos adeptos dos ensinos religiosos bíblicos e no Torá, o que inclui uma imensa porção das </w:t>
      </w:r>
      <w:r>
        <w:rPr/>
        <w:t>comunidades</w:t>
      </w:r>
      <w:r>
        <w:rPr/>
        <w:t xml:space="preserve"> de hoje.</w:t>
      </w:r>
    </w:p>
    <w:p>
      <w:pPr>
        <w:pStyle w:val="Normal"/>
        <w:spacing w:before="0" w:after="0"/>
        <w:ind w:firstLine="737" w:left="0" w:right="0"/>
        <w:contextualSpacing/>
        <w:jc w:val="both"/>
        <w:rPr/>
      </w:pPr>
      <w:r>
        <w:rPr/>
        <w:t xml:space="preserve">Segundo os relatos bíblicos, Moisés e seus guiados levaram 40 anos para percorrer o caminho. Para lidar com um grupo de cerca de seiscentas mil pessoas convivendo no ambiente hostil do deserto, Moisés precisou fazer uso de mecanismos de legislação e controle, não só religiosa como também pública e social, assumindo o papel de legislador e líder religioso. Para tanto, naturalmente, precisou elaborar suas leis públicas </w:t>
      </w:r>
      <w:r>
        <w:rPr/>
        <w:t>e civis</w:t>
      </w:r>
      <w:r>
        <w:rPr/>
        <w:t>, dentre as quais estava a lei de talião com a finalidade de estabelecer justiça perante os atos de transtorno de relacionamento humano daquela comunidade.</w:t>
      </w:r>
    </w:p>
    <w:p>
      <w:pPr>
        <w:pStyle w:val="Normal"/>
        <w:spacing w:before="0" w:after="0"/>
        <w:ind w:firstLine="737" w:left="0" w:right="0"/>
        <w:contextualSpacing/>
        <w:jc w:val="both"/>
        <w:rPr/>
      </w:pPr>
      <w:r>
        <w:rPr/>
        <w:t>Dois mil anos mais tarde, Jesus também faz uso de uma colocação semelhante, veja-se em Matheus 26:52: “Disse-lhe Jesus: Guarde a espada! Pois todos os que empunham a espada, pela espada morrerão.”.</w:t>
      </w:r>
    </w:p>
    <w:p>
      <w:pPr>
        <w:pStyle w:val="Normal"/>
        <w:spacing w:before="0" w:after="0"/>
        <w:ind w:firstLine="737" w:left="0" w:right="0"/>
        <w:contextualSpacing/>
        <w:jc w:val="both"/>
        <w:rPr/>
      </w:pPr>
      <w:r>
        <w:rPr/>
        <w:t>A partir dessas colocações, é fácil incutirmos culturalmente a ideia que preconiza a aplicação de penas e punições acertadas à conta d</w:t>
      </w:r>
      <w:r>
        <w:rPr/>
        <w:t>e uma</w:t>
      </w:r>
      <w:r>
        <w:rPr/>
        <w:t xml:space="preserve"> mesma moeda. Como </w:t>
      </w:r>
      <w:r>
        <w:rPr/>
        <w:t>afirma</w:t>
      </w:r>
      <w:r>
        <w:rPr/>
        <w:t xml:space="preserve"> o dito popular: “Quem com o ferro fere, com o ferro será ferido”.</w:t>
      </w:r>
    </w:p>
    <w:p>
      <w:pPr>
        <w:pStyle w:val="Normal"/>
        <w:spacing w:before="0" w:after="0"/>
        <w:ind w:firstLine="737" w:left="0" w:right="0"/>
        <w:contextualSpacing/>
        <w:jc w:val="both"/>
        <w:rPr>
          <w:ins w:id="1530" w:author="Autor desconhecido" w:date="2024-06-07T15:46:15Z"/>
        </w:rPr>
      </w:pPr>
      <w:r>
        <w:rPr/>
        <w:t xml:space="preserve">Entretanto, pondero. A aplicação irrestrita e “ao pé da letra” dessa lei, levaria a </w:t>
      </w:r>
      <w:r>
        <w:rPr/>
        <w:t>um</w:t>
      </w:r>
      <w:r>
        <w:rPr/>
        <w:t xml:space="preserve"> processo de reincidência infinita, o que a torna incoerente, pois que para pagar minha pena por ferir alguém, </w:t>
      </w:r>
      <w:r>
        <w:rPr/>
        <w:t>seria</w:t>
      </w:r>
      <w:r>
        <w:rPr/>
        <w:t xml:space="preserve"> necessário que outra pessoa incidisse o mesmo erro de me ferir e por sua vez se</w:t>
      </w:r>
      <w:r>
        <w:rPr/>
        <w:t>ria</w:t>
      </w:r>
      <w:r>
        <w:rPr/>
        <w:t xml:space="preserve"> também passível da mesma pena, e assim sucessiva e infinitamente o processo se repetiria.</w:t>
      </w:r>
    </w:p>
    <w:p>
      <w:pPr>
        <w:pStyle w:val="Normal"/>
        <w:spacing w:before="0" w:after="0"/>
        <w:ind w:firstLine="737" w:left="0" w:right="0"/>
        <w:contextualSpacing/>
        <w:jc w:val="both"/>
        <w:rPr/>
      </w:pPr>
      <w:ins w:id="1531" w:author="Autor desconhecido" w:date="2024-06-07T16:00:39Z">
        <w:r>
          <w:rPr/>
          <w:t>Por outro lado, considerando o fluxo do funcionamento universal um processo infinito</w:t>
        </w:r>
      </w:ins>
      <w:ins w:id="1532" w:author="Autor desconhecido" w:date="2024-06-07T16:01:44Z">
        <w:r>
          <w:rPr/>
          <w:t xml:space="preserve"> e a Terra como uma sala de aula da primeira série, chamada de mundo de espiação e provas, assim como em um modelo</w:t>
        </w:r>
      </w:ins>
      <w:ins w:id="1533" w:author="Autor desconhecido" w:date="2024-06-07T16:02:45Z">
        <w:r>
          <w:rPr/>
          <w:t xml:space="preserve"> escolar, sempre chegarão, a cada período, novos alunos das séries anteriores (mundos primitivos)</w:t>
        </w:r>
      </w:ins>
      <w:ins w:id="1534" w:author="Autor desconhecido" w:date="2024-06-07T16:03:47Z">
        <w:r>
          <w:rPr/>
          <w:t xml:space="preserve">, que cometerão, naturalmente por livre arbítrio, erros que servirão de pena de talião para </w:t>
        </w:r>
      </w:ins>
      <w:ins w:id="1535" w:author="Autor desconhecido" w:date="2024-06-07T16:04:48Z">
        <w:r>
          <w:rPr/>
          <w:t xml:space="preserve">os alunos em fase de espiação </w:t>
        </w:r>
      </w:ins>
      <w:ins w:id="1536" w:author="Autor desconhecido" w:date="2024-06-07T16:05:55Z">
        <w:r>
          <w:rPr/>
          <w:t>através do sofrimento de dores semelhantes às que causaram em seus passados mais delituosos.</w:t>
        </w:r>
      </w:ins>
      <w:ins w:id="1537" w:author="Autor desconhecido" w:date="2024-06-07T16:07:34Z">
        <w:r>
          <w:rPr/>
          <w:t xml:space="preserve"> É assim que a dor e o sofrimento são também infinitos para o universo, mas não para os indivíduos em e</w:t>
        </w:r>
      </w:ins>
      <w:ins w:id="1538" w:author="Autor desconhecido" w:date="2024-06-07T16:08:35Z">
        <w:r>
          <w:rPr/>
          <w:t>volução. Para eles, um dia eles acabam.</w:t>
        </w:r>
      </w:ins>
    </w:p>
    <w:p>
      <w:pPr>
        <w:pStyle w:val="Normal"/>
        <w:spacing w:before="0" w:after="0"/>
        <w:ind w:firstLine="737" w:left="0" w:right="0"/>
        <w:contextualSpacing/>
        <w:jc w:val="both"/>
        <w:rPr/>
      </w:pPr>
      <w:r>
        <w:rPr/>
        <w:t>Enfim, dessa cultura, estendemos com o tempo a ideia de que a dor e o s</w:t>
      </w:r>
      <w:r>
        <w:rPr/>
        <w:t>e</w:t>
      </w:r>
      <w:r>
        <w:rPr/>
        <w:t xml:space="preserve">u sofrimento são o instrumento ou mecanismo de que se serve a Lei de Deus para </w:t>
      </w:r>
      <w:r>
        <w:rPr>
          <w:b/>
          <w:bCs/>
        </w:rPr>
        <w:t>punir</w:t>
      </w:r>
      <w:r>
        <w:rPr/>
        <w:t xml:space="preserve"> nosso erros e pecados do passado.</w:t>
      </w:r>
    </w:p>
    <w:p>
      <w:pPr>
        <w:pStyle w:val="Normal"/>
        <w:spacing w:before="0" w:after="0"/>
        <w:ind w:firstLine="737" w:left="0" w:right="0"/>
        <w:contextualSpacing/>
        <w:jc w:val="both"/>
        <w:rPr/>
      </w:pPr>
      <w:r>
        <w:rPr/>
        <w:t xml:space="preserve">Amainamos </w:t>
      </w:r>
      <w:r>
        <w:rPr/>
        <w:t>esse conceito</w:t>
      </w:r>
      <w:r>
        <w:rPr/>
        <w:t xml:space="preserve"> a partir da </w:t>
      </w:r>
      <w:ins w:id="1539" w:author="Autor desconhecido" w:date="2024-06-07T16:09:37Z">
        <w:r>
          <w:rPr/>
          <w:t>“</w:t>
        </w:r>
      </w:ins>
      <w:r>
        <w:rPr/>
        <w:t>incoerência</w:t>
      </w:r>
      <w:ins w:id="1540" w:author="Autor desconhecido" w:date="2024-06-07T16:09:42Z">
        <w:r>
          <w:rPr/>
          <w:t>”</w:t>
        </w:r>
      </w:ins>
      <w:r>
        <w:rPr/>
        <w:t xml:space="preserve"> que reportamos acima, abrindo uma brecha na </w:t>
      </w:r>
      <w:r>
        <w:rPr/>
        <w:t>l</w:t>
      </w:r>
      <w:r>
        <w:rPr/>
        <w:t>ei, justificando: “É… Isso é incoerente, mas não necessariamente precisamos pagar com exatamente a mesma moeda…, mas temos que pagar sofrendo com alguma coisa “</w:t>
      </w:r>
      <w:r>
        <w:rPr>
          <w:b w:val="false"/>
          <w:bCs w:val="false"/>
        </w:rPr>
        <w:t>semelhante”</w:t>
      </w:r>
      <w:r>
        <w:rPr/>
        <w:t>…”</w:t>
      </w:r>
    </w:p>
    <w:p>
      <w:pPr>
        <w:pStyle w:val="Normal"/>
        <w:spacing w:before="0" w:after="0"/>
        <w:ind w:firstLine="737" w:left="0" w:right="0"/>
        <w:contextualSpacing/>
        <w:jc w:val="both"/>
        <w:rPr/>
      </w:pPr>
      <w:r>
        <w:rPr/>
        <w:t>Dai esse “</w:t>
      </w:r>
      <w:r>
        <w:rPr>
          <w:b w:val="false"/>
          <w:bCs w:val="false"/>
        </w:rPr>
        <w:t>semelhante</w:t>
      </w:r>
      <w:r>
        <w:rPr/>
        <w:t xml:space="preserve">” pode ser uma doença, um acidente, ou qualquer outra coisa que não exija que outra pessoa erre para que eu pague a minha dívida. </w:t>
      </w:r>
    </w:p>
    <w:p>
      <w:pPr>
        <w:pStyle w:val="Normal"/>
        <w:spacing w:before="0" w:after="0"/>
        <w:ind w:firstLine="737" w:left="0" w:right="0"/>
        <w:contextualSpacing/>
        <w:jc w:val="both"/>
        <w:rPr/>
      </w:pPr>
      <w:r>
        <w:rPr/>
        <w:t>Pela filosofia espírita, estamos hoje em situação de provas e espiação, mas acabamos  entendendo com</w:t>
      </w:r>
      <w:r>
        <w:rPr/>
        <w:t>o</w:t>
      </w:r>
      <w:r>
        <w:rPr/>
        <w:t xml:space="preserve"> se fosse “espiação e provas e espiação, </w:t>
      </w:r>
      <w:r>
        <w:rPr/>
        <w:t>espiação...</w:t>
      </w:r>
      <w:r>
        <w:rPr/>
        <w:t xml:space="preserve">”. </w:t>
      </w:r>
    </w:p>
    <w:p>
      <w:pPr>
        <w:pStyle w:val="Normal"/>
        <w:spacing w:before="0" w:after="0"/>
        <w:ind w:firstLine="737" w:left="0" w:right="0"/>
        <w:contextualSpacing/>
        <w:jc w:val="both"/>
        <w:rPr/>
      </w:pPr>
      <w:r>
        <w:rPr/>
        <w:t xml:space="preserve">Essa ideia acaba fazendo com que arrastemos a definição de nossos propósitos na terra com resultado de vínculo quase que unicamente atrelado aos nossos atos </w:t>
      </w:r>
      <w:r>
        <w:rPr/>
        <w:t>errados</w:t>
      </w:r>
      <w:r>
        <w:rPr/>
        <w:t xml:space="preserve"> do passado.</w:t>
      </w:r>
    </w:p>
    <w:p>
      <w:pPr>
        <w:pStyle w:val="Normal"/>
        <w:spacing w:before="0" w:after="0"/>
        <w:ind w:firstLine="737" w:left="0" w:right="0"/>
        <w:contextualSpacing/>
        <w:jc w:val="both"/>
        <w:rPr/>
      </w:pPr>
      <w:r>
        <w:rPr/>
        <w:t xml:space="preserve">Como a vida nem sempre é um mar de rosas, fica fácil </w:t>
      </w:r>
      <w:r>
        <w:rPr/>
        <w:t xml:space="preserve">ilusoriamente </w:t>
      </w:r>
      <w:r>
        <w:rPr/>
        <w:t>justificar</w:t>
      </w:r>
      <w:r>
        <w:rPr/>
        <w:t xml:space="preserve"> a causa de nossas dores e sofrimentos à conta de penalidades p</w:t>
      </w:r>
      <w:r>
        <w:rPr/>
        <w:t>ara a</w:t>
      </w:r>
      <w:r>
        <w:rPr/>
        <w:t xml:space="preserve"> punição de nossos erros do passado. Então enfatizamos a ideia de que viemos aqui para sofrer… Esse negócio de “prova</w:t>
      </w:r>
      <w:r>
        <w:rPr/>
        <w:t>s</w:t>
      </w:r>
      <w:r>
        <w:rPr/>
        <w:t xml:space="preserve">” se torna mesmo </w:t>
      </w:r>
      <w:r>
        <w:rPr/>
        <w:t>quase</w:t>
      </w:r>
      <w:r>
        <w:rPr/>
        <w:t xml:space="preserve"> irrelevante </w:t>
      </w:r>
      <w:r>
        <w:rPr/>
        <w:t xml:space="preserve">simplesmente porque as provas </w:t>
      </w:r>
      <w:r>
        <w:rPr/>
        <w:t>aparentemente</w:t>
      </w:r>
      <w:r>
        <w:rPr/>
        <w:t xml:space="preserve"> doem menos</w:t>
      </w:r>
      <w:r>
        <w:rPr/>
        <w:t>.</w:t>
      </w:r>
    </w:p>
    <w:p>
      <w:pPr>
        <w:pStyle w:val="Normal"/>
        <w:spacing w:before="0" w:after="0"/>
        <w:ind w:firstLine="737" w:left="0" w:right="0"/>
        <w:contextualSpacing/>
        <w:jc w:val="both"/>
        <w:rPr/>
      </w:pPr>
      <w:r>
        <w:rPr/>
        <w:t xml:space="preserve">Veja bem, não quero dizer com isso que a dor e o sofrimento sejam pouca coisa ou não existam. Eles existem e são muitas vezes </w:t>
      </w:r>
      <w:r>
        <w:rPr/>
        <w:t xml:space="preserve">atuantes </w:t>
      </w:r>
      <w:r>
        <w:rPr/>
        <w:t>atrozes. Discutiremos aqui o seu verdadeiro propósito.</w:t>
      </w:r>
    </w:p>
    <w:p>
      <w:pPr>
        <w:pStyle w:val="Normal"/>
        <w:spacing w:before="0" w:after="0"/>
        <w:ind w:firstLine="737" w:left="0" w:right="0"/>
        <w:contextualSpacing/>
        <w:jc w:val="both"/>
        <w:rPr/>
      </w:pPr>
      <w:r>
        <w:rPr/>
        <w:t>“</w:t>
      </w:r>
      <w:r>
        <w:rPr/>
        <w:t>Quem não vai pelo Amor, vai pela dor”. É bem verdade.</w:t>
      </w:r>
    </w:p>
    <w:p>
      <w:pPr>
        <w:pStyle w:val="Normal"/>
        <w:spacing w:before="0" w:after="0"/>
        <w:ind w:firstLine="737" w:left="0" w:right="0"/>
        <w:contextualSpacing/>
        <w:jc w:val="both"/>
        <w:rPr/>
      </w:pPr>
      <w:r>
        <w:rPr/>
        <w:t>N</w:t>
      </w:r>
      <w:r>
        <w:rPr/>
        <w:t xml:space="preserve">essa visão, acabamos por vislumbrar </w:t>
      </w:r>
      <w:r>
        <w:rPr/>
        <w:t xml:space="preserve">erroneamente </w:t>
      </w:r>
      <w:r>
        <w:rPr/>
        <w:t>unicamente</w:t>
      </w:r>
      <w:r>
        <w:rPr/>
        <w:t xml:space="preserve"> a </w:t>
      </w:r>
      <w:r>
        <w:rPr/>
        <w:t>T</w:t>
      </w:r>
      <w:r>
        <w:rPr/>
        <w:t xml:space="preserve">erra à feição de carcere de punição, como manicômio para reunião e isolamento </w:t>
      </w:r>
      <w:r>
        <w:rPr/>
        <w:t xml:space="preserve">em quarentena </w:t>
      </w:r>
      <w:r>
        <w:rPr/>
        <w:t xml:space="preserve">de almas pecadoras </w:t>
      </w:r>
      <w:r>
        <w:rPr/>
        <w:t xml:space="preserve">e </w:t>
      </w:r>
      <w:r>
        <w:rPr/>
        <w:t>infelizes.</w:t>
      </w:r>
    </w:p>
    <w:p>
      <w:pPr>
        <w:pStyle w:val="Normal"/>
        <w:spacing w:before="0" w:after="0"/>
        <w:ind w:firstLine="737" w:left="0" w:right="0"/>
        <w:contextualSpacing/>
        <w:jc w:val="both"/>
        <w:rPr/>
      </w:pPr>
      <w:r>
        <w:rPr/>
        <w:t xml:space="preserve">Essa é uma visão muito atrelada ao modo através do qual a própria humanidade, </w:t>
      </w:r>
      <w:r>
        <w:rPr/>
        <w:t>mormente através de suas instituições religiosas,</w:t>
      </w:r>
      <w:r>
        <w:rPr/>
        <w:t xml:space="preserve"> se permite entender como mecanismo de cumprimento da justiça. Isso porque, de fato somos ainda muito afeitos às tendências de vingança que </w:t>
      </w:r>
      <w:r>
        <w:rPr/>
        <w:t xml:space="preserve">ora </w:t>
      </w:r>
      <w:r>
        <w:rPr/>
        <w:t xml:space="preserve">adornam nossas personalidades. </w:t>
      </w:r>
      <w:r>
        <w:rPr/>
        <w:t>São c</w:t>
      </w:r>
      <w:r>
        <w:rPr/>
        <w:t>oerente</w:t>
      </w:r>
      <w:r>
        <w:rPr/>
        <w:t>s</w:t>
      </w:r>
      <w:r>
        <w:rPr/>
        <w:t xml:space="preserve"> com</w:t>
      </w:r>
      <w:r>
        <w:rPr/>
        <w:t xml:space="preserve"> nosso estágio de evolução. </w:t>
      </w:r>
      <w:r>
        <w:rPr/>
        <w:t>C</w:t>
      </w:r>
      <w:r>
        <w:rPr/>
        <w:t xml:space="preserve">ompreendo. </w:t>
      </w:r>
    </w:p>
    <w:p>
      <w:pPr>
        <w:pStyle w:val="Normal"/>
        <w:spacing w:before="0" w:after="0"/>
        <w:ind w:firstLine="737" w:left="0" w:right="0"/>
        <w:contextualSpacing/>
        <w:jc w:val="both"/>
        <w:rPr/>
      </w:pPr>
      <w:r>
        <w:rPr/>
        <w:t>Diante das situações de ofensivas pelos atos de afronta aos princípios de direitos aos quais nos achamos merecedores, ainda só entendemos o ressarcimento por mecanismos que passem por punições que possam infringir a mesma dor e perdas pelas quais somos submetidos quando afrontados ou atacados.</w:t>
      </w:r>
    </w:p>
    <w:p>
      <w:pPr>
        <w:pStyle w:val="Normal"/>
        <w:spacing w:before="0" w:after="0"/>
        <w:ind w:firstLine="737" w:left="0" w:right="0"/>
        <w:contextualSpacing/>
        <w:jc w:val="both"/>
        <w:rPr/>
      </w:pPr>
      <w:r>
        <w:rPr/>
        <w:t>No fim só conseguimos estabelecer nossos critérios a partir daquilo que estabelecemos por balizas morais vestidas de acordo com os elementos e costumes culturais, algo animalizados nos princípios instintivos atordoados pela razão e sentimentos ainda imaturos de nosso estágio evolutivo.</w:t>
      </w:r>
    </w:p>
    <w:p>
      <w:pPr>
        <w:pStyle w:val="Normal"/>
        <w:spacing w:before="0" w:after="0"/>
        <w:ind w:firstLine="737" w:left="0" w:right="0"/>
        <w:contextualSpacing/>
        <w:jc w:val="both"/>
        <w:rPr/>
      </w:pPr>
      <w:r>
        <w:rPr/>
        <w:t xml:space="preserve">Vem dai efeitos colaterais que acabam aparecendo em meio caminho, quando tomados por sentimentos doentios, notadamente sob a chibata da </w:t>
      </w:r>
      <w:r>
        <w:rPr>
          <w:b/>
          <w:bCs/>
        </w:rPr>
        <w:t>consciência</w:t>
      </w:r>
      <w:r>
        <w:rPr>
          <w:rStyle w:val="FootnoteReference"/>
          <w:b/>
          <w:bCs/>
        </w:rPr>
        <w:footnoteReference w:id="20"/>
      </w:r>
      <w:r>
        <w:rPr/>
        <w:t xml:space="preserve">, tendemos a aplicá-los em nós mesmos na busca e acentuação pelo autoinfligir </w:t>
      </w:r>
      <w:r>
        <w:rPr/>
        <w:t>n</w:t>
      </w:r>
      <w:r>
        <w:rPr/>
        <w:t>o sofrimento da dor.</w:t>
      </w:r>
    </w:p>
    <w:p>
      <w:pPr>
        <w:pStyle w:val="Normal"/>
        <w:spacing w:before="0" w:after="0"/>
        <w:ind w:firstLine="737" w:left="0" w:right="0"/>
        <w:contextualSpacing/>
        <w:jc w:val="both"/>
        <w:rPr/>
      </w:pPr>
      <w:r>
        <w:rPr/>
        <w:t xml:space="preserve">Mais ainda, criamos todo um clima de exaltação ou exacerbação em torno da dinâmica da cultura do sofrimento. </w:t>
      </w:r>
      <w:r>
        <w:rPr/>
        <w:t>D</w:t>
      </w:r>
      <w:r>
        <w:rPr/>
        <w:t>isparando desde o extremo da exteriorização do preconceito diante daqueles que passam pelo meandres dos sofrimentos alheios, na ideia de que “se sofre muito é porque deve muito.”, ou pelo sentimento de “pena”, que diferentemente da compaixão, se mostra sensibilizada, mas é inativa ou inadvertidamente trabalhada de forma incoerente e sem significado positivo.</w:t>
      </w:r>
    </w:p>
    <w:p>
      <w:pPr>
        <w:pStyle w:val="Normal"/>
        <w:spacing w:before="0" w:after="0"/>
        <w:ind w:firstLine="737" w:left="0" w:right="0"/>
        <w:contextualSpacing/>
        <w:jc w:val="both"/>
        <w:rPr/>
      </w:pPr>
      <w:r>
        <w:rPr/>
        <w:t>Além dos interesses econômicos da indústria da doença e da dor, preconizadas pela exploração médica e farmacêutica, s</w:t>
      </w:r>
      <w:r>
        <w:rPr/>
        <w:t xml:space="preserve">ocialmente criamos toda uma </w:t>
      </w:r>
      <w:r>
        <w:rPr/>
        <w:t>sistemática</w:t>
      </w:r>
      <w:r>
        <w:rPr/>
        <w:t xml:space="preserve"> de lida com o “tratamento” da dor alheia. </w:t>
      </w:r>
      <w:r>
        <w:rPr/>
        <w:t>T</w:t>
      </w:r>
      <w:r>
        <w:rPr/>
        <w:t xml:space="preserve">omada por oportunidade de exercício da caridade que </w:t>
      </w:r>
      <w:r>
        <w:rPr/>
        <w:t>amiúde</w:t>
      </w:r>
      <w:r>
        <w:rPr/>
        <w:t xml:space="preserve"> é mobilizada pelo interesse de nos livrarmos de nossa própria responsabilidade, como tentativa de inversão da pena de talião. “Se pago com a dor a dor que provoc</w:t>
      </w:r>
      <w:r>
        <w:rPr/>
        <w:t>o</w:t>
      </w:r>
      <w:r>
        <w:rPr/>
        <w:t xml:space="preserve"> nos outros, então se tiro a dor de alguém também me livro de sofrer minha própria dor.”</w:t>
      </w:r>
    </w:p>
    <w:p>
      <w:pPr>
        <w:pStyle w:val="Normal"/>
        <w:spacing w:before="0" w:after="0"/>
        <w:ind w:firstLine="737" w:left="0" w:right="0"/>
        <w:contextualSpacing/>
        <w:jc w:val="both"/>
        <w:rPr/>
      </w:pPr>
      <w:r>
        <w:rPr/>
        <w:t xml:space="preserve">Por outro lado, no chão de fábrica dessa indústria, vemos a atuação teatral do “coitadismo” cultuado pelos dois papéis protagonistas. De um lado aparecem os “sofredores” que, não raro inventam ou exageram sofrimentos, a fim de acomodadamente alcançar rendimentos nos processos. </w:t>
      </w:r>
      <w:r>
        <w:rPr/>
        <w:t>E</w:t>
      </w:r>
      <w:r>
        <w:rPr/>
        <w:t xml:space="preserve"> do outro lado os “assistencialistas” supervalorizando seus esforços de </w:t>
      </w:r>
      <w:ins w:id="1541" w:author="Autor desconhecido" w:date="2024-06-07T15:40:37Z">
        <w:r>
          <w:rPr/>
          <w:t>“</w:t>
        </w:r>
      </w:ins>
      <w:r>
        <w:rPr/>
        <w:t>caridade</w:t>
      </w:r>
      <w:ins w:id="1542" w:author="Autor desconhecido" w:date="2024-06-07T15:40:42Z">
        <w:r>
          <w:rPr/>
          <w:t>”</w:t>
        </w:r>
      </w:ins>
      <w:r>
        <w:rPr/>
        <w:t xml:space="preserve"> para ganhar indultos às próprias penas.</w:t>
      </w:r>
    </w:p>
    <w:p>
      <w:pPr>
        <w:pStyle w:val="Normal"/>
        <w:spacing w:before="0" w:after="0"/>
        <w:ind w:firstLine="737" w:left="0" w:right="0"/>
        <w:contextualSpacing/>
        <w:jc w:val="both"/>
        <w:rPr/>
      </w:pPr>
      <w:r>
        <w:rPr/>
        <w:t xml:space="preserve">De comum acordo velado, se auto propõem: “Você faz de conta que está sofrendo e nós fazemos de conta que estamos te livrando da dor.” </w:t>
      </w:r>
    </w:p>
    <w:p>
      <w:pPr>
        <w:pStyle w:val="Normal"/>
        <w:spacing w:before="0" w:after="0"/>
        <w:ind w:firstLine="737" w:left="0" w:right="0"/>
        <w:contextualSpacing/>
        <w:jc w:val="both"/>
        <w:rPr/>
      </w:pPr>
      <w:r>
        <w:rPr/>
        <w:t>Que jeito “</w:t>
      </w:r>
      <w:r>
        <w:rPr/>
        <w:t>esperto”</w:t>
      </w:r>
      <w:r>
        <w:rPr/>
        <w:t xml:space="preserve"> de </w:t>
      </w:r>
      <w:r>
        <w:rPr/>
        <w:t xml:space="preserve">tentar </w:t>
      </w:r>
      <w:r>
        <w:rPr/>
        <w:t xml:space="preserve">burlar a lei de causa e efeito! </w:t>
      </w:r>
    </w:p>
    <w:p>
      <w:pPr>
        <w:pStyle w:val="Normal"/>
        <w:spacing w:before="0" w:after="0"/>
        <w:ind w:firstLine="737" w:left="0" w:right="0"/>
        <w:contextualSpacing/>
        <w:jc w:val="both"/>
        <w:rPr/>
      </w:pPr>
      <w:r>
        <w:rPr/>
        <w:t xml:space="preserve">A grande armadilha de toda essa narrativa </w:t>
      </w:r>
      <w:r>
        <w:rPr/>
        <w:t>é a</w:t>
      </w:r>
      <w:r>
        <w:rPr/>
        <w:t xml:space="preserve"> falácia que repetimos tantas vezes que acabamos aceitando por verdadeira, mas que de fato compromete o processo de solução e cura pela inversão </w:t>
      </w:r>
      <w:r>
        <w:rPr/>
        <w:t>de valores</w:t>
      </w:r>
      <w:r>
        <w:rPr/>
        <w:t xml:space="preserve"> entre causa e efeito.</w:t>
      </w:r>
    </w:p>
    <w:p>
      <w:pPr>
        <w:pStyle w:val="Normal"/>
        <w:spacing w:before="0" w:after="0"/>
        <w:ind w:firstLine="737" w:left="0" w:right="0"/>
        <w:contextualSpacing/>
        <w:jc w:val="both"/>
        <w:rPr/>
      </w:pPr>
      <w:r>
        <w:rPr/>
        <w:t xml:space="preserve">Ainda </w:t>
      </w:r>
      <w:r>
        <w:rPr/>
        <w:t xml:space="preserve">mais </w:t>
      </w:r>
      <w:r>
        <w:rPr/>
        <w:t xml:space="preserve">fazemos uso de uma síndrome, que achei apropriado chamá-la de </w:t>
      </w:r>
      <w:r>
        <w:rPr>
          <w:b/>
          <w:bCs/>
        </w:rPr>
        <w:t>síndrome</w:t>
      </w:r>
      <w:r>
        <w:rPr/>
        <w:t xml:space="preserve"> </w:t>
      </w:r>
      <w:r>
        <w:rPr>
          <w:b/>
          <w:bCs/>
        </w:rPr>
        <w:t>de</w:t>
      </w:r>
      <w:r>
        <w:rPr/>
        <w:t xml:space="preserve"> </w:t>
      </w:r>
      <w:r>
        <w:rPr>
          <w:b/>
          <w:bCs/>
        </w:rPr>
        <w:t>Marvel</w:t>
      </w:r>
      <w:r>
        <w:rPr/>
        <w:t xml:space="preserve">, aludindo a editora de quadrinhos que desde a década de 1960 encontrou </w:t>
      </w:r>
      <w:r>
        <w:rPr/>
        <w:t xml:space="preserve">em </w:t>
      </w:r>
      <w:r>
        <w:rPr/>
        <w:t xml:space="preserve">sua proposta a exploração do mercado de “super-heróis”. </w:t>
      </w:r>
      <w:r>
        <w:rPr/>
        <w:t>P</w:t>
      </w:r>
      <w:r>
        <w:rPr/>
        <w:t>or tão convenientemente atender o anseios da humanidade.</w:t>
      </w:r>
    </w:p>
    <w:p>
      <w:pPr>
        <w:pStyle w:val="Normal"/>
        <w:spacing w:before="0" w:after="0"/>
        <w:ind w:firstLine="737" w:left="0" w:right="0"/>
        <w:contextualSpacing/>
        <w:jc w:val="both"/>
        <w:rPr/>
      </w:pPr>
      <w:r>
        <w:rPr/>
        <w:t xml:space="preserve">Como ainda fazemos uso do culto aos deuses, santos e demônios nos meios religiosos, no meio da cultura social </w:t>
      </w:r>
      <w:r>
        <w:rPr/>
        <w:t>(cultura pop)</w:t>
      </w:r>
      <w:r>
        <w:rPr/>
        <w:t xml:space="preserve">, estendemos a mesma ideia ao culto aos super-heróis, que, mesmo que figurados no campo da ficção, alimentam os anseios da humanidade, que inconscientemente preferem por acomodação adotar a postura de passividade inoperante na esperança de um “salvador” com poderes sobrenaturais que possa intervir contundentemente contra o “mal” que assola a humanidade. Assim, continuamos aguardando a volta do messias, a chegada do super-homem, a passagem de um cometa ou a queda de um asteroide que possa varrer a humanidade... </w:t>
      </w:r>
    </w:p>
    <w:p>
      <w:pPr>
        <w:pStyle w:val="Normal"/>
        <w:spacing w:before="0" w:after="0"/>
        <w:ind w:firstLine="737" w:left="0" w:right="0"/>
        <w:contextualSpacing/>
        <w:jc w:val="both"/>
        <w:rPr/>
      </w:pPr>
      <w:r>
        <w:rPr/>
        <w:t xml:space="preserve">Esperamos uma resposta imediatista e contundente, </w:t>
      </w:r>
      <w:r>
        <w:rPr/>
        <w:t xml:space="preserve">o príncipe no cavalo-branco, </w:t>
      </w:r>
      <w:r>
        <w:rPr/>
        <w:t>vind</w:t>
      </w:r>
      <w:r>
        <w:rPr/>
        <w:t>o</w:t>
      </w:r>
      <w:r>
        <w:rPr/>
        <w:t xml:space="preserve"> de fora de nós. </w:t>
      </w:r>
      <w:r>
        <w:rPr/>
        <w:t>M</w:t>
      </w:r>
      <w:r>
        <w:rPr/>
        <w:t>as como a nossa percepção da passagem do tempo é sempre relativa, ainda não entendemos que as mudanças ocorridas na humanidade ao longo de 2000 anos em comparação aos dois milhões anos de existência da vida na terra, pode</w:t>
      </w:r>
      <w:r>
        <w:rPr/>
        <w:t>m</w:t>
      </w:r>
      <w:r>
        <w:rPr/>
        <w:t xml:space="preserve"> ser considerada</w:t>
      </w:r>
      <w:r>
        <w:rPr/>
        <w:t>s</w:t>
      </w:r>
      <w:r>
        <w:rPr/>
        <w:t xml:space="preserve"> quase tão abrupta</w:t>
      </w:r>
      <w:r>
        <w:rPr/>
        <w:t>s</w:t>
      </w:r>
      <w:r>
        <w:rPr/>
        <w:t xml:space="preserve"> quanto a queda de um asteroide devastador.</w:t>
      </w:r>
    </w:p>
    <w:p>
      <w:pPr>
        <w:pStyle w:val="Normal"/>
        <w:spacing w:before="0" w:after="0"/>
        <w:ind w:firstLine="737" w:left="0" w:right="0"/>
        <w:contextualSpacing/>
        <w:jc w:val="both"/>
        <w:rPr/>
      </w:pPr>
      <w:r>
        <w:rPr/>
        <w:t>Entendo que a humanidade esteja passando por aquela fase de criança traquina, que inconsequentemente age sem pensar e se coloca em situações armadilhas complicadas, e que na hora do aperto, sem ver saída dos nós embaraçados em que se enrola, acaba “apelando” por desespero gritando por ajuda: “Mââââiiiiiiiiêêêê! Socorro!!”</w:t>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t>A</w:t>
      </w:r>
      <w:r>
        <w:rPr/>
        <w:t xml:space="preserve"> </w:t>
      </w:r>
      <w:r>
        <w:rPr>
          <w:b/>
          <w:bCs/>
        </w:rPr>
        <w:t>dor</w:t>
      </w:r>
      <w:r>
        <w:rPr/>
        <w:t xml:space="preserve"> NÃO É instrumento de punição. </w:t>
      </w:r>
      <w:r>
        <w:rPr/>
        <w:t>E</w:t>
      </w:r>
      <w:r>
        <w:rPr/>
        <w:t xml:space="preserve">la </w:t>
      </w:r>
      <w:del w:id="1543" w:author="Autor desconhecido" w:date="2024-06-07T15:43:09Z">
        <w:r>
          <w:rPr/>
          <w:delText>é na verdade parte</w:delText>
        </w:r>
      </w:del>
      <w:ins w:id="1544" w:author="Autor desconhecido" w:date="2024-06-07T15:43:09Z">
        <w:r>
          <w:rPr/>
          <w:t>é, na verdade, parte</w:t>
        </w:r>
      </w:ins>
      <w:r>
        <w:rPr/>
        <w:t xml:space="preserve"> do processo de cura e autopreservação. </w:t>
      </w:r>
      <w:r>
        <w:rPr/>
        <w:t>É</w:t>
      </w:r>
      <w:r>
        <w:rPr/>
        <w:t xml:space="preserve"> um sinal de alerta que age desde antes, durante e depois de nos ferirmos ou sermos feridos </w:t>
      </w:r>
      <w:r>
        <w:rPr/>
        <w:t xml:space="preserve">ou por sintoma de doenças, </w:t>
      </w:r>
      <w:r>
        <w:rPr/>
        <w:t xml:space="preserve">por assim dizer. Ela evidencia, é fora de dúvida, os nossos erros </w:t>
      </w:r>
      <w:r>
        <w:rPr/>
        <w:t>e “defeitos”</w:t>
      </w:r>
      <w:r>
        <w:rPr/>
        <w:t xml:space="preserve">. Tanto física, quanto </w:t>
      </w:r>
      <w:r>
        <w:rPr/>
        <w:t xml:space="preserve">moral, </w:t>
      </w:r>
      <w:r>
        <w:rPr/>
        <w:t xml:space="preserve">emocional </w:t>
      </w:r>
      <w:r>
        <w:rPr/>
        <w:t>ou comportamental</w:t>
      </w:r>
      <w:r>
        <w:rPr/>
        <w:t>mente também.</w:t>
      </w:r>
    </w:p>
    <w:p>
      <w:pPr>
        <w:pStyle w:val="Normal"/>
        <w:spacing w:before="0" w:after="0"/>
        <w:ind w:firstLine="737" w:left="0" w:right="0"/>
        <w:contextualSpacing/>
        <w:jc w:val="both"/>
        <w:rPr>
          <w:ins w:id="1545" w:author="Autor desconhecido" w:date="2024-07-10T13:50:38Z"/>
        </w:rPr>
      </w:pPr>
      <w:r>
        <w:rPr/>
        <w:t xml:space="preserve">Isso não descaracteriza a Lei de </w:t>
      </w:r>
      <w:r>
        <w:rPr/>
        <w:t>C</w:t>
      </w:r>
      <w:r>
        <w:rPr/>
        <w:t xml:space="preserve">ausa e </w:t>
      </w:r>
      <w:r>
        <w:rPr/>
        <w:t>E</w:t>
      </w:r>
      <w:r>
        <w:rPr/>
        <w:t xml:space="preserve">feito que segue seu curso para preservar a Justiça universal, inexorável. Sob o magistrado da consciência, implantada por elemento encastoado por Juiz em nossa própria estrutura espiritual, exercendo seu papel sem a necessidade dos juízes e carrascos externos que possam ser corrompidos pela ignorância das peculiaridades, intenções e minudências encorrentes em cada situação. Incondicional, não corrompível promove a audiência  entre nós, nossa consciência e Deus somente. Muitas vezes aguarda paciente e inerte até que adquiramos a </w:t>
      </w:r>
      <w:r>
        <w:rPr/>
        <w:t xml:space="preserve">maturidade, </w:t>
      </w:r>
      <w:r>
        <w:rPr/>
        <w:t xml:space="preserve">compreensão e reconhecimento de nossa responsabilidade pelos atos menos felizes </w:t>
      </w:r>
      <w:r>
        <w:rPr/>
        <w:t xml:space="preserve">executados </w:t>
      </w:r>
      <w:r>
        <w:rPr/>
        <w:t xml:space="preserve">ainda sob o guante de nossa ignorância. </w:t>
      </w:r>
      <w:r>
        <w:rPr/>
        <w:t>Q</w:t>
      </w:r>
      <w:r>
        <w:rPr/>
        <w:t xml:space="preserve">uando então passa a cobrar insistentemente sob a chibata do arrependimento até que nos perdoemos pela atitude de reparação, ressarcimento </w:t>
      </w:r>
      <w:r>
        <w:rPr/>
        <w:t>e prática da Caridade</w:t>
      </w:r>
      <w:r>
        <w:rPr/>
        <w:t>.</w:t>
      </w:r>
    </w:p>
    <w:p>
      <w:pPr>
        <w:pStyle w:val="Normal"/>
        <w:spacing w:before="0" w:after="0"/>
        <w:ind w:firstLine="737" w:left="0" w:right="0"/>
        <w:contextualSpacing/>
        <w:jc w:val="both"/>
        <w:rPr>
          <w:ins w:id="1550" w:author="Autor desconhecido" w:date="2024-07-10T14:06:55Z"/>
        </w:rPr>
      </w:pPr>
      <w:ins w:id="1546" w:author="Autor desconhecido" w:date="2024-07-10T13:50:38Z">
        <w:r>
          <w:rPr/>
          <w:t>Entretanto, é importante salientar que a consciência não atua somente n</w:t>
        </w:r>
      </w:ins>
      <w:ins w:id="1547" w:author="Autor desconhecido" w:date="2024-07-10T13:51:41Z">
        <w:r>
          <w:rPr/>
          <w:t>o tribunal de ajuste de contas depois que as atitudes já tenham ocorrido, sejam elas corretas ou não. Ela também tem ação profilática, atuando como auxiliar</w:t>
        </w:r>
      </w:ins>
      <w:ins w:id="1548" w:author="Autor desconhecido" w:date="2024-07-10T13:55:45Z">
        <w:r>
          <w:rPr/>
          <w:t xml:space="preserve"> antes e durante o processo decisório quando determinamos escolher as </w:t>
        </w:r>
      </w:ins>
      <w:ins w:id="1549" w:author="Autor desconhecido" w:date="2024-07-10T14:03:13Z">
        <w:r>
          <w:rPr/>
          <w:t>atitudes que tomaremos diante de qualquer situação.</w:t>
        </w:r>
      </w:ins>
    </w:p>
    <w:p>
      <w:pPr>
        <w:pStyle w:val="Normal"/>
        <w:spacing w:before="0" w:after="0"/>
        <w:ind w:firstLine="737" w:left="0" w:right="0"/>
        <w:contextualSpacing/>
        <w:jc w:val="both"/>
        <w:rPr>
          <w:ins w:id="1552" w:author="Autor desconhecido" w:date="2024-07-10T14:06:55Z"/>
        </w:rPr>
      </w:pPr>
      <w:ins w:id="1551" w:author="Autor desconhecido" w:date="2024-07-10T14:06:55Z">
        <w:r>
          <w:rPr/>
          <w:t xml:space="preserve">Não raro erramos inconscientemente por ignorância tentando acertar. Isso é natural e faz parte integrante do processo de aprendizagem. Não há como negar isso. </w:t>
        </w:r>
      </w:ins>
    </w:p>
    <w:p>
      <w:pPr>
        <w:pStyle w:val="Normal"/>
        <w:spacing w:before="0" w:after="0"/>
        <w:ind w:firstLine="737" w:left="0" w:right="0"/>
        <w:contextualSpacing/>
        <w:jc w:val="both"/>
        <w:rPr>
          <w:ins w:id="1559" w:author="Autor desconhecido" w:date="2024-07-10T14:18:21Z"/>
        </w:rPr>
      </w:pPr>
      <w:ins w:id="1553" w:author="Autor desconhecido" w:date="2024-07-10T14:06:55Z">
        <w:r>
          <w:rPr/>
          <w:t xml:space="preserve">Mas na maioria das vezes, acredito, erramos desafiando os avisos profiláticos da consciência, dando ouvidos aos interesses egoísticos </w:t>
        </w:r>
      </w:ins>
      <w:ins w:id="1554" w:author="Autor desconhecido" w:date="2024-07-10T14:10:31Z">
        <w:r>
          <w:rPr/>
          <w:t>e sentimentos menos bons, quando agimos por compulsã</w:t>
        </w:r>
      </w:ins>
      <w:ins w:id="1555" w:author="Autor desconhecido" w:date="2024-07-10T14:11:32Z">
        <w:r>
          <w:rPr/>
          <w:t xml:space="preserve">o, </w:t>
        </w:r>
      </w:ins>
      <w:ins w:id="1556" w:author="Autor desconhecido" w:date="2024-07-10T14:12:42Z">
        <w:r>
          <w:rPr/>
          <w:t xml:space="preserve">arriscando incorrer </w:t>
        </w:r>
      </w:ins>
      <w:ins w:id="1557" w:author="Autor desconhecido" w:date="2024-07-10T14:15:08Z">
        <w:r>
          <w:rPr/>
          <w:t>nas consequências doridas da Lei de Causa e Efeito, ainda na ilusão de que será possível fugir dela no momento da cobrança</w:t>
        </w:r>
      </w:ins>
      <w:ins w:id="1558" w:author="Autor desconhecido" w:date="2024-07-10T14:16:10Z">
        <w:r>
          <w:rPr/>
          <w:t>.</w:t>
        </w:r>
      </w:ins>
    </w:p>
    <w:p>
      <w:pPr>
        <w:pStyle w:val="Normal"/>
        <w:spacing w:before="0" w:after="0"/>
        <w:ind w:firstLine="737" w:left="0" w:right="0"/>
        <w:contextualSpacing/>
        <w:jc w:val="both"/>
        <w:rPr/>
      </w:pPr>
      <w:ins w:id="1560" w:author="Autor desconhecido" w:date="2024-07-10T14:18:21Z">
        <w:r>
          <w:rPr/>
          <w:t>Até certo ponto, achamos poder lograr êxito em enganar a consciência, inventando desculpas esfarrapadas por justificativas</w:t>
        </w:r>
      </w:ins>
      <w:ins w:id="1561" w:author="Autor desconhecido" w:date="2024-07-10T14:19:22Z">
        <w:r>
          <w:rPr/>
          <w:t xml:space="preserve"> que repetimos para nós mesmos até acreditarmos que elas s</w:t>
        </w:r>
      </w:ins>
      <w:ins w:id="1562" w:author="Autor desconhecido" w:date="2024-07-10T14:19:22Z">
        <w:r>
          <w:rPr/>
          <w:t>ejam</w:t>
        </w:r>
      </w:ins>
      <w:ins w:id="1563" w:author="Autor desconhecido" w:date="2024-07-10T14:19:22Z">
        <w:r>
          <w:rPr/>
          <w:t xml:space="preserve"> pertinentes. </w:t>
        </w:r>
      </w:ins>
      <w:ins w:id="1564" w:author="Autor desconhecido" w:date="2024-07-10T14:24:28Z">
        <w:r>
          <w:rPr/>
          <w:t xml:space="preserve">Mas há sempre o momento quando o “castelo de cartas” dessas desculpas não se sustenta mais, ruindo em escombros, não raro </w:t>
        </w:r>
      </w:ins>
      <w:ins w:id="1565" w:author="Autor desconhecido" w:date="2024-07-10T14:24:28Z">
        <w:r>
          <w:rPr/>
          <w:t xml:space="preserve">com consequências </w:t>
        </w:r>
      </w:ins>
      <w:ins w:id="1566" w:author="Autor desconhecido" w:date="2024-07-10T14:24:28Z">
        <w:r>
          <w:rPr/>
          <w:t>tenebros</w:t>
        </w:r>
      </w:ins>
      <w:ins w:id="1567" w:author="Autor desconhecido" w:date="2024-07-10T14:24:28Z">
        <w:r>
          <w:rPr/>
          <w:t>a</w:t>
        </w:r>
      </w:ins>
      <w:ins w:id="1568" w:author="Autor desconhecido" w:date="2024-07-10T14:24:28Z">
        <w:r>
          <w:rPr/>
          <w:t xml:space="preserve">s. </w:t>
        </w:r>
      </w:ins>
    </w:p>
    <w:p>
      <w:pPr>
        <w:pStyle w:val="Normal"/>
        <w:spacing w:before="0" w:after="0"/>
        <w:ind w:firstLine="737" w:left="0" w:right="0"/>
        <w:contextualSpacing/>
        <w:jc w:val="both"/>
        <w:rPr/>
      </w:pPr>
      <w:r>
        <w:rPr/>
        <w:t xml:space="preserve">Talvez seja ela, a consciência, uma das maiores provas da existência de Deus, </w:t>
      </w:r>
      <w:r>
        <w:rPr/>
        <w:t>S</w:t>
      </w:r>
      <w:r>
        <w:rPr/>
        <w:t>ua Inteligência e Justiça.</w:t>
      </w:r>
    </w:p>
    <w:p>
      <w:pPr>
        <w:pStyle w:val="Normal"/>
        <w:spacing w:before="0" w:after="0"/>
        <w:ind w:firstLine="737" w:left="0" w:right="0"/>
        <w:contextualSpacing/>
        <w:jc w:val="both"/>
        <w:rPr/>
      </w:pPr>
      <w:r>
        <w:rPr/>
        <w:t xml:space="preserve">Se pensarmos bem, analisando seus mecanismos e propósitos, não é difícil entender que </w:t>
      </w:r>
      <w:r>
        <w:rPr/>
        <w:t xml:space="preserve">a consciência </w:t>
      </w:r>
      <w:r>
        <w:rPr/>
        <w:t xml:space="preserve">não </w:t>
      </w:r>
      <w:r>
        <w:rPr/>
        <w:t>apareceria</w:t>
      </w:r>
      <w:r>
        <w:rPr/>
        <w:t xml:space="preserve"> naturalmente por ação do desenvolvimento das espécies humanas como sói acontecer com a bi</w:t>
      </w:r>
      <w:r>
        <w:rPr/>
        <w:t>o</w:t>
      </w:r>
      <w:r>
        <w:rPr/>
        <w:t xml:space="preserve">logia e o instinto animais. É formada por parceria </w:t>
      </w:r>
      <w:r>
        <w:rPr/>
        <w:t>e contrapeso</w:t>
      </w:r>
      <w:r>
        <w:rPr/>
        <w:t xml:space="preserve"> com a própria manifestação do livre arbítrio e individualidade de cada uma das criaturas espirituais </w:t>
      </w:r>
      <w:r>
        <w:rPr/>
        <w:t xml:space="preserve">assim que </w:t>
      </w:r>
      <w:r>
        <w:rPr/>
        <w:t>dotadas de razão e sentimentos.</w:t>
      </w:r>
    </w:p>
    <w:p>
      <w:pPr>
        <w:pStyle w:val="Normal"/>
        <w:spacing w:before="0" w:after="0"/>
        <w:ind w:firstLine="737" w:left="0" w:right="0"/>
        <w:contextualSpacing/>
        <w:jc w:val="both"/>
        <w:rPr/>
      </w:pPr>
      <w:r>
        <w:rPr/>
        <w:t>A consciência se manifesta com</w:t>
      </w:r>
      <w:r>
        <w:rPr/>
        <w:t>o</w:t>
      </w:r>
      <w:r>
        <w:rPr/>
        <w:t xml:space="preserve"> o fiel de uma balança entre nossos instintos de autopreservação, </w:t>
      </w:r>
      <w:r>
        <w:rPr/>
        <w:t xml:space="preserve">característico da </w:t>
      </w:r>
      <w:r>
        <w:rPr/>
        <w:t xml:space="preserve">individualidade e a manifestação da liberdade de agir </w:t>
      </w:r>
      <w:r>
        <w:rPr/>
        <w:t>(livre arbítrio)</w:t>
      </w:r>
      <w:r>
        <w:rPr/>
        <w:t xml:space="preserve"> experimenta</w:t>
      </w:r>
      <w:r>
        <w:rPr/>
        <w:t>ndo</w:t>
      </w:r>
      <w:r>
        <w:rPr/>
        <w:t xml:space="preserve"> tanto o certo como o errado, </w:t>
      </w:r>
      <w:r>
        <w:rPr/>
        <w:t>balizados com equilíbrio</w:t>
      </w:r>
      <w:r>
        <w:rPr/>
        <w:t xml:space="preserve"> no processo de evolução infinita até a perfeição. </w:t>
      </w:r>
    </w:p>
    <w:p>
      <w:pPr>
        <w:pStyle w:val="Normal"/>
        <w:spacing w:before="0" w:after="0"/>
        <w:ind w:firstLine="737" w:left="0" w:right="0"/>
        <w:contextualSpacing/>
        <w:jc w:val="both"/>
        <w:rPr/>
      </w:pPr>
      <w:r>
        <w:rPr/>
        <w:t>Por si só, acompanhado do instinto, agem por par de balizadores estabelecendo os limites de ação condizentes com a capacidade de cada um em cada fase de aprendizagem e evolução.</w:t>
      </w:r>
    </w:p>
    <w:p>
      <w:pPr>
        <w:pStyle w:val="Normal"/>
        <w:spacing w:before="0" w:after="0"/>
        <w:ind w:firstLine="737" w:left="0" w:right="0"/>
        <w:contextualSpacing/>
        <w:jc w:val="both"/>
        <w:rPr/>
      </w:pPr>
      <w:r>
        <w:rPr/>
        <w:t xml:space="preserve">Não conseguimos extrair ainda o conteúdo de incidência do </w:t>
      </w:r>
      <w:r>
        <w:rPr/>
        <w:t xml:space="preserve">verdadeiro </w:t>
      </w:r>
      <w:r>
        <w:rPr/>
        <w:t xml:space="preserve">poder do Amor. </w:t>
      </w:r>
      <w:r>
        <w:rPr/>
        <w:t>R</w:t>
      </w:r>
      <w:r>
        <w:rPr/>
        <w:t xml:space="preserve">etratado de fato com proeminência e constância muito maior, desde sua apresentação claramente disposta nos ensinamentos de Jesus e através da simples manifestação Divina na dinâmica natural do Universo. </w:t>
      </w:r>
    </w:p>
    <w:p>
      <w:pPr>
        <w:pStyle w:val="Normal"/>
        <w:spacing w:before="0" w:after="0"/>
        <w:ind w:firstLine="737" w:left="0" w:right="0"/>
        <w:contextualSpacing/>
        <w:jc w:val="both"/>
        <w:rPr/>
      </w:pPr>
      <w:r>
        <w:rPr/>
        <w:t xml:space="preserve">Não. Não estamos aqui para sofrer, mas para deixar de sofrer. Na oportunidade de cada encarnação, </w:t>
      </w:r>
      <w:r>
        <w:rPr/>
        <w:t xml:space="preserve">nos </w:t>
      </w:r>
      <w:r>
        <w:rPr/>
        <w:t xml:space="preserve">condensamos desde o estado volátil do espírito para nos manifestarmos em um estado mais denso, e embora limitados pelas talas apertadas do corpo físico. </w:t>
      </w:r>
      <w:r>
        <w:rPr/>
        <w:t>N</w:t>
      </w:r>
      <w:r>
        <w:rPr/>
        <w:t xml:space="preserve">os permitimos </w:t>
      </w:r>
      <w:r>
        <w:rPr/>
        <w:t xml:space="preserve">assim </w:t>
      </w:r>
      <w:r>
        <w:rPr/>
        <w:t xml:space="preserve"> transformar as mazelas morais coagulando-as e somatizando-as nos moldes restritos do corpo físico. </w:t>
      </w:r>
      <w:r>
        <w:rPr/>
        <w:t>C</w:t>
      </w:r>
      <w:r>
        <w:rPr/>
        <w:t xml:space="preserve">uidadosamente elaborado em recursos e oportunidades que nos permitem filtrar em nós os maus pendores pela experimentação no convívio serrado com nossos semelhantes, na prática do perdão e do Amor em toda a sua magnitude possível. </w:t>
      </w:r>
      <w:r>
        <w:rPr/>
        <w:t>E</w:t>
      </w:r>
      <w:r>
        <w:rPr/>
        <w:t>m conformidade com nosso estágio evolutivo.</w:t>
      </w:r>
    </w:p>
    <w:p>
      <w:pPr>
        <w:pStyle w:val="Normal"/>
        <w:spacing w:before="0" w:after="0"/>
        <w:ind w:firstLine="737" w:left="0" w:right="0"/>
        <w:contextualSpacing/>
        <w:jc w:val="both"/>
        <w:rPr/>
      </w:pPr>
      <w:r>
        <w:rPr/>
      </w:r>
    </w:p>
    <w:p>
      <w:pPr>
        <w:pStyle w:val="Heading2"/>
        <w:spacing w:before="0" w:after="0"/>
        <w:ind w:firstLine="680" w:left="0"/>
        <w:contextualSpacing/>
        <w:rPr/>
      </w:pPr>
      <w:bookmarkStart w:id="28" w:name="__RefHeading___Toc21619_2049278598"/>
      <w:bookmarkEnd w:id="28"/>
      <w:r>
        <w:rPr/>
        <w:t>Remédio:</w:t>
      </w:r>
    </w:p>
    <w:p>
      <w:pPr>
        <w:pStyle w:val="Normal"/>
        <w:spacing w:before="0" w:after="0"/>
        <w:ind w:firstLine="737" w:left="0" w:right="0"/>
        <w:contextualSpacing/>
        <w:jc w:val="both"/>
        <w:rPr/>
      </w:pPr>
      <w:r>
        <w:rPr/>
        <w:t xml:space="preserve">A palavra “remédio” tem sua origem no latim "remedium", que significa "meio de curar" ou "solução para um problema". </w:t>
      </w:r>
    </w:p>
    <w:p>
      <w:pPr>
        <w:pStyle w:val="Normal"/>
        <w:spacing w:before="0" w:after="0"/>
        <w:ind w:firstLine="737" w:left="0" w:right="0"/>
        <w:contextualSpacing/>
        <w:jc w:val="both"/>
        <w:rPr/>
      </w:pPr>
      <w:r>
        <w:rPr/>
        <w:t>R</w:t>
      </w:r>
      <w:r>
        <w:rPr/>
        <w:t xml:space="preserve">emédio é um termo mais amplo que medicamento. Remédios são todos os recursos utilizados para curar ou aliviar a dor, o desconforto ou a enfermidade. </w:t>
      </w:r>
      <w:r>
        <w:rPr/>
        <w:t>Já o medicamento provém do latim “medicamentum”, vocábulo que tem o mesmo tema de médico, medicina, medicar, etc., e que se liga ao verbo “medeor”, qu</w:t>
      </w:r>
      <w:r>
        <w:rPr/>
        <w:t xml:space="preserve">e significa cuidar de, proteger, tratar. </w:t>
      </w:r>
    </w:p>
    <w:p>
      <w:pPr>
        <w:pStyle w:val="Normal"/>
        <w:spacing w:before="0" w:after="0"/>
        <w:ind w:firstLine="737" w:left="0" w:right="0"/>
        <w:contextualSpacing/>
        <w:jc w:val="both"/>
        <w:rPr/>
      </w:pPr>
      <w:r>
        <w:rPr/>
        <w:t>As doenças se apresentam percebidas</w:t>
      </w:r>
      <w:ins w:id="1569" w:author="Autor desconhecido" w:date="2024-06-07T16:14:53Z">
        <w:r>
          <w:rPr/>
          <w:t xml:space="preserve"> </w:t>
        </w:r>
      </w:ins>
      <w:ins w:id="1570" w:author="Autor desconhecido" w:date="2024-06-07T16:14:53Z">
        <w:r>
          <w:rPr/>
          <w:t>de uma forma geral</w:t>
        </w:r>
      </w:ins>
      <w:r>
        <w:rPr/>
        <w:t xml:space="preserve"> a partir de sintomas, lembrando que algumas delas são assintomáticas como </w:t>
      </w:r>
      <w:r>
        <w:rPr/>
        <w:t xml:space="preserve">hipertensão, diabetes </w:t>
      </w:r>
      <w:r>
        <w:rPr/>
        <w:t>tipo 2</w:t>
      </w:r>
      <w:r>
        <w:rPr/>
        <w:t xml:space="preserve">, e algumas infecções virais como a hepatite B e C, </w:t>
      </w:r>
      <w:r>
        <w:rPr/>
        <w:t>osteoporose</w:t>
      </w:r>
      <w:r>
        <w:rPr/>
        <w:t xml:space="preserve">, </w:t>
      </w:r>
      <w:r>
        <w:rPr/>
        <w:t>entre outras</w:t>
      </w:r>
      <w:r>
        <w:rPr/>
        <w:t xml:space="preserve">. </w:t>
      </w:r>
      <w:r>
        <w:rPr/>
        <w:t>Essas doenças assintomáticas são normalmente detectadas através de exames de rotina ou “chekups” específicos.</w:t>
      </w:r>
    </w:p>
    <w:p>
      <w:pPr>
        <w:pStyle w:val="Normal"/>
        <w:spacing w:before="0" w:after="0"/>
        <w:ind w:firstLine="737" w:left="0" w:right="0"/>
        <w:contextualSpacing/>
        <w:jc w:val="both"/>
        <w:rPr/>
      </w:pPr>
      <w:r>
        <w:rPr/>
        <w:t xml:space="preserve">A ciência médica se esforça por desenvolver os </w:t>
      </w:r>
      <w:r>
        <w:rPr/>
        <w:t>medicamentos</w:t>
      </w:r>
      <w:r>
        <w:rPr/>
        <w:t xml:space="preserve"> para tratamento e cura de todas as doenças para muitas das quais já encontraram o</w:t>
      </w:r>
      <w:r>
        <w:rPr/>
        <w:t>s</w:t>
      </w:r>
      <w:r>
        <w:rPr/>
        <w:t xml:space="preserve"> remédios promotores da cura eficiente, mormente para muitas doenças de origem externa (</w:t>
      </w:r>
      <w:r>
        <w:rPr>
          <w:b w:val="false"/>
          <w:bCs w:val="false"/>
        </w:rPr>
        <w:t xml:space="preserve">micro-organismos, lesões e </w:t>
      </w:r>
      <w:r>
        <w:rPr>
          <w:b w:val="false"/>
          <w:bCs w:val="false"/>
        </w:rPr>
        <w:t xml:space="preserve">oriundas de </w:t>
      </w:r>
      <w:r>
        <w:rPr>
          <w:b w:val="false"/>
          <w:bCs w:val="false"/>
        </w:rPr>
        <w:t>impacto ambiental.</w:t>
      </w:r>
      <w:r>
        <w:rPr/>
        <w:t>)</w:t>
      </w:r>
    </w:p>
    <w:p>
      <w:pPr>
        <w:pStyle w:val="Normal"/>
        <w:spacing w:before="0" w:after="0"/>
        <w:ind w:firstLine="737" w:left="0" w:right="0"/>
        <w:contextualSpacing/>
        <w:jc w:val="both"/>
        <w:rPr/>
      </w:pPr>
      <w:r>
        <w:rPr/>
        <w:t>Entretanto, existe uma infinidade de doenças para as quais ainda não foram encontrados medicamentos eficazes capazes de promover a cura.</w:t>
      </w:r>
    </w:p>
    <w:p>
      <w:pPr>
        <w:pStyle w:val="Normal"/>
        <w:spacing w:before="0" w:after="0"/>
        <w:ind w:firstLine="737" w:left="0" w:right="0"/>
        <w:contextualSpacing/>
        <w:jc w:val="both"/>
        <w:rPr/>
      </w:pPr>
      <w:r>
        <w:rPr/>
        <w:t>Para essas doenças, resta tratar através da minimização dos sintomas, diminuindo os desconfortos doridos a eles inerentes, e aguardar que a natureza do sistema de defesa orgânico, quando possível, promovam a cura.</w:t>
      </w:r>
    </w:p>
    <w:p>
      <w:pPr>
        <w:pStyle w:val="Normal"/>
        <w:spacing w:before="0" w:after="0"/>
        <w:ind w:firstLine="737" w:left="0" w:right="0"/>
        <w:contextualSpacing/>
        <w:jc w:val="both"/>
        <w:rPr/>
      </w:pPr>
      <w:r>
        <w:rPr/>
        <w:t xml:space="preserve">Não se pode negligenciar a importância dos remédios desenvolvidos pela ciência. Abnegados cientistas dedicaram e dedicam ainda seus esforços inauditos na busca incansável por descobrir e desenvolver os medicamentos </w:t>
      </w:r>
      <w:r>
        <w:rPr/>
        <w:t>e os remédios hoje disponíveis.</w:t>
      </w:r>
    </w:p>
    <w:p>
      <w:pPr>
        <w:pStyle w:val="Normal"/>
        <w:spacing w:before="0" w:after="0"/>
        <w:ind w:firstLine="737" w:left="0" w:right="0"/>
        <w:contextualSpacing/>
        <w:jc w:val="both"/>
        <w:rPr/>
      </w:pPr>
      <w:r>
        <w:rPr/>
        <w:t xml:space="preserve">Em uma visão transcendental, o remédio essencial está sempre em nós mesmos que alcançamos a medida que empenhamos esforços em busca de solução de nossas deficiências. </w:t>
      </w:r>
      <w:r>
        <w:rPr/>
        <w:t>Que são a</w:t>
      </w:r>
      <w:r>
        <w:rPr/>
        <w:t>ntes morais que físicas e que se manifestam sintomaticamente através das dores mais diversas, que por sua vez nos convidam a descobrir e tratar suas causas.</w:t>
      </w:r>
    </w:p>
    <w:p>
      <w:pPr>
        <w:pStyle w:val="Normal"/>
        <w:spacing w:before="0" w:after="0"/>
        <w:ind w:firstLine="737" w:left="0" w:right="0"/>
        <w:contextualSpacing/>
        <w:jc w:val="both"/>
        <w:rPr/>
      </w:pPr>
      <w:r>
        <w:rPr/>
        <w:t>Emfim, o remédio eficaz capaz de realmente curar está sempre em nós mesmos.</w:t>
      </w:r>
    </w:p>
    <w:p>
      <w:pPr>
        <w:pStyle w:val="Normal"/>
        <w:spacing w:before="0" w:after="0"/>
        <w:ind w:firstLine="737" w:left="0" w:right="0"/>
        <w:contextualSpacing/>
        <w:jc w:val="both"/>
        <w:rPr/>
      </w:pPr>
      <w:r>
        <w:rPr/>
      </w:r>
    </w:p>
    <w:p>
      <w:pPr>
        <w:pStyle w:val="Heading2"/>
        <w:spacing w:before="0" w:after="0"/>
        <w:ind w:firstLine="680" w:left="0"/>
        <w:contextualSpacing/>
        <w:rPr/>
      </w:pPr>
      <w:bookmarkStart w:id="29" w:name="__RefHeading___Toc20471_1179113674"/>
      <w:bookmarkEnd w:id="29"/>
      <w:r>
        <w:rPr/>
        <w:t>C</w:t>
      </w:r>
      <w:r>
        <w:rPr/>
        <w:t>ura:</w:t>
      </w:r>
    </w:p>
    <w:p>
      <w:pPr>
        <w:pStyle w:val="Normal"/>
        <w:spacing w:before="0" w:after="0"/>
        <w:ind w:firstLine="737" w:left="0" w:right="0"/>
        <w:contextualSpacing/>
        <w:jc w:val="both"/>
        <w:rPr/>
      </w:pPr>
      <w:r>
        <w:rPr/>
        <w:t>Como discutimos anteriormente, cessadas as causas cessam também os efeitos. Assim, o meio efetivo de alcançar a cura implica mitigar suas causas primárias.</w:t>
      </w:r>
    </w:p>
    <w:p>
      <w:pPr>
        <w:pStyle w:val="Normal"/>
        <w:spacing w:before="0" w:after="0"/>
        <w:ind w:firstLine="737" w:left="0" w:right="0"/>
        <w:contextualSpacing/>
        <w:jc w:val="both"/>
        <w:rPr/>
      </w:pPr>
      <w:r>
        <w:rPr/>
        <w:t>Como vimos, a essência de nossas enfermidades tem origem moral e comportamental. Então a cura delas também deve ter princípios morais e comportamentais.</w:t>
      </w:r>
    </w:p>
    <w:p>
      <w:pPr>
        <w:pStyle w:val="Normal"/>
        <w:spacing w:before="0" w:after="0"/>
        <w:ind w:firstLine="737" w:left="0" w:right="0"/>
        <w:contextualSpacing/>
        <w:jc w:val="both"/>
        <w:rPr/>
      </w:pPr>
      <w:r>
        <w:rPr/>
        <w:t xml:space="preserve">Todos os remédios e tratamentos da medicina da Terra são </w:t>
      </w:r>
      <w:r>
        <w:rPr/>
        <w:t xml:space="preserve">em grande parte </w:t>
      </w:r>
      <w:r>
        <w:rPr/>
        <w:t xml:space="preserve">paliativos </w:t>
      </w:r>
      <w:r>
        <w:rPr/>
        <w:t>sintomáticos.</w:t>
      </w:r>
    </w:p>
    <w:p>
      <w:pPr>
        <w:pStyle w:val="Normal"/>
        <w:spacing w:before="0" w:after="0"/>
        <w:ind w:firstLine="737" w:left="0" w:right="0"/>
        <w:contextualSpacing/>
        <w:jc w:val="both"/>
        <w:rPr/>
      </w:pPr>
      <w:r>
        <w:rPr/>
        <w:t xml:space="preserve">Assim, modelemos: </w:t>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t xml:space="preserve">Cura </w:t>
        <w:tab/>
        <w:tab/>
        <w:tab/>
        <w:t xml:space="preserve">= (Merecimento * Vontade) </w:t>
      </w:r>
      <w:r>
        <w:rPr>
          <w:vertAlign w:val="superscript"/>
        </w:rPr>
        <w:t>Fé Raciocinada</w:t>
      </w:r>
    </w:p>
    <w:p>
      <w:pPr>
        <w:pStyle w:val="Normal"/>
        <w:spacing w:before="0" w:after="0"/>
        <w:ind w:firstLine="737" w:left="0" w:right="0"/>
        <w:contextualSpacing/>
        <w:jc w:val="both"/>
        <w:rPr/>
      </w:pPr>
      <w:r>
        <w:rPr/>
        <w:t xml:space="preserve">Fé Raciocinada </w:t>
        <w:tab/>
        <w:t>= Conhecimento vivenciado.</w:t>
      </w:r>
    </w:p>
    <w:p>
      <w:pPr>
        <w:pStyle w:val="Normal"/>
        <w:spacing w:before="0" w:after="0"/>
        <w:ind w:firstLine="737" w:left="0" w:right="0"/>
        <w:contextualSpacing/>
        <w:jc w:val="both"/>
        <w:rPr/>
      </w:pPr>
      <w:r>
        <w:rPr/>
        <w:t xml:space="preserve">Merecimento </w:t>
        <w:tab/>
        <w:tab/>
        <w:t xml:space="preserve">= (Perdão * Reparação) </w:t>
      </w:r>
      <w:r>
        <w:rPr>
          <w:vertAlign w:val="superscript"/>
        </w:rPr>
        <w:t>Caridade</w:t>
      </w:r>
      <w:r>
        <w:rPr/>
        <w:t xml:space="preserve">. </w:t>
      </w:r>
    </w:p>
    <w:p>
      <w:pPr>
        <w:pStyle w:val="Normal"/>
        <w:spacing w:before="0" w:after="0"/>
        <w:ind w:firstLine="737" w:left="0" w:right="0"/>
        <w:contextualSpacing/>
        <w:jc w:val="both"/>
        <w:rPr/>
      </w:pPr>
      <w:r>
        <w:rPr/>
        <w:t xml:space="preserve">Remédios </w:t>
        <w:tab/>
        <w:tab/>
        <w:t>= Caridade  (anestésico anti-inflamatório);</w:t>
      </w:r>
    </w:p>
    <w:p>
      <w:pPr>
        <w:pStyle w:val="Normal"/>
        <w:spacing w:before="0" w:after="0"/>
        <w:ind w:firstLine="737" w:left="0" w:right="0"/>
        <w:contextualSpacing/>
        <w:jc w:val="both"/>
        <w:rPr/>
      </w:pPr>
      <w:r>
        <w:rPr/>
        <w:tab/>
        <w:tab/>
        <w:tab/>
        <w:t xml:space="preserve">   Perdão e Reparação (remédio);</w:t>
      </w:r>
    </w:p>
    <w:p>
      <w:pPr>
        <w:pStyle w:val="Normal"/>
        <w:spacing w:before="0" w:after="0"/>
        <w:ind w:firstLine="737" w:left="0" w:right="0"/>
        <w:contextualSpacing/>
        <w:jc w:val="both"/>
        <w:rPr/>
      </w:pPr>
      <w:r>
        <w:rPr/>
        <w:tab/>
        <w:tab/>
        <w:tab/>
        <w:t xml:space="preserve">   </w:t>
      </w:r>
      <w:r>
        <w:rPr/>
        <w:t>Conhecimento vivenciado (terapia).</w:t>
      </w:r>
    </w:p>
    <w:p>
      <w:pPr>
        <w:pStyle w:val="Normal"/>
        <w:spacing w:before="0" w:after="0"/>
        <w:ind w:firstLine="737" w:left="0" w:right="0"/>
        <w:contextualSpacing/>
        <w:jc w:val="both"/>
        <w:rPr/>
      </w:pPr>
      <w:r>
        <w:rPr/>
        <w:t xml:space="preserve">A caridade é o pilar mais importante de toda a filosofia Cristã. Então é muito mais que anestésico anti-inflamatório. De fato é o remédio dos remédios, profilático, terapêutico e acelerador do processo </w:t>
      </w:r>
      <w:r>
        <w:rPr/>
        <w:t>de cura</w:t>
      </w:r>
      <w:r>
        <w:rPr/>
        <w:t xml:space="preserve"> evolutiv</w:t>
      </w:r>
      <w:r>
        <w:rPr/>
        <w:t>a</w:t>
      </w:r>
      <w:r>
        <w:rPr/>
        <w:t>.</w:t>
      </w:r>
    </w:p>
    <w:p>
      <w:pPr>
        <w:pStyle w:val="Normal"/>
        <w:spacing w:before="0" w:after="0"/>
        <w:ind w:firstLine="737" w:left="0" w:right="0"/>
        <w:contextualSpacing/>
        <w:jc w:val="both"/>
        <w:rPr/>
      </w:pPr>
      <w:r>
        <w:rPr/>
        <w:t xml:space="preserve">Não pode ser atoa que Jesus </w:t>
      </w:r>
      <w:r>
        <w:rPr/>
        <w:t>a</w:t>
      </w:r>
      <w:r>
        <w:rPr/>
        <w:t xml:space="preserve"> coloque como elemento incondicional para alcançar a salvação.</w:t>
      </w:r>
    </w:p>
    <w:p>
      <w:pPr>
        <w:pStyle w:val="Normal"/>
        <w:spacing w:before="0" w:after="0"/>
        <w:ind w:firstLine="737" w:left="0" w:right="0"/>
        <w:contextualSpacing/>
        <w:jc w:val="both"/>
        <w:rPr/>
      </w:pPr>
      <w:r>
        <w:rPr/>
        <w:t>Mas salvação do que?</w:t>
      </w:r>
    </w:p>
    <w:p>
      <w:pPr>
        <w:pStyle w:val="Normal"/>
        <w:spacing w:before="0" w:after="0"/>
        <w:ind w:firstLine="737" w:left="0" w:right="0"/>
        <w:contextualSpacing/>
        <w:jc w:val="both"/>
        <w:rPr/>
      </w:pPr>
      <w:r>
        <w:rPr/>
        <w:t>Segundo</w:t>
      </w:r>
      <w:ins w:id="1571" w:author="Autor desconhecido" w:date="2024-06-27T10:41:59Z">
        <w:r>
          <w:rPr/>
          <w:t xml:space="preserve"> </w:t>
        </w:r>
      </w:ins>
      <w:ins w:id="1572" w:author="Autor desconhecido" w:date="2024-06-27T10:41:59Z">
        <w:r>
          <w:rPr/>
          <w:t>Jesus e por tabela</w:t>
        </w:r>
      </w:ins>
      <w:r>
        <w:rPr/>
        <w:t xml:space="preserve"> a </w:t>
      </w:r>
      <w:r>
        <w:rPr/>
        <w:t>D</w:t>
      </w:r>
      <w:r>
        <w:rPr/>
        <w:t xml:space="preserve">outrina </w:t>
      </w:r>
      <w:r>
        <w:rPr/>
        <w:t>E</w:t>
      </w:r>
      <w:r>
        <w:rPr/>
        <w:t xml:space="preserve">spírita, a frase "FORA DA CARIDADE NÃO HÁ SALVAÇÃO" enfatiza a importância fundamental da caridade para a evolução espiritual e a salvação da alma. Na visão espírita </w:t>
      </w:r>
      <w:r>
        <w:rPr/>
        <w:t>Cristã</w:t>
      </w:r>
      <w:r>
        <w:rPr/>
        <w:t>, a caridade é entendida não apenas como a ajuda material aos necessitado</w:t>
      </w:r>
      <w:r>
        <w:rPr/>
        <w:t>s</w:t>
      </w:r>
      <w:r>
        <w:rPr/>
        <w:t xml:space="preserve">. </w:t>
      </w:r>
      <w:r>
        <w:rPr/>
        <w:t>Ma</w:t>
      </w:r>
      <w:r>
        <w:rPr/>
        <w:t xml:space="preserve">s também e principalmente, como a </w:t>
      </w:r>
      <w:r>
        <w:rPr>
          <w:b/>
          <w:bCs/>
        </w:rPr>
        <w:t>benevolência para com todos, a indulgência para com as imperfeições alheias e o perdão das ofensas</w:t>
      </w:r>
      <w:r>
        <w:rPr/>
        <w:t xml:space="preserve">. A salvação, neste contexto, refere-se ao progresso espiritual e à libertação das imperfeições morais que nos afastam da felicidade verdadeira. Portanto, a prática da caridade é vista como um caminho essencial para alcançar tal progresso e aproximar-se da perfeição moral preconizada pelo Espiritismo </w:t>
      </w:r>
      <w:r>
        <w:rPr/>
        <w:t>e primordialmente, por Jesus</w:t>
      </w:r>
      <w:r>
        <w:rPr/>
        <w:t xml:space="preserve">. </w:t>
      </w:r>
    </w:p>
    <w:p>
      <w:pPr>
        <w:pStyle w:val="Normal"/>
        <w:spacing w:before="0" w:after="0"/>
        <w:ind w:firstLine="850" w:left="0" w:right="0"/>
        <w:contextualSpacing/>
        <w:jc w:val="both"/>
        <w:rPr/>
      </w:pPr>
      <w:r>
        <w:rPr/>
        <w:t xml:space="preserve">A Lei de causa e efeito é </w:t>
      </w:r>
      <w:r>
        <w:rPr/>
        <w:t xml:space="preserve">natural e </w:t>
      </w:r>
      <w:r>
        <w:rPr/>
        <w:t>universal, funciona</w:t>
      </w:r>
      <w:r>
        <w:rPr/>
        <w:t>ndo</w:t>
      </w:r>
      <w:r>
        <w:rPr/>
        <w:t xml:space="preserve"> como mecanismo de contenção, com a finalidade educativa para que aprendamos a corrigir nossas más tendências. </w:t>
      </w:r>
      <w:r>
        <w:rPr/>
        <w:t>Simbolicamente resumida com a expressão: “</w:t>
      </w:r>
      <w:r>
        <w:rPr>
          <w:b/>
          <w:bCs/>
        </w:rPr>
        <w:t>O plantio é livre, mas a colheita é obrigatória.</w:t>
      </w:r>
      <w:r>
        <w:rPr/>
        <w:t xml:space="preserve">” </w:t>
      </w:r>
      <w:r>
        <w:rPr/>
        <w:t xml:space="preserve">Todos estamos sujeitos a essa Lei em todos os estágios evolutivos do espírito. </w:t>
      </w:r>
      <w:r>
        <w:rPr/>
        <w:t>D</w:t>
      </w:r>
      <w:r>
        <w:rPr/>
        <w:t xml:space="preserve">esde os iniciantes simples e ignorantes, até os sábios espíritos evoluídos. Ela é aplicada como Justiça Divina </w:t>
      </w:r>
      <w:r>
        <w:rPr/>
        <w:t>Universal</w:t>
      </w:r>
      <w:r>
        <w:rPr/>
        <w:t>. Isso é certo.</w:t>
      </w:r>
    </w:p>
    <w:p>
      <w:pPr>
        <w:pStyle w:val="Normal"/>
        <w:spacing w:before="0" w:after="0"/>
        <w:ind w:firstLine="850" w:left="0" w:right="0"/>
        <w:contextualSpacing/>
        <w:jc w:val="both"/>
        <w:rPr/>
      </w:pPr>
      <w:r>
        <w:rPr/>
        <w:t xml:space="preserve">Pode nos parecer como um mecanismo sem sentido se </w:t>
      </w:r>
      <w:r>
        <w:rPr/>
        <w:t xml:space="preserve">a </w:t>
      </w:r>
      <w:r>
        <w:rPr/>
        <w:t xml:space="preserve">consideramos como uma ferramenta arcaica de pagar nossos erros através da aplicação da pena de </w:t>
      </w:r>
      <w:r>
        <w:rPr/>
        <w:t>t</w:t>
      </w:r>
      <w:r>
        <w:rPr/>
        <w:t xml:space="preserve">alião, aplicada por Moisés a 4 mil anos atrás. </w:t>
      </w:r>
      <w:r>
        <w:rPr/>
        <w:t>Simbolicamente conhecida como “</w:t>
      </w:r>
      <w:r>
        <w:rPr/>
        <w:t xml:space="preserve">Dente por dente olho por olho”, </w:t>
      </w:r>
      <w:r>
        <w:rPr/>
        <w:t>como já discutimos</w:t>
      </w:r>
      <w:r>
        <w:rPr/>
        <w:t>.</w:t>
      </w:r>
    </w:p>
    <w:p>
      <w:pPr>
        <w:pStyle w:val="Normal"/>
        <w:spacing w:before="0" w:after="0"/>
        <w:ind w:firstLine="850" w:left="0" w:right="0"/>
        <w:contextualSpacing/>
        <w:jc w:val="both"/>
        <w:rPr/>
      </w:pPr>
      <w:r>
        <w:rPr/>
        <w:t xml:space="preserve">Seria realmente sem sentido se fosse tão somente </w:t>
      </w:r>
      <w:r>
        <w:rPr/>
        <w:t>o único</w:t>
      </w:r>
      <w:r>
        <w:rPr/>
        <w:t xml:space="preserve"> mecanismo de ressarcimento de dívidas do passado, criando um círculo infinito com a pressuposição de pagamento do mal que praticamos no passado através do mal </w:t>
      </w:r>
      <w:r>
        <w:rPr/>
        <w:t>reaplicado</w:t>
      </w:r>
      <w:r>
        <w:rPr/>
        <w:t xml:space="preserve"> a nós por outrem.</w:t>
      </w:r>
    </w:p>
    <w:p>
      <w:pPr>
        <w:pStyle w:val="Normal"/>
        <w:spacing w:before="0" w:after="0"/>
        <w:contextualSpacing/>
        <w:rPr/>
      </w:pPr>
      <w:r>
        <w:rPr/>
        <w:t>Veja-se em O Livros dos Espíritos</w:t>
      </w:r>
      <w:r>
        <w:rPr/>
        <w:t>(9)</w:t>
      </w:r>
      <w:r>
        <w:rPr/>
        <w:t xml:space="preserve">, Questões 392 e seguintes, que tratam do esquecimento do passado e notadamente a questão 399, </w:t>
      </w:r>
      <w:r>
        <w:rPr/>
        <w:t>que traz a</w:t>
      </w:r>
      <w:r>
        <w:rPr/>
        <w:t xml:space="preserve"> luz um entendimento mais profundo da questão.</w:t>
      </w:r>
    </w:p>
    <w:p>
      <w:pPr>
        <w:pStyle w:val="Normal"/>
        <w:ind w:firstLine="850" w:left="0" w:right="0"/>
        <w:jc w:val="both"/>
        <w:rPr>
          <w:del w:id="1601" w:author="Autor desconhecido" w:date="2024-06-07T16:22:38Z"/>
        </w:rPr>
      </w:pPr>
      <w:del w:id="1573" w:author="Autor desconhecido" w:date="2024-06-07T16:22:38Z">
        <w:r>
          <w:rPr/>
          <w:delText xml:space="preserve">Moisés, </w:delText>
        </w:r>
      </w:del>
      <w:del w:id="1574" w:author="Autor desconhecido" w:date="2024-06-07T16:22:38Z">
        <w:r>
          <w:rPr/>
          <w:delText xml:space="preserve">durante sua tarefa de encaminhar </w:delText>
        </w:r>
      </w:del>
      <w:del w:id="1575" w:author="Autor desconhecido" w:date="2024-06-07T16:22:38Z">
        <w:r>
          <w:rPr/>
          <w:delText xml:space="preserve">o </w:delText>
        </w:r>
      </w:del>
      <w:del w:id="1576" w:author="Autor desconhecido" w:date="2024-06-07T16:22:38Z">
        <w:r>
          <w:rPr/>
          <w:delText>povo judeu até a terra prometida</w:delText>
        </w:r>
      </w:del>
      <w:del w:id="1577" w:author="Autor desconhecido" w:date="2024-06-07T16:22:38Z">
        <w:r>
          <w:rPr/>
          <w:delText xml:space="preserve">, assume o </w:delText>
        </w:r>
      </w:del>
      <w:del w:id="1578" w:author="Autor desconhecido" w:date="2024-06-07T16:22:38Z">
        <w:r>
          <w:rPr/>
          <w:delText xml:space="preserve">duplo </w:delText>
        </w:r>
      </w:del>
      <w:del w:id="1579" w:author="Autor desconhecido" w:date="2024-06-07T16:22:38Z">
        <w:r>
          <w:rPr/>
          <w:delText>papel de governança “</w:delText>
        </w:r>
      </w:del>
      <w:del w:id="1580" w:author="Autor desconhecido" w:date="2024-06-07T16:22:38Z">
        <w:r>
          <w:rPr/>
          <w:delText>política social”</w:delText>
        </w:r>
      </w:del>
      <w:del w:id="1581" w:author="Autor desconhecido" w:date="2024-06-07T16:22:38Z">
        <w:r>
          <w:rPr/>
          <w:delText>,</w:delText>
        </w:r>
      </w:del>
      <w:del w:id="1582" w:author="Autor desconhecido" w:date="2024-06-07T16:22:38Z">
        <w:r>
          <w:rPr/>
          <w:delText xml:space="preserve">se assim o poderia </w:delText>
        </w:r>
      </w:del>
      <w:del w:id="1583" w:author="Autor desconhecido" w:date="2024-06-07T16:22:38Z">
        <w:r>
          <w:rPr/>
          <w:delText>nominar</w:delText>
        </w:r>
      </w:del>
      <w:del w:id="1584" w:author="Autor desconhecido" w:date="2024-06-07T16:22:38Z">
        <w:r>
          <w:rPr/>
          <w:delText xml:space="preserve">, </w:delText>
        </w:r>
      </w:del>
      <w:del w:id="1585" w:author="Autor desconhecido" w:date="2024-06-07T16:22:38Z">
        <w:r>
          <w:rPr/>
          <w:delText>de caráter civil ou disciplinar</w:delText>
        </w:r>
      </w:del>
      <w:del w:id="1586" w:author="Autor desconhecido" w:date="2024-06-07T16:22:38Z">
        <w:r>
          <w:rPr/>
          <w:delText xml:space="preserve"> e </w:delText>
        </w:r>
      </w:del>
      <w:del w:id="1587" w:author="Autor desconhecido" w:date="2024-06-07T16:22:38Z">
        <w:r>
          <w:rPr/>
          <w:delText xml:space="preserve">governança </w:delText>
        </w:r>
      </w:del>
      <w:del w:id="1588" w:author="Autor desconhecido" w:date="2024-06-07T16:22:38Z">
        <w:r>
          <w:rPr/>
          <w:delText xml:space="preserve">religiosa, </w:delText>
        </w:r>
      </w:del>
      <w:del w:id="1589" w:author="Autor desconhecido" w:date="2024-06-07T16:22:38Z">
        <w:r>
          <w:rPr/>
          <w:delText xml:space="preserve">distinta pela apresentação dos 10 mandamentos, de caráter Divino. </w:delText>
        </w:r>
      </w:del>
      <w:del w:id="1590" w:author="Autor desconhecido" w:date="2024-06-07T16:22:38Z">
        <w:r>
          <w:rPr/>
          <w:delText xml:space="preserve">Era necessário a utilização de leis </w:delText>
        </w:r>
      </w:del>
      <w:del w:id="1591" w:author="Autor desconhecido" w:date="2024-06-07T16:22:38Z">
        <w:r>
          <w:rPr/>
          <w:delText>rígidas</w:delText>
        </w:r>
      </w:del>
      <w:del w:id="1592" w:author="Autor desconhecido" w:date="2024-06-07T16:22:38Z">
        <w:r>
          <w:rPr/>
          <w:delText xml:space="preserve"> com a finalidade de manter a ordem, o controle e equilíbrio socia</w:delText>
        </w:r>
      </w:del>
      <w:del w:id="1593" w:author="Autor desconhecido" w:date="2024-06-07T16:22:38Z">
        <w:r>
          <w:rPr/>
          <w:delText>is</w:delText>
        </w:r>
      </w:del>
      <w:del w:id="1594" w:author="Autor desconhecido" w:date="2024-06-07T16:22:38Z">
        <w:r>
          <w:rPr/>
          <w:delText xml:space="preserve"> naquela comunidade. </w:delText>
        </w:r>
      </w:del>
      <w:del w:id="1595" w:author="Autor desconhecido" w:date="2024-06-07T16:22:38Z">
        <w:r>
          <w:rPr/>
          <w:delText>O</w:delText>
        </w:r>
      </w:del>
      <w:del w:id="1596" w:author="Autor desconhecido" w:date="2024-06-07T16:22:38Z">
        <w:r>
          <w:rPr/>
          <w:delText xml:space="preserve">bviamente adequados à maturidade </w:delText>
        </w:r>
      </w:del>
      <w:del w:id="1597" w:author="Autor desconhecido" w:date="2024-06-07T16:22:38Z">
        <w:r>
          <w:rPr/>
          <w:delText xml:space="preserve">ainda </w:delText>
        </w:r>
      </w:del>
      <w:del w:id="1598" w:author="Autor desconhecido" w:date="2024-06-07T16:22:38Z">
        <w:r>
          <w:rPr/>
          <w:delText xml:space="preserve">infantil daquele povo. </w:delText>
        </w:r>
      </w:del>
      <w:del w:id="1599" w:author="Autor desconhecido" w:date="2024-06-07T16:22:38Z">
        <w:r>
          <w:rPr/>
          <w:delText xml:space="preserve">(diria eu que essa imaturidade ainda perdura até hoje…) Essas leis tinham caráter de aplicação imediata e pontual, adequada ao que “era” o povo naquele momento. </w:delText>
        </w:r>
      </w:del>
      <w:del w:id="1600" w:author="Autor desconhecido" w:date="2024-06-07T16:22:38Z">
        <w:r>
          <w:rPr/>
          <w:delText>Veja-se a esse respeito no Evangelho Segundo o Espiritismo, capítulo I, “Não vim destruir a Lei, Moisés”.</w:delText>
        </w:r>
      </w:del>
    </w:p>
    <w:p>
      <w:pPr>
        <w:pStyle w:val="Normal"/>
        <w:spacing w:before="0" w:after="0"/>
        <w:ind w:firstLine="850" w:left="0" w:right="0"/>
        <w:contextualSpacing/>
        <w:jc w:val="both"/>
        <w:rPr/>
      </w:pPr>
      <w:del w:id="1602" w:author="Autor desconhecido" w:date="2024-06-07T16:22:38Z">
        <w:r>
          <w:rPr/>
          <w:delText>No contexto religios</w:delText>
        </w:r>
      </w:del>
      <w:del w:id="1603" w:author="Autor desconhecido" w:date="2024-06-07T16:22:38Z">
        <w:r>
          <w:rPr/>
          <w:delText>o</w:delText>
        </w:r>
      </w:del>
      <w:del w:id="1604" w:author="Autor desconhecido" w:date="2024-06-07T16:22:38Z">
        <w:r>
          <w:rPr/>
          <w:delText xml:space="preserve">, Moisés apresenta Leis que assumiam uma finalidade educativa de cunho moral. </w:delText>
        </w:r>
      </w:del>
      <w:del w:id="1605" w:author="Autor desconhecido" w:date="2024-06-07T16:22:38Z">
        <w:r>
          <w:rPr/>
          <w:delText>A</w:delText>
        </w:r>
      </w:del>
      <w:del w:id="1606" w:author="Autor desconhecido" w:date="2024-06-07T16:22:38Z">
        <w:r>
          <w:rPr/>
          <w:delText>presentando o que</w:delText>
        </w:r>
      </w:del>
      <w:del w:id="1607" w:author="Autor desconhecido" w:date="2024-06-07T16:22:38Z">
        <w:r>
          <w:rPr/>
          <w:delText xml:space="preserve"> carecíamos, </w:delText>
        </w:r>
      </w:del>
      <w:del w:id="1608" w:author="Autor desconhecido" w:date="2024-06-07T16:22:38Z">
        <w:r>
          <w:rPr/>
          <w:delText>(</w:delText>
        </w:r>
      </w:del>
      <w:del w:id="1609" w:author="Autor desconhecido" w:date="2024-06-07T16:22:38Z">
        <w:r>
          <w:rPr/>
          <w:delText xml:space="preserve">carência essa </w:delText>
        </w:r>
      </w:del>
      <w:del w:id="1610" w:author="Autor desconhecido" w:date="2024-06-07T16:22:38Z">
        <w:r>
          <w:rPr/>
          <w:delText xml:space="preserve">que ainda perdura até hoje, </w:delText>
        </w:r>
      </w:del>
      <w:del w:id="1611" w:author="Autor desconhecido" w:date="2024-06-07T16:22:38Z">
        <w:r>
          <w:rPr/>
          <w:delText>acredito,</w:delText>
        </w:r>
      </w:del>
      <w:del w:id="1612" w:author="Autor desconhecido" w:date="2024-06-07T16:22:38Z">
        <w:r>
          <w:rPr/>
          <w:delText>)</w:delText>
        </w:r>
      </w:del>
      <w:del w:id="1613" w:author="Autor desconhecido" w:date="2024-06-07T16:22:38Z">
        <w:r>
          <w:rPr/>
          <w:delText xml:space="preserve"> </w:delText>
        </w:r>
      </w:del>
      <w:del w:id="1614" w:author="Autor desconhecido" w:date="2024-06-07T16:22:38Z">
        <w:r>
          <w:rPr/>
          <w:delText xml:space="preserve">e que foram </w:delText>
        </w:r>
      </w:del>
      <w:del w:id="1615" w:author="Autor desconhecido" w:date="2024-06-07T16:22:38Z">
        <w:r>
          <w:rPr/>
          <w:delText xml:space="preserve">aplicadas como metas de desenvolvimento para o futuro, muito mais que para aquele momento. </w:delText>
        </w:r>
      </w:del>
      <w:del w:id="1616" w:author="Autor desconhecido" w:date="2024-06-07T16:22:38Z">
        <w:r>
          <w:rPr/>
          <w:delText>P</w:delText>
        </w:r>
      </w:del>
      <w:del w:id="1617" w:author="Autor desconhecido" w:date="2024-06-07T16:22:38Z">
        <w:r>
          <w:rPr/>
          <w:delText xml:space="preserve">ois exigem o amadurecimento da percepção e atitude ético-moral, </w:delText>
        </w:r>
      </w:del>
      <w:del w:id="1618" w:author="Autor desconhecido" w:date="2024-06-07T16:22:38Z">
        <w:r>
          <w:rPr/>
          <w:delText xml:space="preserve">adequadas para uma civilização moralmente </w:delText>
        </w:r>
      </w:del>
      <w:del w:id="1619" w:author="Autor desconhecido" w:date="2024-06-07T16:22:38Z">
        <w:r>
          <w:rPr/>
          <w:delText xml:space="preserve">mais </w:delText>
        </w:r>
      </w:del>
      <w:del w:id="1620" w:author="Autor desconhecido" w:date="2024-06-07T16:22:38Z">
        <w:r>
          <w:rPr/>
          <w:delText xml:space="preserve">desenvolvida. </w:delText>
        </w:r>
      </w:del>
      <w:del w:id="1621" w:author="Autor desconhecido" w:date="2024-06-07T16:22:38Z">
        <w:r>
          <w:rPr/>
          <w:delText xml:space="preserve">Tinham pois, uma proposta com vistas mais ao futuro que àquele presente, e </w:delText>
        </w:r>
      </w:del>
      <w:del w:id="1622" w:author="Autor desconhecido" w:date="2024-06-07T16:22:38Z">
        <w:r>
          <w:rPr/>
          <w:delText>foram</w:delText>
        </w:r>
      </w:del>
      <w:del w:id="1623" w:author="Autor desconhecido" w:date="2024-06-07T16:22:38Z">
        <w:r>
          <w:rPr/>
          <w:delText xml:space="preserve"> apresentadas àquele povo como metas e objetivos de promover e incentivá-los ao aprimoramento e desenvolvimento morais. Eram a apresentação de um caminho a trilhar para alc</w:delText>
        </w:r>
      </w:del>
      <w:del w:id="1624" w:author="Autor desconhecido" w:date="2024-06-07T16:22:38Z">
        <w:r>
          <w:rPr/>
          <w:delText>a</w:delText>
        </w:r>
      </w:del>
      <w:del w:id="1625" w:author="Autor desconhecido" w:date="2024-06-07T16:22:38Z">
        <w:r>
          <w:rPr/>
          <w:delText xml:space="preserve">nçarem </w:delText>
        </w:r>
      </w:del>
      <w:del w:id="1626" w:author="Autor desconhecido" w:date="2024-06-07T16:22:38Z">
        <w:r>
          <w:rPr/>
          <w:delText xml:space="preserve">bom êxito em </w:delText>
        </w:r>
      </w:del>
      <w:del w:id="1627" w:author="Autor desconhecido" w:date="2024-06-07T16:22:38Z">
        <w:r>
          <w:rPr/>
          <w:delText>sua</w:delText>
        </w:r>
      </w:del>
      <w:del w:id="1628" w:author="Autor desconhecido" w:date="2024-06-07T16:22:38Z">
        <w:r>
          <w:rPr/>
          <w:delText xml:space="preserve"> evolução. </w:delText>
        </w:r>
      </w:del>
      <w:del w:id="1629" w:author="Autor desconhecido" w:date="2024-06-07T16:22:38Z">
        <w:r>
          <w:rPr/>
          <w:delText>A</w:delText>
        </w:r>
      </w:del>
      <w:del w:id="1630" w:author="Autor desconhecido" w:date="2024-06-07T16:22:38Z">
        <w:r>
          <w:rPr/>
          <w:delText>licerça</w:delText>
        </w:r>
      </w:del>
      <w:del w:id="1631" w:author="Autor desconhecido" w:date="2024-06-07T16:22:38Z">
        <w:r>
          <w:rPr/>
          <w:delText>ndo</w:delText>
        </w:r>
      </w:del>
      <w:del w:id="1632" w:author="Autor desconhecido" w:date="2024-06-07T16:22:38Z">
        <w:r>
          <w:rPr/>
          <w:delText xml:space="preserve"> e da</w:delText>
        </w:r>
      </w:del>
      <w:del w:id="1633" w:author="Autor desconhecido" w:date="2024-06-07T16:22:38Z">
        <w:r>
          <w:rPr/>
          <w:delText>ndo</w:delText>
        </w:r>
      </w:del>
      <w:del w:id="1634" w:author="Autor desconhecido" w:date="2024-06-07T16:22:38Z">
        <w:r>
          <w:rPr/>
          <w:delText xml:space="preserve"> sustento aos ensinamentos trazidos por Jesus, 2 mil anos mais tarde e realinhados pela Doutrina Espírita nos dias de hoje.</w:delText>
        </w:r>
      </w:del>
    </w:p>
    <w:p>
      <w:pPr>
        <w:pStyle w:val="Normal"/>
        <w:spacing w:before="0" w:after="0"/>
        <w:ind w:firstLine="850" w:left="0" w:right="0"/>
        <w:contextualSpacing/>
        <w:jc w:val="both"/>
        <w:rPr/>
      </w:pPr>
      <w:r>
        <w:rPr/>
        <w:t xml:space="preserve">Cá estamos nós, cerca de 4 mil anos depois de Moisés e 2 mil anos depois de Jesus, apresentando ainda, pelo menos em nossas tendências reativas, atitudes </w:t>
      </w:r>
      <w:r>
        <w:rPr/>
        <w:t>e legislação de</w:t>
      </w:r>
      <w:r>
        <w:rPr/>
        <w:t xml:space="preserve"> nosso sistema de justiça, balizad</w:t>
      </w:r>
      <w:r>
        <w:rPr/>
        <w:t xml:space="preserve">os </w:t>
      </w:r>
      <w:r>
        <w:rPr/>
        <w:t xml:space="preserve">na pena de talião. </w:t>
      </w:r>
      <w:r>
        <w:rPr/>
        <w:t xml:space="preserve">Já “decoramos” Jesus, mas ainda somos “dente-por-dente-olho-por-olho”, </w:t>
      </w:r>
      <w:r>
        <w:rPr/>
        <w:t>pelo menos a maioria de nós</w:t>
      </w:r>
      <w:ins w:id="1635" w:author="Autor desconhecido" w:date="2024-06-07T16:23:04Z">
        <w:r>
          <w:rPr/>
          <w:t xml:space="preserve">, </w:t>
        </w:r>
      </w:ins>
      <w:ins w:id="1636" w:author="Autor desconhecido" w:date="2024-06-07T16:23:04Z">
        <w:r>
          <w:rPr/>
          <w:t>como já discutimos</w:t>
        </w:r>
      </w:ins>
      <w:del w:id="1637" w:author="Autor desconhecido" w:date="2024-06-07T16:23:03Z">
        <w:r>
          <w:rPr/>
          <w:delText>.</w:delText>
        </w:r>
      </w:del>
    </w:p>
    <w:p>
      <w:pPr>
        <w:pStyle w:val="Normal"/>
        <w:spacing w:before="0" w:after="0"/>
        <w:ind w:firstLine="850" w:left="0" w:right="0"/>
        <w:contextualSpacing/>
        <w:jc w:val="both"/>
        <w:rPr/>
      </w:pPr>
      <w:r>
        <w:rPr/>
        <w:t>Agora naturalmente, se em nosso livre arbítrio, ainda cobramos nossos “devedores” fazendo uso da vingança na aplicação da pena de talião, naturalmente também, seremos cobrados pelo uso da mesma lei.</w:t>
      </w:r>
    </w:p>
    <w:p>
      <w:pPr>
        <w:pStyle w:val="Normal"/>
        <w:spacing w:before="0" w:after="0"/>
        <w:ind w:firstLine="850" w:left="0" w:right="0"/>
        <w:contextualSpacing/>
        <w:jc w:val="both"/>
        <w:rPr/>
      </w:pPr>
      <w:r>
        <w:rPr/>
        <w:t>Assim temos vivido até aqui. Damos um tapa, tomamos um tapa. Assim o é até então, mas não eternidade afora.</w:t>
      </w:r>
    </w:p>
    <w:p>
      <w:pPr>
        <w:pStyle w:val="Normal"/>
        <w:spacing w:before="0" w:after="0"/>
        <w:ind w:firstLine="850" w:left="0" w:right="0"/>
        <w:contextualSpacing/>
        <w:jc w:val="both"/>
        <w:rPr/>
      </w:pPr>
      <w:r>
        <w:rPr/>
        <w:t>Em nosso patamar evolutivo, essa é a única forma de entendermos que a atitude ruim leva a consequências ruins.</w:t>
      </w:r>
    </w:p>
    <w:p>
      <w:pPr>
        <w:pStyle w:val="Normal"/>
        <w:spacing w:before="0" w:after="0"/>
        <w:ind w:firstLine="850" w:left="0" w:right="0"/>
        <w:contextualSpacing/>
        <w:jc w:val="both"/>
        <w:rPr/>
      </w:pPr>
      <w:r>
        <w:rPr/>
        <w:t>E como conseguiremos sair dessa roda recorrente de toma-lá-dá-cá?</w:t>
      </w:r>
    </w:p>
    <w:p>
      <w:pPr>
        <w:pStyle w:val="Normal"/>
        <w:spacing w:before="0" w:after="0"/>
        <w:ind w:firstLine="850" w:left="0" w:right="0"/>
        <w:contextualSpacing/>
        <w:jc w:val="both"/>
        <w:rPr/>
      </w:pPr>
      <w:r>
        <w:rPr/>
        <w:t>Jesus traz a solução: “Fora da Caridade não há salvação.”</w:t>
      </w:r>
    </w:p>
    <w:p>
      <w:pPr>
        <w:pStyle w:val="Normal"/>
        <w:spacing w:before="0" w:after="0"/>
        <w:ind w:firstLine="850" w:left="0" w:right="0"/>
        <w:contextualSpacing/>
        <w:jc w:val="both"/>
        <w:rPr/>
      </w:pPr>
      <w:r>
        <w:rPr/>
        <w:t>Tapa de lá, tapa de cá, vamos amadurecendo com a dor de cada tapa, até nos cansarmos dessa mesmice infantil e dizermos – chega! Estou cansado de sofrer tapa de rebote.</w:t>
      </w:r>
    </w:p>
    <w:p>
      <w:pPr>
        <w:pStyle w:val="Normal"/>
        <w:spacing w:before="0" w:after="0"/>
        <w:ind w:firstLine="850" w:left="0" w:right="0"/>
        <w:contextualSpacing/>
        <w:jc w:val="both"/>
        <w:rPr/>
      </w:pPr>
      <w:r>
        <w:rPr/>
        <w:t>Então “</w:t>
      </w:r>
      <w:r>
        <w:rPr/>
        <w:t xml:space="preserve">começo a </w:t>
      </w:r>
      <w:r>
        <w:rPr/>
        <w:t>par</w:t>
      </w:r>
      <w:r>
        <w:rPr/>
        <w:t>ar”</w:t>
      </w:r>
      <w:r>
        <w:rPr/>
        <w:t xml:space="preserve"> de dar tapas e “milagrosamente” perceb</w:t>
      </w:r>
      <w:r>
        <w:rPr/>
        <w:t xml:space="preserve">o </w:t>
      </w:r>
      <w:r>
        <w:rPr/>
        <w:t>que isso é vantagem para mim, pois “</w:t>
      </w:r>
      <w:r>
        <w:rPr/>
        <w:t xml:space="preserve">começo a </w:t>
      </w:r>
      <w:r>
        <w:rPr/>
        <w:t>par</w:t>
      </w:r>
      <w:r>
        <w:rPr/>
        <w:t>ar”</w:t>
      </w:r>
      <w:r>
        <w:rPr/>
        <w:t xml:space="preserve"> de ganhar rebote de supetão. </w:t>
      </w:r>
    </w:p>
    <w:p>
      <w:pPr>
        <w:pStyle w:val="Normal"/>
        <w:spacing w:before="0" w:after="0"/>
        <w:ind w:firstLine="850" w:left="0" w:right="0"/>
        <w:contextualSpacing/>
        <w:jc w:val="both"/>
        <w:rPr/>
      </w:pPr>
      <w:r>
        <w:rPr/>
        <w:t xml:space="preserve">Ainda… Começo exercitar o perdão, partindo primeiro do princípio de que é meu agressor que precisa do meu perdão. “Começo a parar” de revidar e “milagrosamente”, percebo que isso é vantagem para mim, pois me sinto “superior” ao meu agressor, </w:t>
      </w:r>
      <w:r>
        <w:rPr/>
        <w:t>dando lição de moral</w:t>
      </w:r>
      <w:r>
        <w:rPr/>
        <w:t>.</w:t>
      </w:r>
    </w:p>
    <w:p>
      <w:pPr>
        <w:pStyle w:val="Normal"/>
        <w:spacing w:before="0" w:after="0"/>
        <w:ind w:firstLine="850" w:left="0" w:right="0"/>
        <w:contextualSpacing/>
        <w:jc w:val="both"/>
        <w:rPr/>
      </w:pPr>
      <w:r>
        <w:rPr/>
        <w:t xml:space="preserve">Começo a “ler” Jesus. </w:t>
      </w:r>
      <w:r>
        <w:rPr/>
        <w:t>C</w:t>
      </w:r>
      <w:r>
        <w:rPr/>
        <w:t xml:space="preserve">omeço ouvir minha consciência e gradativamente vou trocando tapas pela contabilização das doações de “cestas básicas” e “milagrosamente” percebo que isso é vantagem para mim, pois começo a ganhar </w:t>
      </w:r>
      <w:r>
        <w:rPr/>
        <w:t xml:space="preserve">de volta </w:t>
      </w:r>
      <w:r>
        <w:rPr/>
        <w:t>“cestas básicas!”</w:t>
      </w:r>
    </w:p>
    <w:p>
      <w:pPr>
        <w:pStyle w:val="Normal"/>
        <w:spacing w:before="0" w:after="0"/>
        <w:ind w:firstLine="850" w:left="0" w:right="0"/>
        <w:contextualSpacing/>
        <w:jc w:val="both"/>
        <w:rPr/>
      </w:pPr>
      <w:r>
        <w:rPr/>
        <w:t xml:space="preserve">Com o tempo, mesmo que ainda movido pelos interesses egoísticos próprios, vou me apercebendo que ainda estou agindo sob os mesmos princípios na regência da mesma </w:t>
      </w:r>
      <w:r>
        <w:rPr/>
        <w:t xml:space="preserve">e mosaica </w:t>
      </w:r>
      <w:r>
        <w:rPr/>
        <w:t>pena de talião, que agora já chamo de lei de causa e efeito. Na mesma proporção que faço o mal, recebo mal. Na mesma proporção que faço o bem recebo bem.</w:t>
      </w:r>
    </w:p>
    <w:p>
      <w:pPr>
        <w:pStyle w:val="Normal"/>
        <w:spacing w:before="0" w:after="0"/>
        <w:ind w:firstLine="850" w:left="0" w:right="0"/>
        <w:contextualSpacing/>
        <w:jc w:val="both"/>
        <w:rPr/>
      </w:pPr>
      <w:r>
        <w:rPr/>
        <w:t xml:space="preserve">Assim vou vivendo ainda meu toma-lá-dá-cá, até que “milagrosamente” </w:t>
      </w:r>
      <w:r>
        <w:rPr/>
        <w:t>p</w:t>
      </w:r>
      <w:r>
        <w:rPr/>
        <w:t xml:space="preserve">ercebo que as milhares de “cestas básicas” que recebi de retorno já não me satisfazem. </w:t>
      </w:r>
      <w:r>
        <w:rPr/>
        <w:t>Pe</w:t>
      </w:r>
      <w:r>
        <w:rPr/>
        <w:t xml:space="preserve">lo contrário, começam pesar minha bagagem, dificultando meu próprio caminhar. Uma sensação de vazio pesado se apresenta. </w:t>
      </w:r>
    </w:p>
    <w:p>
      <w:pPr>
        <w:pStyle w:val="Normal"/>
        <w:spacing w:before="0" w:after="0"/>
        <w:ind w:firstLine="850" w:left="0" w:right="0"/>
        <w:contextualSpacing/>
        <w:jc w:val="both"/>
        <w:rPr/>
      </w:pPr>
      <w:r>
        <w:rPr/>
        <w:t xml:space="preserve">Começo a perceber que o esforço que faço para perdoar não converte meus agressores, não ensina, não toca </w:t>
      </w:r>
      <w:r>
        <w:rPr/>
        <w:t>o coração</w:t>
      </w:r>
      <w:r>
        <w:rPr/>
        <w:t>… Embora “milagrosamente” percebo que ele é bom para mim, desatando nós-cegos que me amarram aos débitos do passado.</w:t>
      </w:r>
    </w:p>
    <w:p>
      <w:pPr>
        <w:pStyle w:val="Normal"/>
        <w:spacing w:before="0" w:after="0"/>
        <w:ind w:firstLine="850" w:left="0" w:right="0"/>
        <w:contextualSpacing/>
        <w:jc w:val="both"/>
        <w:rPr/>
      </w:pPr>
      <w:r>
        <w:rPr/>
        <w:t xml:space="preserve">Ah o </w:t>
      </w:r>
      <w:r>
        <w:rPr>
          <w:b/>
          <w:bCs/>
        </w:rPr>
        <w:t>perdão</w:t>
      </w:r>
      <w:r>
        <w:rPr/>
        <w:t xml:space="preserve">! Como ainda é difícil compreendermos que em sua sublime essência ele deve ser um natimorto, pois só precisa perdoar aquele que se sente ofendido ou agredido. </w:t>
      </w:r>
    </w:p>
    <w:p>
      <w:pPr>
        <w:pStyle w:val="Normal"/>
        <w:spacing w:before="0" w:after="0"/>
        <w:ind w:firstLine="850" w:left="0" w:right="0"/>
        <w:contextualSpacing/>
        <w:jc w:val="both"/>
        <w:rPr/>
      </w:pPr>
      <w:r>
        <w:rPr/>
        <w:t xml:space="preserve">No Gólgota, no suplício da Cruz, Jesus no-lo exemplifica pedindo: </w:t>
      </w:r>
      <w:r>
        <w:rPr>
          <w:b/>
          <w:bCs/>
        </w:rPr>
        <w:t>–</w:t>
      </w:r>
      <w:r>
        <w:rPr/>
        <w:t xml:space="preserve"> </w:t>
      </w:r>
      <w:r>
        <w:rPr>
          <w:b/>
          <w:bCs/>
        </w:rPr>
        <w:t>Pai perdoai-os, pois eles não sabem o que fazem.</w:t>
      </w:r>
      <w:r>
        <w:rPr/>
        <w:t xml:space="preserve"> </w:t>
      </w:r>
      <w:r>
        <w:rPr/>
        <w:t xml:space="preserve">Porque não disse ele: – Pai eu os perdoo, pois eles não sabem o que fazem? Não o fez, porque não se sentia agredido </w:t>
      </w:r>
      <w:r>
        <w:rPr/>
        <w:t>ou ofendido</w:t>
      </w:r>
      <w:r>
        <w:rPr/>
        <w:t xml:space="preserve"> e portando não precisava perdoar. Seu ato de perdão nem sequer precisou nascer…</w:t>
      </w:r>
    </w:p>
    <w:p>
      <w:pPr>
        <w:pStyle w:val="Normal"/>
        <w:spacing w:before="0" w:after="0"/>
        <w:ind w:firstLine="850" w:left="0" w:right="0"/>
        <w:contextualSpacing/>
        <w:jc w:val="both"/>
        <w:rPr/>
      </w:pPr>
      <w:r>
        <w:rPr/>
        <w:t>Uma mãe precisa perdoa</w:t>
      </w:r>
      <w:ins w:id="1638" w:author="Autor desconhecido" w:date="2024-06-07T16:25:06Z">
        <w:r>
          <w:rPr/>
          <w:t>r</w:t>
        </w:r>
      </w:ins>
      <w:r>
        <w:rPr/>
        <w:t xml:space="preserve"> o </w:t>
      </w:r>
      <w:r>
        <w:rPr/>
        <w:t xml:space="preserve">seu </w:t>
      </w:r>
      <w:r>
        <w:rPr/>
        <w:t xml:space="preserve">bebê por que sujou a roupa de cama do berço? Não… Pois, </w:t>
      </w:r>
      <w:r>
        <w:rPr/>
        <w:t xml:space="preserve">nem sequer </w:t>
      </w:r>
      <w:r>
        <w:rPr/>
        <w:t>o</w:t>
      </w:r>
      <w:r>
        <w:rPr/>
        <w:t xml:space="preserve"> culpou.</w:t>
      </w:r>
      <w:r>
        <w:rPr/>
        <w:t xml:space="preserve"> </w:t>
      </w:r>
      <w:r>
        <w:rPr/>
        <w:t>E</w:t>
      </w:r>
      <w:r>
        <w:rPr/>
        <w:t>la compreende que aquele é um estado da criança em sua imaturidade infantil…</w:t>
      </w:r>
    </w:p>
    <w:p>
      <w:pPr>
        <w:pStyle w:val="Normal"/>
        <w:spacing w:before="0" w:after="0"/>
        <w:ind w:firstLine="850" w:left="0" w:right="0"/>
        <w:contextualSpacing/>
        <w:jc w:val="both"/>
        <w:rPr/>
      </w:pPr>
      <w:r>
        <w:rPr/>
        <w:t xml:space="preserve">Pensando bem, </w:t>
      </w:r>
      <w:r>
        <w:rPr/>
        <w:t xml:space="preserve">em outra ótica, </w:t>
      </w:r>
      <w:r>
        <w:rPr/>
        <w:t xml:space="preserve">não é que o perdão deixe de existir, apenas se transforma de ato isolado responsivo aos ataques de ofensa ou azorrague alheios para se introjetar na personalidade como ato contínuo que trabalha “inconscientemente” </w:t>
      </w:r>
      <w:r>
        <w:rPr/>
        <w:t xml:space="preserve">e </w:t>
      </w:r>
      <w:r>
        <w:rPr/>
        <w:t xml:space="preserve">profilático. </w:t>
      </w:r>
      <w:r>
        <w:rPr/>
        <w:t>E</w:t>
      </w:r>
      <w:r>
        <w:rPr/>
        <w:t>vitando que o indivíduo (espírito) se ressinta de tal forma que os atos de ofensa sejam sequer “percebidos” ou interpretados como tal. Nesse momento ele se confunde como expressão d</w:t>
      </w:r>
      <w:r>
        <w:rPr/>
        <w:t>a própria</w:t>
      </w:r>
      <w:r>
        <w:rPr/>
        <w:t xml:space="preserve"> Caridade</w:t>
      </w:r>
      <w:ins w:id="1639" w:author="Autor desconhecido" w:date="2024-06-07T16:26:01Z">
        <w:r>
          <w:rPr/>
          <w:t xml:space="preserve"> </w:t>
        </w:r>
      </w:ins>
      <w:ins w:id="1640" w:author="Autor desconhecido" w:date="2024-06-07T16:26:01Z">
        <w:r>
          <w:rPr/>
          <w:t>e do Amor</w:t>
        </w:r>
      </w:ins>
      <w:r>
        <w:rPr/>
        <w:t>.</w:t>
      </w:r>
    </w:p>
    <w:p>
      <w:pPr>
        <w:pStyle w:val="Normal"/>
        <w:spacing w:before="0" w:after="0"/>
        <w:ind w:firstLine="850" w:left="0" w:right="0"/>
        <w:contextualSpacing/>
        <w:jc w:val="both"/>
        <w:rPr/>
      </w:pPr>
      <w:r>
        <w:rPr>
          <w:b w:val="false"/>
          <w:bCs w:val="false"/>
        </w:rPr>
        <w:t>A</w:t>
      </w:r>
      <w:r>
        <w:rPr>
          <w:b/>
          <w:bCs/>
        </w:rPr>
        <w:t xml:space="preserve"> </w:t>
      </w:r>
      <w:r>
        <w:rPr>
          <w:b/>
          <w:bCs/>
        </w:rPr>
        <w:t>Caridade</w:t>
      </w:r>
      <w:r>
        <w:rPr/>
        <w:t>! Como ainda é difícil compreender</w:t>
      </w:r>
      <w:r>
        <w:rPr/>
        <w:t>mos</w:t>
      </w:r>
      <w:r>
        <w:rPr/>
        <w:t xml:space="preserve"> que em sua essência, </w:t>
      </w:r>
      <w:r>
        <w:rPr/>
        <w:t xml:space="preserve">assim </w:t>
      </w:r>
      <w:r>
        <w:rPr/>
        <w:t>como o perdão</w:t>
      </w:r>
      <w:r>
        <w:rPr/>
        <w:t xml:space="preserve"> é antes um estado de espírito, uma postura íntima com vetor dativo, em cuja máxima eficiência, consiste em fazer pelos outros sem que nem os assistidos e nem mesmo </w:t>
      </w:r>
      <w:r>
        <w:rPr/>
        <w:t>quem a executa se</w:t>
      </w:r>
      <w:r>
        <w:rPr/>
        <w:t xml:space="preserve"> apercebam </w:t>
      </w:r>
      <w:r>
        <w:rPr/>
        <w:t xml:space="preserve">conscientemente ou cognitivamente </w:t>
      </w:r>
      <w:r>
        <w:rPr/>
        <w:t>dela.</w:t>
      </w:r>
    </w:p>
    <w:p>
      <w:pPr>
        <w:pStyle w:val="Normal"/>
        <w:spacing w:before="0" w:after="0"/>
        <w:ind w:firstLine="850" w:left="0" w:right="0"/>
        <w:contextualSpacing/>
        <w:jc w:val="both"/>
        <w:rPr/>
      </w:pPr>
      <w:r>
        <w:rPr/>
        <w:t>Paro, reflito, me retiro par</w:t>
      </w:r>
      <w:r>
        <w:rPr/>
        <w:t>a</w:t>
      </w:r>
      <w:r>
        <w:rPr/>
        <w:t xml:space="preserve"> o deserto de mim mesmo. </w:t>
      </w:r>
      <w:r>
        <w:rPr/>
        <w:t>Pelos</w:t>
      </w:r>
      <w:ins w:id="1641" w:author="Autor desconhecido" w:date="2024-06-07T16:26:43Z">
        <w:r>
          <w:rPr/>
          <w:t xml:space="preserve"> </w:t>
        </w:r>
      </w:ins>
      <w:ins w:id="1642" w:author="Autor desconhecido" w:date="2024-06-07T16:26:43Z">
        <w:r>
          <w:rPr/>
          <w:t>supostos</w:t>
        </w:r>
      </w:ins>
      <w:r>
        <w:rPr/>
        <w:t xml:space="preserve"> 40 dias de Jesus? Pelos 40 anos de Paulo? Cada um tem o seu tempo. </w:t>
      </w:r>
    </w:p>
    <w:p>
      <w:pPr>
        <w:pStyle w:val="Normal"/>
        <w:spacing w:before="0" w:after="0"/>
        <w:ind w:firstLine="850" w:left="0" w:right="0"/>
        <w:contextualSpacing/>
        <w:jc w:val="both"/>
        <w:rPr/>
      </w:pPr>
      <w:r>
        <w:rPr/>
        <w:t xml:space="preserve">Eis o momento do </w:t>
      </w:r>
      <w:r>
        <w:rPr/>
        <w:t xml:space="preserve">“clique”, </w:t>
      </w:r>
      <w:r>
        <w:rPr/>
        <w:t xml:space="preserve">quando nosso </w:t>
      </w:r>
      <w:r>
        <w:rPr/>
        <w:t>“Eu” perde força de dominação e o comércio de “ben</w:t>
      </w:r>
      <w:r>
        <w:rPr/>
        <w:t>evolências</w:t>
      </w:r>
      <w:r>
        <w:rPr/>
        <w:t>” deixa de ter sentido.</w:t>
      </w:r>
    </w:p>
    <w:p>
      <w:pPr>
        <w:pStyle w:val="Normal"/>
        <w:spacing w:before="0" w:after="0"/>
        <w:ind w:firstLine="850" w:left="0" w:right="0"/>
        <w:contextualSpacing/>
        <w:jc w:val="both"/>
        <w:rPr/>
      </w:pPr>
      <w:r>
        <w:rPr/>
        <w:t xml:space="preserve">É a borboleta, </w:t>
      </w:r>
      <w:r>
        <w:rPr/>
        <w:t xml:space="preserve">até há pouco lagarta </w:t>
      </w:r>
      <w:r>
        <w:rPr/>
        <w:t>taturana</w:t>
      </w:r>
      <w:r>
        <w:rPr/>
        <w:t xml:space="preserve">, </w:t>
      </w:r>
      <w:r>
        <w:rPr/>
        <w:t xml:space="preserve">rompendo a casca ressequida da crisálida para deixar </w:t>
      </w:r>
      <w:r>
        <w:rPr/>
        <w:t xml:space="preserve">que </w:t>
      </w:r>
      <w:r>
        <w:rPr/>
        <w:t>su</w:t>
      </w:r>
      <w:r>
        <w:rPr/>
        <w:t xml:space="preserve">as asas trêmulas e molhadas de esperança se sequem e se </w:t>
      </w:r>
      <w:r>
        <w:rPr/>
        <w:t>estruturem</w:t>
      </w:r>
      <w:r>
        <w:rPr/>
        <w:t xml:space="preserve"> ao Sol da Verdade. </w:t>
      </w:r>
    </w:p>
    <w:p>
      <w:pPr>
        <w:pStyle w:val="Normal"/>
        <w:spacing w:before="0" w:after="0"/>
        <w:ind w:firstLine="850" w:left="0" w:right="0"/>
        <w:contextualSpacing/>
        <w:jc w:val="both"/>
        <w:rPr/>
      </w:pPr>
      <w:r>
        <w:rPr/>
        <w:t xml:space="preserve">Ao porvir, o voo livre! </w:t>
      </w:r>
    </w:p>
    <w:p>
      <w:pPr>
        <w:pStyle w:val="Normal"/>
        <w:spacing w:before="0" w:after="0"/>
        <w:ind w:firstLine="850" w:left="0" w:right="0"/>
        <w:contextualSpacing/>
        <w:jc w:val="both"/>
        <w:rPr/>
      </w:pPr>
      <w:r>
        <w:rPr/>
        <w:t xml:space="preserve">Deixaremos de “fazer” o bem por exercício, para “ser” parte do Bem que se faz, ativo, </w:t>
      </w:r>
      <w:r>
        <w:rPr/>
        <w:t>intrínseco a</w:t>
      </w:r>
      <w:r>
        <w:rPr/>
        <w:t>os propósitos de Deus.</w:t>
      </w:r>
    </w:p>
    <w:p>
      <w:pPr>
        <w:pStyle w:val="Normal"/>
        <w:spacing w:before="0" w:after="0"/>
        <w:ind w:firstLine="850" w:left="0" w:right="0"/>
        <w:contextualSpacing/>
        <w:jc w:val="both"/>
        <w:rPr/>
      </w:pPr>
      <w:r>
        <w:rPr/>
        <w:t xml:space="preserve">Eis o momento de regeneração, pelo qual cada um de nós, individualmente mesmo,  precisa </w:t>
      </w:r>
      <w:r>
        <w:rPr/>
        <w:t xml:space="preserve">e vai </w:t>
      </w:r>
      <w:r>
        <w:rPr/>
        <w:t xml:space="preserve">passar por si só, </w:t>
      </w:r>
      <w:r>
        <w:rPr/>
        <w:t xml:space="preserve">no momento oportuno, </w:t>
      </w:r>
      <w:r>
        <w:rPr/>
        <w:t xml:space="preserve">aprendendo ainda, resgatando ainda, errando ainda, mas cônscios de </w:t>
      </w:r>
      <w:r>
        <w:rPr/>
        <w:t xml:space="preserve">si </w:t>
      </w:r>
      <w:r>
        <w:rPr/>
        <w:t xml:space="preserve">mesmos e de </w:t>
      </w:r>
      <w:r>
        <w:rPr/>
        <w:t>seu</w:t>
      </w:r>
      <w:r>
        <w:rPr/>
        <w:t xml:space="preserve"> papel </w:t>
      </w:r>
      <w:r>
        <w:rPr/>
        <w:t xml:space="preserve">dativo, </w:t>
      </w:r>
      <w:r>
        <w:rPr/>
        <w:t>participativo, cada vez mais atuante na Ceara Divina.</w:t>
      </w:r>
    </w:p>
    <w:p>
      <w:pPr>
        <w:pStyle w:val="Normal"/>
        <w:spacing w:before="0" w:after="0"/>
        <w:ind w:firstLine="737" w:left="0" w:right="0"/>
        <w:contextualSpacing/>
        <w:jc w:val="both"/>
        <w:rPr/>
      </w:pPr>
      <w:r>
        <w:rPr/>
        <w:t xml:space="preserve">Especificamente como participante do processo de cura, resolvi derivar </w:t>
      </w:r>
      <w:r>
        <w:rPr/>
        <w:t xml:space="preserve">da essência abrangente da Caridade o seu exercício </w:t>
      </w:r>
      <w:r>
        <w:rPr/>
        <w:t>c</w:t>
      </w:r>
      <w:r>
        <w:rPr/>
        <w:t>o</w:t>
      </w:r>
      <w:r>
        <w:rPr/>
        <w:t>locando-</w:t>
      </w:r>
      <w:r>
        <w:rPr/>
        <w:t>o</w:t>
      </w:r>
      <w:r>
        <w:rPr/>
        <w:t xml:space="preserve"> </w:t>
      </w:r>
      <w:r>
        <w:rPr/>
        <w:t xml:space="preserve">aqui </w:t>
      </w:r>
      <w:r>
        <w:rPr/>
        <w:t>como potencializador</w:t>
      </w:r>
      <w:r>
        <w:rPr/>
        <w:t>a</w:t>
      </w:r>
      <w:r>
        <w:rPr/>
        <w:t xml:space="preserve"> do merecimento.</w:t>
      </w:r>
    </w:p>
    <w:p>
      <w:pPr>
        <w:pStyle w:val="Normal"/>
        <w:spacing w:before="0" w:after="0"/>
        <w:ind w:firstLine="737" w:left="0" w:right="0"/>
        <w:contextualSpacing/>
        <w:jc w:val="both"/>
        <w:rPr/>
      </w:pPr>
      <w:r>
        <w:rPr/>
        <w:t>Em considerando a Lei de causa e efeito e enten</w:t>
      </w:r>
      <w:r>
        <w:rPr/>
        <w:t>den</w:t>
      </w:r>
      <w:r>
        <w:rPr/>
        <w:t>do as doenças, dores e dificuldades que enfrentamos como oriundas de erros do passado, principalmente no tocante ao relacionamento com nossos semelhantes.</w:t>
      </w:r>
    </w:p>
    <w:p>
      <w:pPr>
        <w:pStyle w:val="Normal"/>
        <w:spacing w:before="0" w:after="0"/>
        <w:ind w:firstLine="737" w:left="0" w:right="0"/>
        <w:contextualSpacing/>
        <w:jc w:val="both"/>
        <w:rPr/>
      </w:pPr>
      <w:r>
        <w:rPr/>
        <w:t xml:space="preserve">Em nossa modelagem “pseudo-matemática”, postulamos o </w:t>
      </w:r>
      <w:r>
        <w:rPr>
          <w:b/>
          <w:bCs/>
        </w:rPr>
        <w:t xml:space="preserve">merecimento </w:t>
      </w:r>
      <w:r>
        <w:rPr/>
        <w:t xml:space="preserve">abstraindo o </w:t>
      </w:r>
      <w:r>
        <w:rPr>
          <w:b/>
          <w:bCs/>
        </w:rPr>
        <w:t>perdão</w:t>
      </w:r>
      <w:r>
        <w:rPr/>
        <w:t xml:space="preserve"> e a </w:t>
      </w:r>
      <w:r>
        <w:rPr>
          <w:b/>
          <w:bCs/>
        </w:rPr>
        <w:t>reparação</w:t>
      </w:r>
      <w:r>
        <w:rPr/>
        <w:t xml:space="preserve"> juntas </w:t>
      </w:r>
      <w:r>
        <w:rPr>
          <w:b/>
          <w:bCs/>
        </w:rPr>
        <w:t>potencializadas</w:t>
      </w:r>
      <w:r>
        <w:rPr/>
        <w:t xml:space="preserve"> pela </w:t>
      </w:r>
      <w:r>
        <w:rPr>
          <w:b/>
          <w:bCs/>
        </w:rPr>
        <w:t>caridade</w:t>
      </w:r>
      <w:r>
        <w:rPr/>
        <w:t xml:space="preserve"> como parte integrante do processo de qualquer cura. </w:t>
      </w:r>
    </w:p>
    <w:p>
      <w:pPr>
        <w:pStyle w:val="Normal"/>
        <w:spacing w:before="0" w:after="0"/>
        <w:ind w:firstLine="737" w:left="0" w:right="0"/>
        <w:contextualSpacing/>
        <w:jc w:val="both"/>
        <w:rPr/>
      </w:pPr>
      <w:r>
        <w:rPr/>
        <w:t xml:space="preserve">Quem controla e libera o estado de merecimento é o juizado da consciência de cada um, que inexoravelmente trabalha desde a </w:t>
      </w:r>
      <w:r>
        <w:rPr/>
        <w:t>essência</w:t>
      </w:r>
      <w:r>
        <w:rPr/>
        <w:t xml:space="preserve"> dos sentimentos mais profundos do espírito, que só libera sua </w:t>
      </w:r>
      <w:r>
        <w:rPr>
          <w:b/>
          <w:bCs/>
        </w:rPr>
        <w:t>medalha</w:t>
      </w:r>
      <w:r>
        <w:rPr/>
        <w:t xml:space="preserve"> </w:t>
      </w:r>
      <w:r>
        <w:rPr>
          <w:b/>
          <w:bCs/>
        </w:rPr>
        <w:t>de</w:t>
      </w:r>
      <w:r>
        <w:rPr/>
        <w:t xml:space="preserve"> </w:t>
      </w:r>
      <w:r>
        <w:rPr>
          <w:b/>
          <w:bCs/>
        </w:rPr>
        <w:t>merecedor</w:t>
      </w:r>
      <w:r>
        <w:rPr/>
        <w:t xml:space="preserve"> após terem sido “pagos até o último ceitil” d</w:t>
      </w:r>
      <w:r>
        <w:rPr/>
        <w:t>as</w:t>
      </w:r>
      <w:r>
        <w:rPr/>
        <w:t xml:space="preserve"> dívidas para com a justiça universal. </w:t>
      </w:r>
      <w:r>
        <w:rPr/>
        <w:t>E</w:t>
      </w:r>
      <w:r>
        <w:rPr/>
        <w:t xml:space="preserve"> até lá </w:t>
      </w:r>
      <w:r>
        <w:rPr/>
        <w:t xml:space="preserve">durante o processo de regeneração, ressarcindo pela reparação as dívidas </w:t>
      </w:r>
      <w:r>
        <w:rPr/>
        <w:t xml:space="preserve">para com </w:t>
      </w:r>
      <w:r>
        <w:rPr/>
        <w:t>os</w:t>
      </w:r>
      <w:r>
        <w:rPr/>
        <w:t xml:space="preserve"> semelhantes em situações específicas. </w:t>
      </w:r>
    </w:p>
    <w:p>
      <w:pPr>
        <w:pStyle w:val="Normal"/>
        <w:spacing w:before="0" w:after="0"/>
        <w:ind w:firstLine="737" w:left="0" w:right="0"/>
        <w:contextualSpacing/>
        <w:jc w:val="both"/>
        <w:rPr/>
      </w:pPr>
      <w:r>
        <w:rPr/>
        <w:t xml:space="preserve">Como vimos há pouco essa medalha não pode ser entregue sem que haja o concurso do </w:t>
      </w:r>
      <w:r>
        <w:rPr>
          <w:b/>
          <w:bCs/>
        </w:rPr>
        <w:t>perdão</w:t>
      </w:r>
      <w:r>
        <w:rPr/>
        <w:t xml:space="preserve"> </w:t>
      </w:r>
      <w:r>
        <w:rPr/>
        <w:t xml:space="preserve">e da </w:t>
      </w:r>
      <w:r>
        <w:rPr>
          <w:b/>
          <w:bCs/>
        </w:rPr>
        <w:t>reparação</w:t>
      </w:r>
      <w:r>
        <w:rPr/>
        <w:t xml:space="preserve">, não só para com nossos semelhantes, como também para conosco mesmos, </w:t>
      </w:r>
      <w:r>
        <w:rPr/>
        <w:t xml:space="preserve">para se apresentar </w:t>
      </w:r>
      <w:r>
        <w:rPr/>
        <w:t xml:space="preserve">como último prêmio </w:t>
      </w:r>
      <w:r>
        <w:rPr/>
        <w:t xml:space="preserve">troféu </w:t>
      </w:r>
      <w:r>
        <w:rPr/>
        <w:t>tão logo tenhamos acertado nossas dívidas.</w:t>
      </w:r>
    </w:p>
    <w:p>
      <w:pPr>
        <w:pStyle w:val="Normal"/>
        <w:spacing w:before="0" w:after="0"/>
        <w:ind w:firstLine="737" w:left="0" w:right="0"/>
        <w:contextualSpacing/>
        <w:jc w:val="both"/>
        <w:rPr/>
      </w:pPr>
      <w:r>
        <w:rPr/>
        <w:t xml:space="preserve">Esse estado de </w:t>
      </w:r>
      <w:r>
        <w:rPr>
          <w:b/>
          <w:bCs/>
        </w:rPr>
        <w:t>merecimento</w:t>
      </w:r>
      <w:r>
        <w:rPr>
          <w:b w:val="false"/>
          <w:bCs w:val="false"/>
        </w:rPr>
        <w:t xml:space="preserve">, </w:t>
      </w:r>
      <w:r>
        <w:rPr>
          <w:b w:val="false"/>
          <w:bCs w:val="false"/>
        </w:rPr>
        <w:t xml:space="preserve">atuando desde as profundezas do inconsciente, </w:t>
      </w:r>
      <w:r>
        <w:rPr/>
        <w:t xml:space="preserve">é então pré-requisito para a consolidação do processo de </w:t>
      </w:r>
      <w:r>
        <w:rPr>
          <w:b/>
          <w:bCs/>
        </w:rPr>
        <w:t>cura</w:t>
      </w:r>
      <w:r>
        <w:rPr/>
        <w:t xml:space="preserve"> que só pode ser alcançado com o concurso da </w:t>
      </w:r>
      <w:r>
        <w:rPr>
          <w:b/>
          <w:bCs/>
        </w:rPr>
        <w:t>vontade</w:t>
      </w:r>
      <w:r>
        <w:rPr/>
        <w:t xml:space="preserve">, ambas potencializadas pela </w:t>
      </w:r>
      <w:r>
        <w:rPr>
          <w:b/>
          <w:bCs/>
        </w:rPr>
        <w:t>Fé</w:t>
      </w:r>
      <w:r>
        <w:rPr/>
        <w:t xml:space="preserve"> </w:t>
      </w:r>
      <w:r>
        <w:rPr>
          <w:b/>
          <w:bCs/>
        </w:rPr>
        <w:t>raciocinada</w:t>
      </w:r>
      <w:r>
        <w:rPr/>
        <w:t>.</w:t>
      </w:r>
    </w:p>
    <w:p>
      <w:pPr>
        <w:pStyle w:val="Normal"/>
        <w:spacing w:before="0" w:after="0"/>
        <w:ind w:firstLine="737" w:left="0" w:right="0"/>
        <w:contextualSpacing/>
        <w:jc w:val="both"/>
        <w:rPr/>
      </w:pPr>
      <w:r>
        <w:rPr/>
        <w:t xml:space="preserve">A </w:t>
      </w:r>
      <w:r>
        <w:rPr>
          <w:b/>
          <w:bCs/>
        </w:rPr>
        <w:t>Fé</w:t>
      </w:r>
      <w:r>
        <w:rPr/>
        <w:t xml:space="preserve"> </w:t>
      </w:r>
      <w:r>
        <w:rPr>
          <w:b/>
          <w:bCs/>
        </w:rPr>
        <w:t>racionada</w:t>
      </w:r>
      <w:r>
        <w:rPr/>
        <w:t xml:space="preserve">, representada aqui </w:t>
      </w:r>
      <w:r>
        <w:rPr/>
        <w:t>como sendo</w:t>
      </w:r>
      <w:r>
        <w:rPr/>
        <w:t xml:space="preserve"> </w:t>
      </w:r>
      <w:r>
        <w:rPr>
          <w:b/>
          <w:bCs/>
        </w:rPr>
        <w:t>conhecimento</w:t>
      </w:r>
      <w:r>
        <w:rPr/>
        <w:t xml:space="preserve"> </w:t>
      </w:r>
      <w:r>
        <w:rPr>
          <w:b/>
          <w:bCs/>
        </w:rPr>
        <w:t>vivenciado</w:t>
      </w:r>
      <w:r>
        <w:rPr/>
        <w:t>, disponibiliza a solidez da verdade e da razão como alicerces de sustentação para coroar o processo de cura definitiva para toda e qualquer enfermidade do espírito.</w:t>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t xml:space="preserve">Referências </w:t>
      </w:r>
      <w:r>
        <w:rPr/>
        <w:t>a este tópico</w:t>
      </w:r>
      <w:r>
        <w:rPr/>
        <w:t>:</w:t>
      </w:r>
    </w:p>
    <w:p>
      <w:pPr>
        <w:pStyle w:val="Normal"/>
        <w:spacing w:before="0" w:after="0"/>
        <w:contextualSpacing/>
        <w:rPr/>
      </w:pPr>
      <w:r>
        <w:rPr/>
      </w:r>
    </w:p>
    <w:p>
      <w:pPr>
        <w:pStyle w:val="Bibliografia1"/>
        <w:spacing w:before="0" w:after="0"/>
        <w:contextualSpacing/>
        <w:rPr/>
      </w:pPr>
      <w:r>
        <w:rPr/>
        <w:t>1.</w:t>
        <w:tab/>
        <w:t>Mechanisms of disease: Factors Causing a Disease [Internet]. [citado 26 de fevereiro de 2024]. Disponível em: https://learning.eupati.eu/mod/book/view.php?id=213&amp;chapterid=8</w:t>
      </w:r>
    </w:p>
    <w:p>
      <w:pPr>
        <w:pStyle w:val="Bibliografia1"/>
        <w:suppressLineNumbers/>
        <w:spacing w:lineRule="atLeast" w:line="240" w:before="0" w:after="0"/>
        <w:ind w:hanging="0" w:left="0" w:right="0"/>
        <w:contextualSpacing/>
        <w:jc w:val="both"/>
        <w:rPr/>
      </w:pPr>
      <w:ins w:id="1643" w:author="Autor desconhecido" w:date="2024-06-27T10:47:14Z">
        <w:r>
          <w:rPr/>
          <w:t>9.</w:t>
          <w:tab/>
          <w:t xml:space="preserve">Kardec A. O livro dos espíritos. Feb; 2012. </w:t>
        </w:r>
      </w:ins>
      <w:r>
        <w:br w:type="page"/>
      </w:r>
    </w:p>
    <w:p>
      <w:pPr>
        <w:pStyle w:val="Heading1"/>
        <w:spacing w:before="0" w:after="0"/>
        <w:ind w:firstLine="680" w:left="0"/>
        <w:contextualSpacing/>
        <w:rPr/>
      </w:pPr>
      <w:bookmarkStart w:id="30" w:name="__RefHeading___Toc3507_2209441386"/>
      <w:bookmarkEnd w:id="30"/>
      <w:r>
        <w:rPr/>
        <w:t xml:space="preserve">Estado </w:t>
      </w:r>
      <w:r>
        <w:rPr/>
        <w:t>V</w:t>
      </w:r>
      <w:r>
        <w:rPr/>
        <w:t>ibracional</w: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sz w:val="24"/>
          <w:szCs w:val="24"/>
        </w:rPr>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sz w:val="24"/>
          <w:szCs w:val="24"/>
        </w:rPr>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sz w:val="24"/>
          <w:szCs w:val="24"/>
        </w:rPr>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sz w:val="24"/>
          <w:szCs w:val="24"/>
        </w:rPr>
      </w:r>
      <w:r>
        <mc:AlternateContent>
          <mc:Choice Requires="wps">
            <w:drawing>
              <wp:anchor behindDoc="0" distT="0" distB="0" distL="0" distR="0" simplePos="0" locked="0" layoutInCell="0" allowOverlap="1" relativeHeight="51">
                <wp:simplePos x="0" y="0"/>
                <wp:positionH relativeFrom="column">
                  <wp:align>center</wp:align>
                </wp:positionH>
                <wp:positionV relativeFrom="paragraph">
                  <wp:posOffset>635</wp:posOffset>
                </wp:positionV>
                <wp:extent cx="6120130" cy="3469005"/>
                <wp:effectExtent l="0" t="0" r="0" b="0"/>
                <wp:wrapSquare wrapText="largest"/>
                <wp:docPr id="45" name="Quadro12"/>
                <a:graphic xmlns:a="http://schemas.openxmlformats.org/drawingml/2006/main">
                  <a:graphicData uri="http://schemas.microsoft.com/office/word/2010/wordprocessingShape">
                    <wps:wsp>
                      <wps:cNvSpPr txBox="1"/>
                      <wps:spPr>
                        <a:xfrm>
                          <a:off x="0" y="0"/>
                          <a:ext cx="6120130" cy="3469005"/>
                        </a:xfrm>
                        <a:prstGeom prst="rect"/>
                        <a:solidFill>
                          <a:srgbClr val="FFFFFF"/>
                        </a:solidFill>
                      </wps:spPr>
                      <wps:txbx>
                        <w:txbxContent>
                          <w:p>
                            <w:pPr>
                              <w:pStyle w:val="Figura"/>
                              <w:spacing w:before="120" w:after="120"/>
                              <w:rPr/>
                            </w:pPr>
                            <w:r>
                              <w:rPr/>
                              <w:drawing>
                                <wp:inline distT="0" distB="0" distL="0" distR="0">
                                  <wp:extent cx="6113145" cy="3464560"/>
                                  <wp:effectExtent l="0" t="0" r="0" b="0"/>
                                  <wp:docPr id="46" name="Estado vibracional"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Estado vibracional" descr=""/>
                                          <pic:cNvPicPr>
                                            <a:picLocks noChangeAspect="1" noChangeArrowheads="1"/>
                                          </pic:cNvPicPr>
                                        </pic:nvPicPr>
                                        <pic:blipFill>
                                          <a:blip r:embed="rId38"/>
                                          <a:stretch>
                                            <a:fillRect/>
                                          </a:stretch>
                                        </pic:blipFill>
                                        <pic:spPr bwMode="auto">
                                          <a:xfrm>
                                            <a:off x="0" y="0"/>
                                            <a:ext cx="6113145" cy="346456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11</w:t>
                            </w:r>
                            <w:r>
                              <w:rPr/>
                              <w:fldChar w:fldCharType="end"/>
                            </w:r>
                            <w:r>
                              <w:rPr/>
                              <w:t>: Estado Vibracional e Emocional</w:t>
                            </w:r>
                          </w:p>
                        </w:txbxContent>
                      </wps:txbx>
                      <wps:bodyPr anchor="t" lIns="0" tIns="0" rIns="0" bIns="0">
                        <a:noAutofit/>
                      </wps:bodyPr>
                    </wps:wsp>
                  </a:graphicData>
                </a:graphic>
              </wp:anchor>
            </w:drawing>
          </mc:Choice>
          <mc:Fallback>
            <w:pict>
              <v:rect style="position:absolute;rotation:-0;width:481.9pt;height:273.15pt;mso-wrap-distance-left:0pt;mso-wrap-distance-right:0pt;mso-wrap-distance-top:0pt;mso-wrap-distance-bottom:0pt;margin-top:0pt;mso-position-vertical:top;mso-position-vertical-relative:text;margin-left:19.1pt;mso-position-horizontal:center;mso-position-horizontal-relative:text">
                <v:textbox inset="0in,0in,0in,0in">
                  <w:txbxContent>
                    <w:p>
                      <w:pPr>
                        <w:pStyle w:val="Figura"/>
                        <w:spacing w:before="120" w:after="120"/>
                        <w:rPr/>
                      </w:pPr>
                      <w:r>
                        <w:rPr/>
                        <w:drawing>
                          <wp:inline distT="0" distB="0" distL="0" distR="0">
                            <wp:extent cx="6113145" cy="3464560"/>
                            <wp:effectExtent l="0" t="0" r="0" b="0"/>
                            <wp:docPr id="47" name="Estado vibracional"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Estado vibracional" descr=""/>
                                    <pic:cNvPicPr>
                                      <a:picLocks noChangeAspect="1" noChangeArrowheads="1"/>
                                    </pic:cNvPicPr>
                                  </pic:nvPicPr>
                                  <pic:blipFill>
                                    <a:blip r:embed="rId39"/>
                                    <a:stretch>
                                      <a:fillRect/>
                                    </a:stretch>
                                  </pic:blipFill>
                                  <pic:spPr bwMode="auto">
                                    <a:xfrm>
                                      <a:off x="0" y="0"/>
                                      <a:ext cx="6113145" cy="3464560"/>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11</w:t>
                      </w:r>
                      <w:r>
                        <w:rPr/>
                        <w:fldChar w:fldCharType="end"/>
                      </w:r>
                      <w:r>
                        <w:rPr/>
                        <w:t>: Estado Vibracional e Emocional</w:t>
                      </w:r>
                    </w:p>
                  </w:txbxContent>
                </v:textbox>
                <w10:wrap type="square" side="largest"/>
              </v:rect>
            </w:pict>
          </mc:Fallback>
        </mc:AlternateConten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sz w:val="24"/>
          <w:szCs w:val="24"/>
        </w:rPr>
        <w:t>Como tudo no universo é cíclico, e já até discutimos o cérebro como ferramenta de cópia virtual do universo “palpável” pelos nossos sentidos, este também não poderia deixar de ser cíclico.</w: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sz w:val="24"/>
          <w:szCs w:val="24"/>
        </w:rPr>
        <w:t>O cérebro se mostra ativo através de um complexo mecanismo dinâmico de ondas elétricas que vibram e se manifestam através das redes neurais no que chamamos ondas cerebrais.</w: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sz w:val="24"/>
          <w:szCs w:val="24"/>
        </w:rPr>
        <w:t>Os equipamentos de eletroencefalograma registram essas ondas que repercutem por todo o volume cerebral, e que estão sujeitos a fenômenos e características da física ondulatória, tais como: sincronismo, ressonância, harmônicas, sintonia, amplitude, frequência, fase, ritmo, remanência, entre outros.</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Atualmente já existe vasta gama de estudos e aplicações, notadamente médicas, que investigam e são utilizadas para diagnóstico e acompanhamento de aspectos funcionais do cérebro.</w:t>
      </w:r>
    </w:p>
    <w:p>
      <w:pPr>
        <w:pStyle w:val="BodyText"/>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t>A</w:t>
      </w:r>
      <w:r>
        <w:rPr>
          <w:rFonts w:eastAsia="Tahoma" w:cs="Calibri Light"/>
          <w:b w:val="false"/>
          <w:i w:val="false"/>
          <w:strike w:val="false"/>
          <w:dstrike w:val="false"/>
          <w:outline w:val="false"/>
          <w:shadow w:val="false"/>
          <w:color w:val="auto"/>
          <w:kern w:val="2"/>
          <w:sz w:val="24"/>
          <w:szCs w:val="24"/>
          <w:u w:val="none"/>
          <w:em w:val="none"/>
        </w:rPr>
        <w:t>s ondas cerebrais referem-se aos padrões de atividades elétricas geradas pelo cérebro. Existem diferentes tipos de ondas cerebrais, cada uma associada a diferentes estados de consciência e atividades mentais. Aqui estão algumas informações sobre as aplicações das ondas cerebrais:</w:t>
      </w:r>
    </w:p>
    <w:p>
      <w:pPr>
        <w:pStyle w:val="BodyText"/>
        <w:numPr>
          <w:ilvl w:val="0"/>
          <w:numId w:val="10"/>
        </w:numPr>
        <w:tabs>
          <w:tab w:val="left" w:pos="0" w:leader="none"/>
        </w:tabs>
        <w:spacing w:before="0" w:after="0"/>
        <w:ind w:hanging="283" w:left="709" w:right="0"/>
        <w:contextualSpacing/>
        <w:jc w:val="both"/>
        <w:rPr/>
      </w:pPr>
      <w:r>
        <w:rPr>
          <w:rStyle w:val="Strong"/>
          <w:rFonts w:eastAsia="Tahoma" w:cs="Calibri Light"/>
          <w:b w:val="false"/>
          <w:i w:val="false"/>
          <w:strike w:val="false"/>
          <w:dstrike w:val="false"/>
          <w:outline w:val="false"/>
          <w:shadow w:val="false"/>
          <w:color w:val="auto"/>
          <w:kern w:val="2"/>
          <w:sz w:val="24"/>
          <w:szCs w:val="24"/>
          <w:u w:val="none"/>
          <w:em w:val="none"/>
        </w:rPr>
        <w:t>Mapeamento Cerebral:</w:t>
      </w:r>
      <w:r>
        <w:rPr>
          <w:rFonts w:eastAsia="Tahoma" w:cs="Calibri Light"/>
          <w:b w:val="false"/>
          <w:i w:val="false"/>
          <w:strike w:val="false"/>
          <w:dstrike w:val="false"/>
          <w:outline w:val="false"/>
          <w:shadow w:val="false"/>
          <w:color w:val="auto"/>
          <w:kern w:val="2"/>
          <w:sz w:val="24"/>
          <w:szCs w:val="24"/>
          <w:u w:val="none"/>
          <w:em w:val="none"/>
        </w:rPr>
        <w:t xml:space="preserve"> O eletroencefalograma (EEG) é comumente usado para mapear as ondas cerebrais. Isso ajuda na identificação de padrões anormais associados a distúrbios neurológicos e psiquiátricos.</w:t>
      </w:r>
    </w:p>
    <w:p>
      <w:pPr>
        <w:pStyle w:val="BodyText"/>
        <w:numPr>
          <w:ilvl w:val="0"/>
          <w:numId w:val="10"/>
        </w:numPr>
        <w:tabs>
          <w:tab w:val="left" w:pos="0" w:leader="none"/>
        </w:tabs>
        <w:spacing w:before="0" w:after="0"/>
        <w:ind w:hanging="283" w:left="709" w:right="0"/>
        <w:contextualSpacing/>
        <w:jc w:val="both"/>
        <w:rPr/>
      </w:pPr>
      <w:r>
        <w:rPr>
          <w:rStyle w:val="Strong"/>
          <w:rFonts w:eastAsia="Tahoma" w:cs="Calibri Light"/>
          <w:b w:val="false"/>
          <w:i w:val="false"/>
          <w:strike w:val="false"/>
          <w:dstrike w:val="false"/>
          <w:outline w:val="false"/>
          <w:shadow w:val="false"/>
          <w:color w:val="auto"/>
          <w:kern w:val="2"/>
          <w:sz w:val="24"/>
          <w:szCs w:val="24"/>
          <w:u w:val="none"/>
          <w:em w:val="none"/>
        </w:rPr>
        <w:t>Neurofeedback:</w:t>
      </w:r>
      <w:r>
        <w:rPr>
          <w:rFonts w:eastAsia="Tahoma" w:cs="Calibri Light"/>
          <w:b w:val="false"/>
          <w:i w:val="false"/>
          <w:strike w:val="false"/>
          <w:dstrike w:val="false"/>
          <w:outline w:val="false"/>
          <w:shadow w:val="false"/>
          <w:color w:val="auto"/>
          <w:kern w:val="2"/>
          <w:sz w:val="24"/>
          <w:szCs w:val="24"/>
          <w:u w:val="none"/>
          <w:em w:val="none"/>
        </w:rPr>
        <w:t xml:space="preserve"> O treinamento com neurofeedback utiliza informações em tempo real sobre as ondas cerebrais para ajudar as pessoas a aprenderem a autorregular sua atividade cerebral. Isso tem aplicações em áreas como ansiedade, transtornos de deficit de atenção e hiperatividade (TDAH) e transtornos do sono.</w:t>
      </w:r>
    </w:p>
    <w:p>
      <w:pPr>
        <w:pStyle w:val="BodyText"/>
        <w:numPr>
          <w:ilvl w:val="0"/>
          <w:numId w:val="10"/>
        </w:numPr>
        <w:tabs>
          <w:tab w:val="left" w:pos="0" w:leader="none"/>
        </w:tabs>
        <w:spacing w:before="0" w:after="0"/>
        <w:ind w:hanging="283" w:left="709" w:right="0"/>
        <w:contextualSpacing/>
        <w:jc w:val="both"/>
        <w:rPr/>
      </w:pPr>
      <w:r>
        <w:rPr>
          <w:rStyle w:val="Strong"/>
          <w:rFonts w:eastAsia="Tahoma" w:cs="Calibri Light"/>
          <w:b w:val="false"/>
          <w:i w:val="false"/>
          <w:strike w:val="false"/>
          <w:dstrike w:val="false"/>
          <w:outline w:val="false"/>
          <w:shadow w:val="false"/>
          <w:color w:val="auto"/>
          <w:kern w:val="2"/>
          <w:sz w:val="24"/>
          <w:szCs w:val="24"/>
          <w:u w:val="none"/>
          <w:em w:val="none"/>
        </w:rPr>
        <w:t>Medição do Estresse e Relaxamento:</w:t>
      </w:r>
      <w:r>
        <w:rPr>
          <w:rFonts w:eastAsia="Tahoma" w:cs="Calibri Light"/>
          <w:b w:val="false"/>
          <w:i w:val="false"/>
          <w:strike w:val="false"/>
          <w:dstrike w:val="false"/>
          <w:outline w:val="false"/>
          <w:shadow w:val="false"/>
          <w:color w:val="auto"/>
          <w:kern w:val="2"/>
          <w:sz w:val="24"/>
          <w:szCs w:val="24"/>
          <w:u w:val="none"/>
          <w:em w:val="none"/>
        </w:rPr>
        <w:t xml:space="preserve"> O EEG pode ser usado para avaliar níveis de estresse e relaxamento, fornecendo </w:t>
      </w:r>
      <w:r>
        <w:rPr>
          <w:rFonts w:eastAsia="Tahoma" w:cs="Calibri Light"/>
          <w:b w:val="false"/>
          <w:i w:val="false"/>
          <w:iCs w:val="false"/>
          <w:strike w:val="false"/>
          <w:dstrike w:val="false"/>
          <w:outline w:val="false"/>
          <w:shadow w:val="false"/>
          <w:color w:val="auto"/>
          <w:kern w:val="2"/>
          <w:sz w:val="24"/>
          <w:szCs w:val="24"/>
          <w:u w:val="none"/>
          <w:em w:val="none"/>
        </w:rPr>
        <w:t>elementos</w:t>
      </w:r>
      <w:r>
        <w:rPr>
          <w:rFonts w:eastAsia="Tahoma" w:cs="Calibri Light"/>
          <w:b w:val="false"/>
          <w:i w:val="false"/>
          <w:strike w:val="false"/>
          <w:dstrike w:val="false"/>
          <w:outline w:val="false"/>
          <w:shadow w:val="false"/>
          <w:color w:val="auto"/>
          <w:kern w:val="2"/>
          <w:sz w:val="24"/>
          <w:szCs w:val="24"/>
          <w:u w:val="none"/>
          <w:em w:val="none"/>
        </w:rPr>
        <w:t xml:space="preserve"> sobre o estado mental de uma pessoa. Isso é aplicável em contextos como treinamento de gerenciamento de estresse.</w:t>
      </w:r>
    </w:p>
    <w:p>
      <w:pPr>
        <w:pStyle w:val="BodyText"/>
        <w:numPr>
          <w:ilvl w:val="0"/>
          <w:numId w:val="10"/>
        </w:numPr>
        <w:tabs>
          <w:tab w:val="left" w:pos="0" w:leader="none"/>
        </w:tabs>
        <w:spacing w:before="0" w:after="0"/>
        <w:ind w:hanging="283" w:left="709" w:right="0"/>
        <w:contextualSpacing/>
        <w:jc w:val="both"/>
        <w:rPr/>
      </w:pPr>
      <w:r>
        <w:rPr>
          <w:rStyle w:val="Strong"/>
          <w:rFonts w:eastAsia="Tahoma" w:cs="Calibri Light"/>
          <w:b w:val="false"/>
          <w:i w:val="false"/>
          <w:strike w:val="false"/>
          <w:dstrike w:val="false"/>
          <w:outline w:val="false"/>
          <w:shadow w:val="false"/>
          <w:color w:val="auto"/>
          <w:kern w:val="2"/>
          <w:sz w:val="24"/>
          <w:szCs w:val="24"/>
          <w:u w:val="none"/>
          <w:em w:val="none"/>
        </w:rPr>
        <w:t>Pesquisa Científica:</w:t>
      </w:r>
      <w:r>
        <w:rPr>
          <w:rFonts w:eastAsia="Tahoma" w:cs="Calibri Light"/>
          <w:b w:val="false"/>
          <w:i w:val="false"/>
          <w:strike w:val="false"/>
          <w:dstrike w:val="false"/>
          <w:outline w:val="false"/>
          <w:shadow w:val="false"/>
          <w:color w:val="auto"/>
          <w:kern w:val="2"/>
          <w:sz w:val="24"/>
          <w:szCs w:val="24"/>
          <w:u w:val="none"/>
          <w:em w:val="none"/>
        </w:rPr>
        <w:t xml:space="preserve"> O estudo das ondas cerebrais desempenha um papel crucial na pesquisa sobre a cognição, emoções e distúrbios neurológicos. Isso ajuda os cientistas a entenderem melhor o funcionamento do cérebro.</w:t>
      </w:r>
    </w:p>
    <w:p>
      <w:pPr>
        <w:pStyle w:val="BodyText"/>
        <w:numPr>
          <w:ilvl w:val="0"/>
          <w:numId w:val="10"/>
        </w:numPr>
        <w:tabs>
          <w:tab w:val="left" w:pos="0" w:leader="none"/>
        </w:tabs>
        <w:spacing w:before="0" w:after="0"/>
        <w:ind w:hanging="283" w:left="709" w:right="0"/>
        <w:contextualSpacing/>
        <w:jc w:val="both"/>
        <w:rPr/>
      </w:pPr>
      <w:r>
        <w:rPr>
          <w:rStyle w:val="Strong"/>
          <w:rFonts w:eastAsia="Tahoma" w:cs="Calibri Light"/>
          <w:b w:val="false"/>
          <w:i w:val="false"/>
          <w:strike w:val="false"/>
          <w:dstrike w:val="false"/>
          <w:outline w:val="false"/>
          <w:shadow w:val="false"/>
          <w:color w:val="auto"/>
          <w:kern w:val="2"/>
          <w:sz w:val="24"/>
          <w:szCs w:val="24"/>
          <w:u w:val="none"/>
          <w:em w:val="none"/>
        </w:rPr>
        <w:t>Tecnologias de Interface Cérebro-Computador (BCI):</w:t>
      </w:r>
      <w:r>
        <w:rPr>
          <w:rFonts w:eastAsia="Tahoma" w:cs="Calibri Light"/>
          <w:b w:val="false"/>
          <w:i w:val="false"/>
          <w:strike w:val="false"/>
          <w:dstrike w:val="false"/>
          <w:outline w:val="false"/>
          <w:shadow w:val="false"/>
          <w:color w:val="auto"/>
          <w:kern w:val="2"/>
          <w:sz w:val="24"/>
          <w:szCs w:val="24"/>
          <w:u w:val="none"/>
          <w:em w:val="none"/>
        </w:rPr>
        <w:t xml:space="preserve"> As ondas cerebrais são utilizadas em interfaces cérebro-computador para permitir que as pessoas controlem dispositivos eletrônicos apenas com o pensamento. Isso tem aplicações potenciais em acessibilidade para pessoas com deficiência.</w:t>
      </w:r>
    </w:p>
    <w:p>
      <w:pPr>
        <w:pStyle w:val="BodyText"/>
        <w:numPr>
          <w:ilvl w:val="0"/>
          <w:numId w:val="10"/>
        </w:numPr>
        <w:tabs>
          <w:tab w:val="left" w:pos="0" w:leader="none"/>
        </w:tabs>
        <w:spacing w:before="0" w:after="0"/>
        <w:ind w:hanging="283" w:left="709" w:right="0"/>
        <w:contextualSpacing/>
        <w:jc w:val="both"/>
        <w:rPr/>
      </w:pPr>
      <w:r>
        <w:rPr>
          <w:rStyle w:val="Strong"/>
          <w:rFonts w:eastAsia="Tahoma" w:cs="Calibri Light"/>
          <w:b w:val="false"/>
          <w:i w:val="false"/>
          <w:strike w:val="false"/>
          <w:dstrike w:val="false"/>
          <w:outline w:val="false"/>
          <w:shadow w:val="false"/>
          <w:color w:val="auto"/>
          <w:kern w:val="2"/>
          <w:sz w:val="24"/>
          <w:szCs w:val="24"/>
          <w:u w:val="none"/>
          <w:em w:val="none"/>
        </w:rPr>
        <w:t>Estados de Consciência:</w:t>
      </w:r>
      <w:r>
        <w:rPr>
          <w:rFonts w:eastAsia="Tahoma" w:cs="Calibri Light"/>
          <w:b w:val="false"/>
          <w:i w:val="false"/>
          <w:strike w:val="false"/>
          <w:dstrike w:val="false"/>
          <w:outline w:val="false"/>
          <w:shadow w:val="false"/>
          <w:color w:val="auto"/>
          <w:kern w:val="2"/>
          <w:sz w:val="24"/>
          <w:szCs w:val="24"/>
          <w:u w:val="none"/>
          <w:em w:val="none"/>
        </w:rPr>
        <w:t xml:space="preserve"> As ondas cerebrais estão associadas a diferentes estados de consciência, como sono profundo, sono REM, meditação profunda, entre outros. Compreender esses padrões pode ser útil em contextos como pesquisa sobre sono e práticas de meditação.</w:t>
      </w:r>
    </w:p>
    <w:p>
      <w:pPr>
        <w:pStyle w:val="BodyText"/>
        <w:numPr>
          <w:ilvl w:val="0"/>
          <w:numId w:val="0"/>
        </w:numPr>
        <w:spacing w:before="0" w:after="0"/>
        <w:ind w:hanging="0"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t>Os padrões de frequências de ondas cerebrais variam de acordo com os diferentes estados de consciência. Existem quatro principais tipos de ondas cerebrais, que são medidas em hertz (Hz): delta, teta, alfa e beta. Aqui estão os padrões associados a diferentes estados de consciência:</w:t>
      </w:r>
    </w:p>
    <w:p>
      <w:pPr>
        <w:pStyle w:val="BodyText"/>
        <w:numPr>
          <w:ilvl w:val="0"/>
          <w:numId w:val="11"/>
        </w:numPr>
        <w:tabs>
          <w:tab w:val="left" w:pos="0" w:leader="none"/>
        </w:tabs>
        <w:spacing w:before="0" w:after="0"/>
        <w:ind w:hanging="283" w:left="709" w:right="0"/>
        <w:contextualSpacing/>
        <w:jc w:val="both"/>
        <w:rPr/>
      </w:pPr>
      <w:r>
        <w:rPr>
          <w:rStyle w:val="Strong"/>
          <w:rFonts w:eastAsia="Tahoma" w:cs="Calibri Light"/>
          <w:b w:val="false"/>
          <w:i w:val="false"/>
          <w:strike w:val="false"/>
          <w:dstrike w:val="false"/>
          <w:outline w:val="false"/>
          <w:shadow w:val="false"/>
          <w:color w:val="auto"/>
          <w:kern w:val="2"/>
          <w:sz w:val="24"/>
          <w:szCs w:val="24"/>
          <w:u w:val="none"/>
          <w:em w:val="none"/>
        </w:rPr>
        <w:t>Ondas Delta (0,5 a 4 Hz):</w:t>
      </w:r>
      <w:r>
        <w:rPr>
          <w:rFonts w:eastAsia="Tahoma" w:cs="Calibri Light"/>
          <w:b w:val="false"/>
          <w:i w:val="false"/>
          <w:strike w:val="false"/>
          <w:dstrike w:val="false"/>
          <w:outline w:val="false"/>
          <w:shadow w:val="false"/>
          <w:color w:val="auto"/>
          <w:kern w:val="2"/>
          <w:sz w:val="24"/>
          <w:szCs w:val="24"/>
          <w:u w:val="none"/>
          <w:em w:val="none"/>
        </w:rPr>
        <w:t xml:space="preserve"> Essas ondas cerebrais estão associadas a estados de sono profundo e são predominantes durante o sono REM. Elas também podem estar presentes em alguns estados meditativos profundos.</w:t>
      </w:r>
    </w:p>
    <w:p>
      <w:pPr>
        <w:pStyle w:val="BodyText"/>
        <w:numPr>
          <w:ilvl w:val="0"/>
          <w:numId w:val="11"/>
        </w:numPr>
        <w:tabs>
          <w:tab w:val="left" w:pos="0" w:leader="none"/>
        </w:tabs>
        <w:spacing w:before="0" w:after="0"/>
        <w:ind w:hanging="283" w:left="709" w:right="0"/>
        <w:contextualSpacing/>
        <w:jc w:val="both"/>
        <w:rPr/>
      </w:pPr>
      <w:r>
        <w:rPr>
          <w:rStyle w:val="Strong"/>
          <w:rFonts w:eastAsia="Tahoma" w:cs="Calibri Light"/>
          <w:b w:val="false"/>
          <w:i w:val="false"/>
          <w:strike w:val="false"/>
          <w:dstrike w:val="false"/>
          <w:outline w:val="false"/>
          <w:shadow w:val="false"/>
          <w:color w:val="auto"/>
          <w:kern w:val="2"/>
          <w:sz w:val="24"/>
          <w:szCs w:val="24"/>
          <w:u w:val="none"/>
          <w:em w:val="none"/>
        </w:rPr>
        <w:t>Ondas Teta (4 a 8 Hz):</w:t>
      </w:r>
      <w:r>
        <w:rPr>
          <w:rFonts w:eastAsia="Tahoma" w:cs="Calibri Light"/>
          <w:b w:val="false"/>
          <w:i w:val="false"/>
          <w:strike w:val="false"/>
          <w:dstrike w:val="false"/>
          <w:outline w:val="false"/>
          <w:shadow w:val="false"/>
          <w:color w:val="auto"/>
          <w:kern w:val="2"/>
          <w:sz w:val="24"/>
          <w:szCs w:val="24"/>
          <w:u w:val="none"/>
          <w:em w:val="none"/>
        </w:rPr>
        <w:t xml:space="preserve"> As ondas teta são comuns durante estágios mais leves do sono, como o sono leve e o sono REM. Também são observadas durante estados meditativos profundos e podem estar associadas à criatividade e à intuição.</w:t>
      </w:r>
    </w:p>
    <w:p>
      <w:pPr>
        <w:pStyle w:val="BodyText"/>
        <w:numPr>
          <w:ilvl w:val="0"/>
          <w:numId w:val="11"/>
        </w:numPr>
        <w:tabs>
          <w:tab w:val="left" w:pos="0" w:leader="none"/>
        </w:tabs>
        <w:spacing w:before="0" w:after="0"/>
        <w:ind w:hanging="283" w:left="709" w:right="0"/>
        <w:contextualSpacing/>
        <w:jc w:val="both"/>
        <w:rPr/>
      </w:pPr>
      <w:r>
        <w:rPr>
          <w:rStyle w:val="Strong"/>
          <w:rFonts w:eastAsia="Tahoma" w:cs="Calibri Light"/>
          <w:b w:val="false"/>
          <w:i w:val="false"/>
          <w:strike w:val="false"/>
          <w:dstrike w:val="false"/>
          <w:outline w:val="false"/>
          <w:shadow w:val="false"/>
          <w:color w:val="auto"/>
          <w:kern w:val="2"/>
          <w:sz w:val="24"/>
          <w:szCs w:val="24"/>
          <w:u w:val="none"/>
          <w:em w:val="none"/>
        </w:rPr>
        <w:t>Ondas Alfa (8 a 13 Hz):</w:t>
      </w:r>
      <w:r>
        <w:rPr>
          <w:rFonts w:eastAsia="Tahoma" w:cs="Calibri Light"/>
          <w:b w:val="false"/>
          <w:i w:val="false"/>
          <w:strike w:val="false"/>
          <w:dstrike w:val="false"/>
          <w:outline w:val="false"/>
          <w:shadow w:val="false"/>
          <w:color w:val="auto"/>
          <w:kern w:val="2"/>
          <w:sz w:val="24"/>
          <w:szCs w:val="24"/>
          <w:u w:val="none"/>
          <w:em w:val="none"/>
        </w:rPr>
        <w:t xml:space="preserve"> As ondas alfa são predominantes quando estamos relaxados e alertas, mas não mentalmente ativos. São comuns durante o estado de vigília tranquila, como quando estamos descansando ou meditando.</w:t>
      </w:r>
    </w:p>
    <w:p>
      <w:pPr>
        <w:pStyle w:val="BodyText"/>
        <w:numPr>
          <w:ilvl w:val="0"/>
          <w:numId w:val="11"/>
        </w:numPr>
        <w:tabs>
          <w:tab w:val="left" w:pos="0" w:leader="none"/>
        </w:tabs>
        <w:spacing w:before="0" w:after="0"/>
        <w:ind w:hanging="283" w:left="709" w:right="0"/>
        <w:contextualSpacing/>
        <w:jc w:val="both"/>
        <w:rPr/>
      </w:pPr>
      <w:r>
        <w:rPr>
          <w:rStyle w:val="Strong"/>
          <w:rFonts w:eastAsia="Tahoma" w:cs="Calibri Light"/>
          <w:b w:val="false"/>
          <w:i w:val="false"/>
          <w:strike w:val="false"/>
          <w:dstrike w:val="false"/>
          <w:outline w:val="false"/>
          <w:shadow w:val="false"/>
          <w:color w:val="auto"/>
          <w:kern w:val="2"/>
          <w:sz w:val="24"/>
          <w:szCs w:val="24"/>
          <w:u w:val="none"/>
          <w:em w:val="none"/>
        </w:rPr>
        <w:t>Ondas Beta (13 a 30 Hz):</w:t>
      </w:r>
      <w:r>
        <w:rPr>
          <w:rFonts w:eastAsia="Tahoma" w:cs="Calibri Light"/>
          <w:b w:val="false"/>
          <w:i w:val="false"/>
          <w:strike w:val="false"/>
          <w:dstrike w:val="false"/>
          <w:outline w:val="false"/>
          <w:shadow w:val="false"/>
          <w:color w:val="auto"/>
          <w:kern w:val="2"/>
          <w:sz w:val="24"/>
          <w:szCs w:val="24"/>
          <w:u w:val="none"/>
          <w:em w:val="none"/>
        </w:rPr>
        <w:t xml:space="preserve"> As ondas beta estão associadas a estados de consciência mais alerta e ativa. Elas são predominantes quando estamos acordados e envolvidos em atividades mentais, como resolução de problemas, pensamento lógico e tomada de decisões.</w:t>
      </w:r>
    </w:p>
    <w:p>
      <w:pPr>
        <w:pStyle w:val="BodyText"/>
        <w:numPr>
          <w:ilvl w:val="0"/>
          <w:numId w:val="11"/>
        </w:numPr>
        <w:tabs>
          <w:tab w:val="left" w:pos="0" w:leader="none"/>
        </w:tabs>
        <w:spacing w:before="0" w:after="0"/>
        <w:ind w:hanging="283" w:left="709" w:right="0"/>
        <w:contextualSpacing/>
        <w:jc w:val="both"/>
        <w:rPr/>
      </w:pPr>
      <w:r>
        <w:rPr>
          <w:rStyle w:val="Strong"/>
          <w:rFonts w:eastAsia="Tahoma" w:cs="Calibri Light"/>
          <w:b w:val="false"/>
          <w:i w:val="false"/>
          <w:strike w:val="false"/>
          <w:dstrike w:val="false"/>
          <w:outline w:val="false"/>
          <w:shadow w:val="false"/>
          <w:color w:val="auto"/>
          <w:kern w:val="2"/>
          <w:sz w:val="24"/>
          <w:szCs w:val="24"/>
          <w:u w:val="none"/>
          <w:em w:val="none"/>
        </w:rPr>
        <w:t>Ondas Gama (30 a 100 Hz):</w:t>
      </w:r>
      <w:r>
        <w:rPr>
          <w:rFonts w:eastAsia="Tahoma" w:cs="Calibri Light"/>
          <w:b w:val="false"/>
          <w:i w:val="false"/>
          <w:strike w:val="false"/>
          <w:dstrike w:val="false"/>
          <w:outline w:val="false"/>
          <w:shadow w:val="false"/>
          <w:color w:val="auto"/>
          <w:kern w:val="2"/>
          <w:sz w:val="24"/>
          <w:szCs w:val="24"/>
          <w:u w:val="none"/>
          <w:em w:val="none"/>
        </w:rPr>
        <w:t xml:space="preserve"> As ondas gama estão associadas a estados de alta atividade cerebral e concentração intensa. Elas podem ocorrer durante tarefas que exigem processamento mental avançado, como resolução de problemas complexos e criatividade.</w:t>
      </w:r>
    </w:p>
    <w:p>
      <w:pPr>
        <w:pStyle w:val="BodyText"/>
        <w:spacing w:before="0" w:after="0"/>
        <w:ind w:hanging="0"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r>
        <mc:AlternateContent>
          <mc:Choice Requires="wps">
            <w:drawing>
              <wp:anchor behindDoc="0" distT="0" distB="0" distL="0" distR="0" simplePos="0" locked="0" layoutInCell="1" allowOverlap="1" relativeHeight="53">
                <wp:simplePos x="0" y="0"/>
                <wp:positionH relativeFrom="column">
                  <wp:posOffset>1866265</wp:posOffset>
                </wp:positionH>
                <wp:positionV relativeFrom="paragraph">
                  <wp:posOffset>120015</wp:posOffset>
                </wp:positionV>
                <wp:extent cx="2057400" cy="2431415"/>
                <wp:effectExtent l="0" t="0" r="0" b="0"/>
                <wp:wrapNone/>
                <wp:docPr id="48" name="Quadro9"/>
                <a:graphic xmlns:a="http://schemas.openxmlformats.org/drawingml/2006/main">
                  <a:graphicData uri="http://schemas.microsoft.com/office/word/2010/wordprocessingShape">
                    <wps:wsp>
                      <wps:cNvSpPr txBox="1"/>
                      <wps:spPr>
                        <a:xfrm>
                          <a:off x="0" y="0"/>
                          <a:ext cx="2057400" cy="2431415"/>
                        </a:xfrm>
                        <a:prstGeom prst="rect"/>
                        <a:solidFill>
                          <a:srgbClr val="FFFFFF"/>
                        </a:solidFill>
                      </wps:spPr>
                      <wps:txbx>
                        <w:txbxContent>
                          <w:p>
                            <w:pPr>
                              <w:pStyle w:val="Figura"/>
                              <w:spacing w:before="120" w:after="120"/>
                              <w:ind w:hanging="0"/>
                              <w:rPr/>
                            </w:pPr>
                            <w:r>
                              <w:rPr/>
                              <w:t xml:space="preserve">Figura </w:t>
                            </w:r>
                            <w:bookmarkStart w:id="31" w:name="Ref_Figura11_number_only"/>
                            <w:r>
                              <w:rPr/>
                              <w:fldChar w:fldCharType="begin"/>
                            </w:r>
                            <w:r>
                              <w:rPr/>
                              <w:instrText xml:space="preserve"> SEQ Figura \* ARABIC </w:instrText>
                            </w:r>
                            <w:r>
                              <w:rPr/>
                              <w:fldChar w:fldCharType="separate"/>
                            </w:r>
                            <w:r>
                              <w:rPr/>
                              <w:t>12</w:t>
                            </w:r>
                            <w:r>
                              <w:rPr/>
                              <w:fldChar w:fldCharType="end"/>
                            </w:r>
                            <w:bookmarkEnd w:id="31"/>
                            <w:r>
                              <w:rPr/>
                              <w:t xml:space="preserve">: </w:t>
                            </w:r>
                            <w:r>
                              <w:rPr/>
                              <w:t>traçados de ondas cerebrai</w:t>
                            </w:r>
                            <w:r>
                              <w:rPr/>
                              <w:t>s</w:t>
                            </w:r>
                          </w:p>
                        </w:txbxContent>
                      </wps:txbx>
                      <wps:bodyPr anchor="t" lIns="0" tIns="0" rIns="0" bIns="0">
                        <a:noAutofit/>
                      </wps:bodyPr>
                    </wps:wsp>
                  </a:graphicData>
                </a:graphic>
              </wp:anchor>
            </w:drawing>
          </mc:Choice>
          <mc:Fallback>
            <w:pict>
              <v:rect style="position:absolute;rotation:-0;width:162pt;height:191.45pt;mso-wrap-distance-left:0pt;mso-wrap-distance-right:0pt;mso-wrap-distance-top:0pt;mso-wrap-distance-bottom:0pt;margin-top:9.45pt;mso-position-vertical-relative:text;margin-left:146.95pt;mso-position-horizontal-relative:text">
                <v:textbox inset="0in,0in,0in,0in">
                  <w:txbxContent>
                    <w:p>
                      <w:pPr>
                        <w:pStyle w:val="Figura"/>
                        <w:spacing w:before="120" w:after="120"/>
                        <w:ind w:hanging="0"/>
                        <w:rPr/>
                      </w:pPr>
                      <w: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 stroked="f" o:allowincell="f" style="position:absolute;margin-left:0pt;margin-top:0pt;width:161.9pt;height:157.75pt;mso-wrap-style:none;v-text-anchor:middle;mso-position-horizontal:center;mso-position-vertical:top" type="_x0000_t75">
                            <v:imagedata r:id="rId40" o:detectmouseclick="t"/>
                            <v:stroke color="#3465a4" joinstyle="round" endcap="flat"/>
                            <w10:wrap type="topAndBottom"/>
                          </v:shape>
                        </w:pict>
                        <w:t xml:space="preserve">Figura </w:t>
                      </w:r>
                      <w:bookmarkStart w:id="32" w:name="Ref_Figura11_number_only"/>
                      <w:r>
                        <w:rPr/>
                        <w:fldChar w:fldCharType="begin"/>
                      </w:r>
                      <w:r>
                        <w:rPr/>
                        <w:instrText xml:space="preserve"> SEQ Figura \* ARABIC </w:instrText>
                      </w:r>
                      <w:r>
                        <w:rPr/>
                        <w:fldChar w:fldCharType="separate"/>
                      </w:r>
                      <w:r>
                        <w:rPr/>
                        <w:t>12</w:t>
                      </w:r>
                      <w:r>
                        <w:rPr/>
                        <w:fldChar w:fldCharType="end"/>
                      </w:r>
                      <w:bookmarkEnd w:id="32"/>
                      <w:r>
                        <w:rPr/>
                        <w:t xml:space="preserve">: </w:t>
                      </w:r>
                      <w:r>
                        <w:rPr/>
                        <w:t>traçados de ondas cerebrai</w:t>
                      </w:r>
                      <w:r>
                        <w:rPr/>
                        <w:t>s</w:t>
                      </w:r>
                    </w:p>
                  </w:txbxContent>
                </v:textbox>
                <w10:wrap type="none"/>
              </v:rect>
            </w:pict>
          </mc:Fallback>
        </mc:AlternateContent>
      </w:r>
      <w:r>
        <mc:AlternateContent>
          <mc:Choice Requires="wps">
            <w:drawing>
              <wp:anchor behindDoc="0" distT="0" distB="0" distL="0" distR="0" simplePos="0" locked="0" layoutInCell="0" allowOverlap="1" relativeHeight="54">
                <wp:simplePos x="0" y="0"/>
                <wp:positionH relativeFrom="column">
                  <wp:align>center</wp:align>
                </wp:positionH>
                <wp:positionV relativeFrom="paragraph">
                  <wp:posOffset>635</wp:posOffset>
                </wp:positionV>
                <wp:extent cx="2056765" cy="2004060"/>
                <wp:effectExtent l="0" t="0" r="0" b="0"/>
                <wp:wrapTopAndBottom/>
                <wp:docPr id="51" name="Picture 1" descr="Resultado de imagem para ritmos cerebrais"/>
                <a:graphic xmlns:a="http://schemas.openxmlformats.org/drawingml/2006/main">
                  <a:graphicData uri="http://schemas.openxmlformats.org/drawingml/2006/picture">
                    <pic:pic xmlns:pic="http://schemas.openxmlformats.org/drawingml/2006/picture">
                      <pic:nvPicPr>
                        <pic:cNvPr id="52" name="Picture 1" descr="Resultado de imagem para ritmos cerebrais"/>
                        <pic:cNvPicPr/>
                      </pic:nvPicPr>
                      <pic:blipFill>
                        <a:blip r:embed="rId41"/>
                        <a:stretch/>
                      </pic:blipFill>
                      <pic:spPr>
                        <a:xfrm>
                          <a:off x="0" y="0"/>
                          <a:ext cx="2056680" cy="2004120"/>
                        </a:xfrm>
                        <a:prstGeom prst="rect">
                          <a:avLst/>
                        </a:prstGeom>
                        <a:noFill/>
                        <a:ln w="0">
                          <a:noFill/>
                        </a:ln>
                      </pic:spPr>
                    </pic:pic>
                  </a:graphicData>
                </a:graphic>
              </wp:anchor>
            </w:drawing>
          </mc:Choice>
          <mc:Fallback>
            <w:pict>
              <v:shape id="shape_0" ID="Picture 1" stroked="f" o:allowincell="f" style="position:absolute;margin-left:0pt;margin-top:0pt;width:161.9pt;height:157.75pt;mso-wrap-style:none;v-text-anchor:middle;mso-position-horizontal:center;mso-position-vertical:top" type="_x0000_t75">
                <v:imagedata r:id="rId42" o:detectmouseclick="t"/>
                <v:stroke color="#3465a4" joinstyle="round" endcap="flat"/>
                <w10:wrap type="topAndBottom"/>
              </v:shape>
            </w:pict>
          </mc:Fallback>
        </mc:AlternateContent>
      </w:r>
    </w:p>
    <w:p>
      <w:pPr>
        <w:pStyle w:val="BodyText"/>
        <w:spacing w:before="0" w:after="0"/>
        <w:ind w:hanging="0"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p>
    <w:p>
      <w:pPr>
        <w:pStyle w:val="BodyText"/>
        <w:spacing w:before="0" w:after="0"/>
        <w:ind w:hanging="0"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p>
    <w:p>
      <w:pPr>
        <w:pStyle w:val="BodyText"/>
        <w:spacing w:before="0" w:after="0"/>
        <w:ind w:hanging="0"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p>
    <w:p>
      <w:pPr>
        <w:pStyle w:val="BodyText"/>
        <w:spacing w:before="0" w:after="0"/>
        <w:ind w:hanging="0"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p>
    <w:p>
      <w:pPr>
        <w:pStyle w:val="BodyText"/>
        <w:spacing w:before="0" w:after="0"/>
        <w:ind w:hanging="0"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p>
    <w:p>
      <w:pPr>
        <w:pStyle w:val="BodyText"/>
        <w:spacing w:before="0" w:after="0"/>
        <w:ind w:hanging="0"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p>
    <w:p>
      <w:pPr>
        <w:pStyle w:val="BodyText"/>
        <w:spacing w:before="0" w:after="0"/>
        <w:ind w:hanging="0"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p>
    <w:p>
      <w:pPr>
        <w:pStyle w:val="BodyText"/>
        <w:spacing w:before="0" w:after="0"/>
        <w:ind w:hanging="0"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p>
    <w:p>
      <w:pPr>
        <w:pStyle w:val="BodyText"/>
        <w:spacing w:before="0" w:after="0"/>
        <w:ind w:hanging="0"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p>
    <w:p>
      <w:pPr>
        <w:pStyle w:val="BodyText"/>
        <w:spacing w:before="0" w:after="0"/>
        <w:ind w:hanging="0"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t xml:space="preserve">Figura </w:t>
      </w:r>
      <w:r>
        <w:rPr>
          <w:rFonts w:eastAsia="Tahoma" w:cs="Calibri Light"/>
          <w:b w:val="false"/>
          <w:i w:val="false"/>
          <w:strike w:val="false"/>
          <w:dstrike w:val="false"/>
          <w:outline w:val="false"/>
          <w:shadow w:val="false"/>
          <w:color w:val="auto"/>
          <w:kern w:val="2"/>
          <w:sz w:val="24"/>
          <w:szCs w:val="24"/>
          <w:u w:val="none"/>
          <w:em w:val="none"/>
        </w:rPr>
        <w:fldChar w:fldCharType="begin"/>
      </w:r>
      <w:r>
        <w:rPr>
          <w:outline w:val="false"/>
          <w:dstrike w:val="false"/>
          <w:strike w:val="false"/>
          <w:sz w:val="24"/>
          <w:i w:val="false"/>
          <w:shadow w:val="false"/>
          <w:u w:val="none"/>
          <w:b w:val="false"/>
          <w:kern w:val="2"/>
          <w:szCs w:val="24"/>
          <w:em w:val="none"/>
          <w:rFonts w:eastAsia="Tahoma" w:cs="Calibri Light"/>
          <w:color w:val="auto"/>
        </w:rPr>
        <w:instrText xml:space="preserve"> REF Ref_Figura11_number_only \h </w:instrText>
      </w:r>
      <w:r>
        <w:rPr>
          <w:outline w:val="false"/>
          <w:dstrike w:val="false"/>
          <w:strike w:val="false"/>
          <w:sz w:val="24"/>
          <w:i w:val="false"/>
          <w:shadow w:val="false"/>
          <w:u w:val="none"/>
          <w:b w:val="false"/>
          <w:kern w:val="2"/>
          <w:szCs w:val="24"/>
          <w:em w:val="none"/>
          <w:rFonts w:eastAsia="Tahoma" w:cs="Calibri Light"/>
          <w:color w:val="auto"/>
        </w:rPr>
        <w:fldChar w:fldCharType="separate"/>
      </w:r>
      <w:r>
        <w:rPr>
          <w:outline w:val="false"/>
          <w:dstrike w:val="false"/>
          <w:strike w:val="false"/>
          <w:sz w:val="24"/>
          <w:i w:val="false"/>
          <w:shadow w:val="false"/>
          <w:u w:val="none"/>
          <w:b w:val="false"/>
          <w:kern w:val="2"/>
          <w:szCs w:val="24"/>
          <w:em w:val="none"/>
          <w:rFonts w:eastAsia="Tahoma" w:cs="Calibri Light"/>
          <w:color w:val="auto"/>
        </w:rPr>
        <w:t>12</w:t>
      </w:r>
      <w:r>
        <w:rPr>
          <w:outline w:val="false"/>
          <w:dstrike w:val="false"/>
          <w:strike w:val="false"/>
          <w:sz w:val="24"/>
          <w:i w:val="false"/>
          <w:shadow w:val="false"/>
          <w:u w:val="none"/>
          <w:b w:val="false"/>
          <w:kern w:val="2"/>
          <w:szCs w:val="24"/>
          <w:em w:val="none"/>
          <w:rFonts w:eastAsia="Tahoma" w:cs="Calibri Light"/>
          <w:color w:val="auto"/>
        </w:rPr>
        <w:fldChar w:fldCharType="end"/>
      </w:r>
      <w:r>
        <w:rPr>
          <w:rFonts w:eastAsia="Tahoma" w:cs="Calibri Light"/>
          <w:b w:val="false"/>
          <w:i w:val="false"/>
          <w:strike w:val="false"/>
          <w:dstrike w:val="false"/>
          <w:outline w:val="false"/>
          <w:shadow w:val="false"/>
          <w:color w:val="auto"/>
          <w:kern w:val="2"/>
          <w:sz w:val="24"/>
          <w:szCs w:val="24"/>
          <w:u w:val="none"/>
          <w:em w:val="none"/>
        </w:rPr>
        <w:t xml:space="preserve">: Exemplos de traçados de ondas cerebrais para diferentes estados de vigília. </w:t>
      </w:r>
    </w:p>
    <w:p>
      <w:pPr>
        <w:pStyle w:val="BodyText"/>
        <w:spacing w:before="0" w:after="0"/>
        <w:ind w:hanging="0"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p>
    <w:p>
      <w:pPr>
        <w:pStyle w:val="BodyText"/>
        <w:spacing w:before="0" w:after="0"/>
        <w:ind w:hanging="0"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r>
    </w:p>
    <w:p>
      <w:pPr>
        <w:pStyle w:val="BodyText"/>
        <w:spacing w:lineRule="auto" w:line="276" w:before="0" w:after="0"/>
        <w:ind w:firstLine="680"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t>Esses padrões de ondas cerebrais são indicativos de diferentes estados mentais e podem ser influenciados por fatores como sono, meditação, atividade mental e outros estados de consciência. É importante notar que esses padrões podem variar de pessoa para pessoa e em diferentes situações.</w:t>
      </w:r>
    </w:p>
    <w:p>
      <w:pPr>
        <w:pStyle w:val="BodyText"/>
        <w:tabs>
          <w:tab w:val="left" w:pos="683" w:leader="none"/>
        </w:tabs>
        <w:spacing w:lineRule="auto" w:line="276"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t xml:space="preserve">Muito embora </w:t>
      </w:r>
      <w:r>
        <w:rPr>
          <w:rFonts w:eastAsia="Tahoma" w:cs="Calibri Light"/>
          <w:b w:val="false"/>
          <w:i w:val="false"/>
          <w:strike w:val="false"/>
          <w:dstrike w:val="false"/>
          <w:outline w:val="false"/>
          <w:shadow w:val="false"/>
          <w:color w:val="auto"/>
          <w:kern w:val="2"/>
          <w:sz w:val="24"/>
          <w:szCs w:val="24"/>
          <w:u w:val="none"/>
          <w:em w:val="none"/>
        </w:rPr>
        <w:t>o conhecimento e compreensão dos padrões ondulatórios encontráveis no cérebro sejam pouco elucidados, uma enormidade de possibilidades se apresentam promissoras.</w:t>
      </w:r>
    </w:p>
    <w:p>
      <w:pPr>
        <w:pStyle w:val="BodyText"/>
        <w:tabs>
          <w:tab w:val="left" w:pos="683" w:leader="none"/>
        </w:tabs>
        <w:spacing w:lineRule="auto" w:line="276"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t>Ao registrarmos sinais elétricos oriundos de eletrodos espalhados pelo couro cabeludo da cabeça, ou por eletrodos invasivos espetados até o interior do cérebro em um ponto de interesse, através dos quais o que lemos é a variação de tensão relativa entre esses pontos. (até algumas dezenas deles).</w:t>
      </w:r>
    </w:p>
    <w:p>
      <w:pPr>
        <w:pStyle w:val="BodyText"/>
        <w:tabs>
          <w:tab w:val="left" w:pos="683" w:leader="none"/>
        </w:tabs>
        <w:spacing w:lineRule="auto" w:line="276"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b w:val="false"/>
          <w:i w:val="false"/>
          <w:strike w:val="false"/>
          <w:dstrike w:val="false"/>
          <w:outline w:val="false"/>
          <w:shadow w:val="false"/>
          <w:color w:val="auto"/>
          <w:kern w:val="2"/>
          <w:sz w:val="24"/>
          <w:szCs w:val="24"/>
          <w:u w:val="none"/>
          <w:em w:val="none"/>
        </w:rPr>
        <w:t>Ao longo do tempo de registro eles representam padrões ondulatórios que são efeitos colaterais, harmônicas das atividades neurais que englobam ou integram todo um resultado ondulatório com os quais pouco mais podemos fazer do que correlacioná-los com observações comportamentais, funcionais ou deficitárias (doenças, por exemplo).</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Conhecendo os pontos de conexões dos eletrodos, podemos interpolar matematicamente seus registros e inferir e diferenciar ondas específicas e suas origens espaço temporais no interior do cérebro. </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De fato, as ondas que repercutem pelo cérebro na </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sua </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consolidação, são o resultado do trânsito de comunicação através de rajadas de pulsos elétricos entre neurônios e redes neurais, funcionando de forma paralela e contínua, atendendo a milhões de tarefas distintas ou coligadas simultaneamente.</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Por isso, o que conseguimos deduzir até o presente, são meras generalizações ou quando muito, fenômenos preponderantes muito marcantes. </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Q</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ue são extraídos por promediação, análise espectral, histogramas, modulação por amplitude, frequência e ou fase, interferometria, ou a combinação entre alguns deles. </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Comparativamente a tecnologia eletrônica atual, o que fazemos para estudar e entender o cérebro através de eletrocardiogramas (ECGs) é equivalente a tentar entender o funcionamento de um computador através das interferências eletromagnéticas que possamos registrar com eletrodos no gabinete do computador. </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O que quero deixar perceber é que o que temos com todo o avanço das neurociências e suas tecnologias são ainda muito iniciantes, irrisórias mesmo, diante de todo o manancial de recursos e funcionalidades ainda fora do nosso alcance com relação ao cérebro e seu funcionamento.</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Paralelamente a essa “parafernália” tecnológica das neurociências, das quais temos que nos orgulhar, dados os resultados e esforços empregados pelos eminentes cientistas, também temos as vertentes paralelas, que intuitivamente fazemos uso</w:t>
      </w:r>
      <w:del w:id="1644" w:author="Autor desconhecido" w:date="2024-06-13T14:11:53Z">
        <w:r>
          <w:rPr>
            <w:rFonts w:eastAsia="Tahoma" w:cs="Calibri Light" w:ascii="Liberation Serif" w:hAnsi="Liberation Serif"/>
            <w:b w:val="false"/>
            <w:i w:val="false"/>
            <w:strike w:val="false"/>
            <w:dstrike w:val="false"/>
            <w:outline w:val="false"/>
            <w:shadow w:val="false"/>
            <w:color w:val="auto"/>
            <w:kern w:val="2"/>
            <w:sz w:val="24"/>
            <w:szCs w:val="24"/>
            <w:u w:val="none"/>
            <w:em w:val="none"/>
          </w:rPr>
          <w:delText>,</w:delText>
        </w:r>
      </w:del>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 e</w:t>
      </w:r>
      <w:del w:id="1645" w:author="Autor desconhecido" w:date="2024-06-13T14:12:09Z">
        <w:r>
          <w:rPr>
            <w:rFonts w:eastAsia="Tahoma" w:cs="Calibri Light" w:ascii="Liberation Serif" w:hAnsi="Liberation Serif"/>
            <w:b w:val="false"/>
            <w:i w:val="false"/>
            <w:strike w:val="false"/>
            <w:dstrike w:val="false"/>
            <w:outline w:val="false"/>
            <w:shadow w:val="false"/>
            <w:color w:val="auto"/>
            <w:kern w:val="2"/>
            <w:sz w:val="24"/>
            <w:szCs w:val="24"/>
            <w:u w:val="none"/>
            <w:em w:val="none"/>
          </w:rPr>
          <w:delText xml:space="preserve"> que</w:delText>
        </w:r>
      </w:del>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 também é bom </w:t>
      </w:r>
      <w:ins w:id="1646" w:author="Autor desconhecido" w:date="2024-06-13T14:12:13Z">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que </w:t>
        </w:r>
      </w:ins>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prestemos atenção.</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De certa forma também somos capazes</w:t>
      </w:r>
      <w:del w:id="1647" w:author="Autor desconhecido" w:date="2024-06-13T14:12:38Z">
        <w:r>
          <w:rPr>
            <w:rFonts w:eastAsia="Tahoma" w:cs="Calibri Light" w:ascii="Liberation Serif" w:hAnsi="Liberation Serif"/>
            <w:b w:val="false"/>
            <w:i w:val="false"/>
            <w:strike w:val="false"/>
            <w:dstrike w:val="false"/>
            <w:outline w:val="false"/>
            <w:shadow w:val="false"/>
            <w:color w:val="auto"/>
            <w:kern w:val="2"/>
            <w:sz w:val="24"/>
            <w:szCs w:val="24"/>
            <w:u w:val="none"/>
            <w:em w:val="none"/>
          </w:rPr>
          <w:delText xml:space="preserve"> de,</w:delText>
        </w:r>
      </w:del>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 com nossa própria instrumentação biológica cerebral, tentar entender como funciona nosso cérebro de forma, digamos, empírica, através de autoanalise ou análise comparativa entre espécies animais, indivíduos e grupos humanos.</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Ao nos observarmos, prestando atenção a nós mesmos, acabamos por estabelecer correlações interessantes. </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M</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uitas das quais são pertinentes e coerentes, coligando estados emocionais, sensações físicas, efeitos colaterais, consequências, etc.. </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M</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uitas delas relacionadas também ao funcionamento do nosso cérebro.</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Desde antes das ciências modernas já devíamos fazer isso de alguma maneira empírica. Talvez a maioria dessas correlações sejam fantasiadas em mitos, mas não necessariamente todas.</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Ainda</w:t>
      </w:r>
      <w:del w:id="1648" w:author="Autor desconhecido" w:date="2024-06-13T14:13:22Z">
        <w:r>
          <w:rPr>
            <w:rFonts w:eastAsia="Tahoma" w:cs="Calibri Light" w:ascii="Liberation Serif" w:hAnsi="Liberation Serif"/>
            <w:b w:val="false"/>
            <w:i w:val="false"/>
            <w:strike w:val="false"/>
            <w:dstrike w:val="false"/>
            <w:outline w:val="false"/>
            <w:shadow w:val="false"/>
            <w:color w:val="auto"/>
            <w:kern w:val="2"/>
            <w:sz w:val="24"/>
            <w:szCs w:val="24"/>
            <w:u w:val="none"/>
            <w:em w:val="none"/>
          </w:rPr>
          <w:delText>,</w:delText>
        </w:r>
      </w:del>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 muitos fenômenos podemos deixar passar desapercebidos ou dedicados ao acaso. </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Q</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ue na verdade possam ter origem em situações reais, que de tão naturais, não as distinguamos a ponto de percebê-las cognitivamente. Muitos destes fenômenos acabamos atribuindo a misticismos ou produtos da imaginação mais fértil. O que pode ser também ainda possível.</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No entanto</w:t>
      </w:r>
      <w:del w:id="1649" w:author="Autor desconhecido" w:date="2024-06-13T14:13:30Z">
        <w:r>
          <w:rPr>
            <w:rFonts w:eastAsia="Tahoma" w:cs="Calibri Light" w:ascii="Liberation Serif" w:hAnsi="Liberation Serif"/>
            <w:b w:val="false"/>
            <w:i w:val="false"/>
            <w:strike w:val="false"/>
            <w:dstrike w:val="false"/>
            <w:outline w:val="false"/>
            <w:shadow w:val="false"/>
            <w:color w:val="auto"/>
            <w:kern w:val="2"/>
            <w:sz w:val="24"/>
            <w:szCs w:val="24"/>
            <w:u w:val="none"/>
            <w:em w:val="none"/>
          </w:rPr>
          <w:delText>,</w:delText>
        </w:r>
      </w:del>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 em breve a ciência deverá compreender isso melhor. </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E</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sses padrões vibracionais devem atender a todas as leis da ondulatória eletromagnética, não se restringindo apenas ao universo interno do cérebro, mas também interferindo e recebendo interferência do universo externo ao corpo.</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Além dos “sons e ruídos” resultantes do próprio funcionamento da máquina humana, pensamentos e sentimentos são verdadeiros dínamos geradores, transdutores e transceptores de ondas vibracionais que ultrapassam os limites da constituição orgânica, interagindo em via de mão dupla com o universo externo.</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Atendem as mesmas leis da física clássica, se estendendo também para os atuais fenômenos apontados pela física quântica em fase de postulação ainda inicial.</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Interferem entre si, atendendo aos fenômenos de sincronismo, ressonância, harmônicas, sintonia. Apresentam frequências características, variando em amplitude, discernindo fases, ritmos e fenômenos de remanência, característicos, dependendo dos meios adequados responsivos que os permitam transitar e interagirem entre si</w:t>
      </w:r>
      <w:ins w:id="1650" w:author="Autor desconhecido" w:date="2024-06-13T14:13:52Z">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 </w:t>
        </w:r>
      </w:ins>
      <w:ins w:id="1651" w:author="Autor desconhecido" w:date="2024-06-13T14:13:52Z">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N</w:t>
        </w:r>
      </w:ins>
      <w:del w:id="1652" w:author="Autor desconhecido" w:date="2024-06-13T14:13:55Z">
        <w:r>
          <w:rPr>
            <w:rFonts w:eastAsia="Tahoma" w:cs="Calibri Light" w:ascii="Liberation Serif" w:hAnsi="Liberation Serif"/>
            <w:b w:val="false"/>
            <w:i w:val="false"/>
            <w:strike w:val="false"/>
            <w:dstrike w:val="false"/>
            <w:outline w:val="false"/>
            <w:shadow w:val="false"/>
            <w:color w:val="auto"/>
            <w:kern w:val="2"/>
            <w:sz w:val="24"/>
            <w:szCs w:val="24"/>
            <w:u w:val="none"/>
            <w:em w:val="none"/>
          </w:rPr>
          <w:delText>, n</w:delText>
        </w:r>
      </w:del>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ão só no domínio do espaço-tempo, mas além disso como já suspeitam as interpretações ainda filosóficas da física quântica.</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As ondas de infrassom, mormente interagem com melhor desenvoltura nos meios sólidos, as ondas de som e ultrassom, vão além</w:t>
      </w:r>
      <w:del w:id="1653" w:author="Autor desconhecido" w:date="2024-06-13T14:14:38Z">
        <w:r>
          <w:rPr>
            <w:rFonts w:eastAsia="Tahoma" w:cs="Calibri Light" w:ascii="Liberation Serif" w:hAnsi="Liberation Serif"/>
            <w:b w:val="false"/>
            <w:i w:val="false"/>
            <w:strike w:val="false"/>
            <w:dstrike w:val="false"/>
            <w:outline w:val="false"/>
            <w:shadow w:val="false"/>
            <w:color w:val="auto"/>
            <w:kern w:val="2"/>
            <w:sz w:val="24"/>
            <w:szCs w:val="24"/>
            <w:u w:val="none"/>
            <w:em w:val="none"/>
          </w:rPr>
          <w:delText>,</w:delText>
        </w:r>
      </w:del>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 interagindo bem como os meios líquidos e gasosos do ar da atmosfera circundante ao planeta e densificado por ação da força da gravidade. As ondas de rádio, mostram-se eficientes nos meios gasosos, indo além</w:t>
      </w:r>
      <w:del w:id="1654" w:author="Autor desconhecido" w:date="2024-06-13T14:14:55Z">
        <w:r>
          <w:rPr>
            <w:rFonts w:eastAsia="Tahoma" w:cs="Calibri Light" w:ascii="Liberation Serif" w:hAnsi="Liberation Serif"/>
            <w:b w:val="false"/>
            <w:i w:val="false"/>
            <w:strike w:val="false"/>
            <w:dstrike w:val="false"/>
            <w:outline w:val="false"/>
            <w:shadow w:val="false"/>
            <w:color w:val="auto"/>
            <w:kern w:val="2"/>
            <w:sz w:val="24"/>
            <w:szCs w:val="24"/>
            <w:u w:val="none"/>
            <w:em w:val="none"/>
          </w:rPr>
          <w:delText>,</w:delText>
        </w:r>
      </w:del>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 ultrapassando os limites próximos para se propagarem além em meios tão rarefeitos como o vácuo interplanetário. A luz e seus vizinhos já algo distantes raios X, raios gama e raios cósmicos, transcendem os limites intergaláticos, ainda sob os domínios restritos da velocidade da luz.</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Por que não podemos filosofar racionalmente e supor o pensamento também sujeito aos mesmos postulados, fractalmente plausível, compondo seu característico ondulatório, possuindo espectro de frequência próprio e a necessidade de um meio, provavelmente menos denso ainda, ou mesmo transcendendo o meio orientado sob os domínios do espaço-tempo? A física quântica já nos permite supor tudo isso.</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De cima para baixo, em supondo o espectro de frequência do pensamento e sentimento acima dos já sensoreados pelos instrumentos de tecnologia humano. </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E</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mbora ainda não as alcancemos tecnologicamente, certamente já fazemos uso dela, ainda que inconscientemente.</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A telepatia, muito estudada principalmente durante o período de guerra fria, embora pouco divulgados os resultados em função de seus objetivos estratégicos militares, foi sistematicamente comprovada e utilizada. </w:t>
      </w:r>
    </w:p>
    <w:p>
      <w:pPr>
        <w:pStyle w:val="Estilopadrodedesenho"/>
        <w:bidi w:val="0"/>
        <w:spacing w:lineRule="atLeast" w:line="200" w:before="0" w:after="0"/>
        <w:ind w:firstLine="737" w:left="0" w:right="0"/>
        <w:contextualSpacing/>
        <w:jc w:val="both"/>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A mediunidade</w:t>
      </w:r>
      <w:del w:id="1655" w:author="Autor desconhecido" w:date="2024-06-13T14:15:28Z">
        <w:r>
          <w:rPr>
            <w:rFonts w:eastAsia="Tahoma" w:cs="Calibri Light" w:ascii="Liberation Serif" w:hAnsi="Liberation Serif"/>
            <w:b w:val="false"/>
            <w:i w:val="false"/>
            <w:strike w:val="false"/>
            <w:dstrike w:val="false"/>
            <w:outline w:val="false"/>
            <w:shadow w:val="false"/>
            <w:color w:val="auto"/>
            <w:kern w:val="2"/>
            <w:sz w:val="24"/>
            <w:szCs w:val="24"/>
            <w:u w:val="none"/>
            <w:em w:val="none"/>
          </w:rPr>
          <w:delText>,</w:delText>
        </w:r>
      </w:del>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 muito bem exposta pela doutrina espírita, também mostra resultados incontestáveis, muito embora também tenha sido palco de charlatanismo e artifícios de ilusionismo espetaculosos. Não são poucas as suas </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estórias e histórias</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não só nos meios religiosos espiritualistas, mas também em outras áreas, inclusive nas investigações policiais</w:t>
      </w:r>
      <w:ins w:id="1656" w:author="Autor desconhecido" w:date="2024-06-13T14:15:51Z">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 </w:t>
        </w:r>
      </w:ins>
      <w:ins w:id="1657" w:author="Autor desconhecido" w:date="2024-06-13T14:15:51Z">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H</w:t>
        </w:r>
      </w:ins>
      <w:del w:id="1658" w:author="Autor desconhecido" w:date="2024-06-13T14:15:54Z">
        <w:r>
          <w:rPr>
            <w:rFonts w:eastAsia="Tahoma" w:cs="Calibri Light" w:ascii="Liberation Serif" w:hAnsi="Liberation Serif"/>
            <w:b w:val="false"/>
            <w:i w:val="false"/>
            <w:strike w:val="false"/>
            <w:dstrike w:val="false"/>
            <w:outline w:val="false"/>
            <w:shadow w:val="false"/>
            <w:color w:val="auto"/>
            <w:kern w:val="2"/>
            <w:sz w:val="24"/>
            <w:szCs w:val="24"/>
            <w:u w:val="none"/>
            <w:em w:val="none"/>
          </w:rPr>
          <w:delText>, h</w:delText>
        </w:r>
      </w:del>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oje mais comumente encontradas nas práticas investigativas nos Estados Unidos e Europa.</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(25)</w:t>
      </w:r>
      <w:r>
        <w:rPr/>
        <w:t xml:space="preserve"> </w:t>
      </w:r>
      <w:r>
        <w:rPr>
          <w:sz w:val="24"/>
          <w:szCs w:val="24"/>
        </w:rPr>
        <w:t>(26)</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Há que se ter cuidado nessa temática uma vez que é palco de muita controvérsia e muitas falcatruas</w:t>
      </w:r>
      <w:ins w:id="1659" w:author="Autor desconhecido" w:date="2024-06-13T14:16:15Z">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w:t>
        </w:r>
      </w:ins>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 xml:space="preserve"> em meio a poucas evidências adequadamente documentadas, sejam elas positivas ou negativas, sem que sejam enviesadas e tendenciosas para uma ou outra abordagem. </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A doutrina espírita não aprova a exploração econômica ou exploração para satisfação de qualquer interesse pessoal ou coletivo, o que já é um bom indicador para identificação de possíveis mistificações.</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Abordamos suficientemente sobre o assunto no tópico que trata sobre sonhos e premonições, muito embora não focado exatamente sobre o viés da transmissão do pensamento e telepatia.</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w:t>
      </w: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t>Agora o ponto de vista científico, ou seja, a essência mesma do perispírito. Isso é outra questão. Compreendei primeiro moralmente. Resta apenas uma discussão sobre a natureza dos fluidos, coisa por ora inexplicável. A ciência ainda não sabe bastante, porém lá chegará, se quiser caminhar com o Espiritismo. O perispírito pode variar e mudar ao infinito. A alma é o pensamento: não muda de natureza. Não vades mais longe, por este lado; trata-se de um ponto que não pode ser explicado. Supondes que, como vós, também eu não perquiro? Vós pesquisais o perispírito; nós outros, agora, pesquisamos a alma. Esperai, pois.” — Lamennais</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br/>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r>
        <w:br w:type="page"/>
      </w:r>
    </w:p>
    <w:p>
      <w:pPr>
        <w:pStyle w:val="Heading1"/>
        <w:numPr>
          <w:ilvl w:val="0"/>
          <w:numId w:val="0"/>
        </w:numPr>
        <w:spacing w:before="0" w:after="0"/>
        <w:ind w:hanging="0" w:left="0"/>
        <w:contextualSpacing/>
        <w:jc w:val="center"/>
        <w:rPr>
          <w:sz w:val="48"/>
          <w:szCs w:val="48"/>
        </w:rPr>
      </w:pPr>
      <w:bookmarkStart w:id="33" w:name="__RefHeading___Toc20460_1179113674"/>
      <w:bookmarkEnd w:id="33"/>
      <w:r>
        <w:rPr>
          <w:sz w:val="48"/>
          <w:szCs w:val="48"/>
        </w:rPr>
        <w:t>SEGUNDA PARTE.</w:t>
      </w:r>
    </w:p>
    <w:p>
      <w:pPr>
        <w:pStyle w:val="Estilopadrodedesenho"/>
        <w:spacing w:before="0" w:after="0"/>
        <w:contextualSpacing/>
        <w:jc w:val="center"/>
        <w:rPr/>
      </w:pPr>
      <w:bookmarkStart w:id="34" w:name="__RefHeading___Toc23465_1036519359"/>
      <w:bookmarkStart w:id="35" w:name="Zélia_07maio24"/>
      <w:bookmarkEnd w:id="34"/>
      <w:bookmarkEnd w:id="35"/>
      <w:r>
        <w:rPr/>
        <w:t>Modela</w:t>
      </w:r>
      <w:r>
        <w:rPr/>
        <w:t>ndo</w:t>
      </w:r>
      <w:r>
        <w:rPr/>
        <w:t xml:space="preserve"> o </w:t>
      </w:r>
      <w:r>
        <w:rPr/>
        <w:t>D</w:t>
      </w:r>
      <w:r>
        <w:rPr/>
        <w:t>esenvolvimento Humano:</w:t>
      </w:r>
    </w:p>
    <w:p>
      <w:pPr>
        <w:pStyle w:val="BodyText"/>
        <w:spacing w:before="0" w:after="0"/>
        <w:contextualSpacing/>
        <w:rPr>
          <w:ins w:id="1660" w:author="Autor desconhecido" w:date="2024-06-13T10:01:09Z"/>
        </w:rPr>
      </w:pPr>
      <w:r>
        <w:rPr/>
        <w:t xml:space="preserve"> </w:t>
      </w:r>
      <w:r>
        <w:rPr/>
        <w:br/>
      </w:r>
    </w:p>
    <w:p>
      <w:pPr>
        <w:pStyle w:val="BodyText"/>
        <w:spacing w:before="0" w:after="0"/>
        <w:contextualSpacing/>
        <w:rPr>
          <w:ins w:id="1662" w:author="Autor desconhecido" w:date="2024-06-13T10:01:09Z"/>
        </w:rPr>
      </w:pPr>
      <w:ins w:id="1661" w:author="Autor desconhecido" w:date="2024-06-13T10:01:09Z">
        <w:r>
          <w:rPr/>
        </w:r>
      </w:ins>
    </w:p>
    <w:p>
      <w:pPr>
        <w:pStyle w:val="BodyText"/>
        <w:spacing w:before="0" w:after="0"/>
        <w:contextualSpacing/>
        <w:rPr>
          <w:ins w:id="1664" w:author="Autor desconhecido" w:date="2024-06-13T10:01:09Z"/>
        </w:rPr>
      </w:pPr>
      <w:ins w:id="1663" w:author="Autor desconhecido" w:date="2024-06-13T10:01:09Z">
        <w:r>
          <w:rPr/>
        </w:r>
      </w:ins>
    </w:p>
    <w:p>
      <w:pPr>
        <w:pStyle w:val="BodyText"/>
        <w:spacing w:before="0" w:after="0"/>
        <w:contextualSpacing/>
        <w:rPr>
          <w:ins w:id="1666" w:author="Autor desconhecido" w:date="2024-06-13T10:01:09Z"/>
        </w:rPr>
      </w:pPr>
      <w:ins w:id="1665" w:author="Autor desconhecido" w:date="2024-06-13T10:01:09Z">
        <w:r>
          <w:rPr/>
        </w:r>
      </w:ins>
    </w:p>
    <w:p>
      <w:pPr>
        <w:pStyle w:val="BodyText"/>
        <w:spacing w:before="0" w:after="0"/>
        <w:contextualSpacing/>
        <w:rPr>
          <w:ins w:id="1668" w:author="Autor desconhecido" w:date="2024-06-13T10:01:09Z"/>
        </w:rPr>
      </w:pPr>
      <w:ins w:id="1667" w:author="Autor desconhecido" w:date="2024-06-13T10:01:09Z">
        <w:r>
          <w:rPr/>
        </w:r>
      </w:ins>
    </w:p>
    <w:p>
      <w:pPr>
        <w:pStyle w:val="BodyText"/>
        <w:spacing w:before="0" w:after="0"/>
        <w:contextualSpacing/>
        <w:rPr>
          <w:ins w:id="1670" w:author="Autor desconhecido" w:date="2024-06-13T10:01:09Z"/>
        </w:rPr>
      </w:pPr>
      <w:ins w:id="1669" w:author="Autor desconhecido" w:date="2024-06-13T10:01:09Z">
        <w:r>
          <w:rPr/>
        </w:r>
      </w:ins>
    </w:p>
    <w:p>
      <w:pPr>
        <w:pStyle w:val="BodyText"/>
        <w:spacing w:before="0" w:after="0"/>
        <w:contextualSpacing/>
        <w:rPr/>
      </w:pPr>
      <w:r>
        <w:rPr/>
        <mc:AlternateContent>
          <mc:Choice Requires="wpg">
            <w:drawing>
              <wp:anchor behindDoc="0" distT="0" distB="0" distL="0" distR="0" simplePos="0" locked="0" layoutInCell="0" allowOverlap="1" relativeHeight="68">
                <wp:simplePos x="0" y="0"/>
                <wp:positionH relativeFrom="column">
                  <wp:posOffset>1137285</wp:posOffset>
                </wp:positionH>
                <wp:positionV relativeFrom="paragraph">
                  <wp:posOffset>-1394460</wp:posOffset>
                </wp:positionV>
                <wp:extent cx="3766185" cy="5795010"/>
                <wp:effectExtent l="0" t="0" r="0" b="0"/>
                <wp:wrapSquare wrapText="bothSides"/>
                <wp:docPr id="53" name="DrawObject2"/>
                <a:graphic xmlns:a="http://schemas.openxmlformats.org/drawingml/2006/main">
                  <a:graphicData uri="http://schemas.microsoft.com/office/word/2010/wordprocessingGroup">
                    <wpg:wgp>
                      <wpg:cNvGrpSpPr/>
                      <wpg:grpSpPr>
                        <a:xfrm>
                          <a:off x="0" y="0"/>
                          <a:ext cx="3766320" cy="5794920"/>
                          <a:chOff x="0" y="0"/>
                          <a:chExt cx="3766320" cy="5794920"/>
                        </a:xfrm>
                      </wpg:grpSpPr>
                      <wps:wsp>
                        <wps:cNvSpPr txBox="1"/>
                        <wps:spPr>
                          <a:xfrm>
                            <a:off x="0" y="1854360"/>
                            <a:ext cx="3766320" cy="1972440"/>
                          </a:xfrm>
                          <a:prstGeom prst="rect">
                            <a:avLst/>
                          </a:prstGeom>
                          <a:noFill/>
                          <a:ln w="0">
                            <a:noFill/>
                          </a:ln>
                        </wps:spPr>
                        <wps:txbx>
                          <w:txbxContent>
                            <w:p>
                              <w:pPr>
                                <w:jc w:val="left"/>
                                <w:rPr/>
                              </w:pPr>
                              <w:r>
                                <w:rPr/>
                              </w:r>
                            </w:p>
                            <w:p>
                              <w:pPr>
                                <w:ind w:left="0" w:right="0" w:firstLine="794"/>
                                <w:jc w:val="center"/>
                                <w:rPr/>
                              </w:pPr>
                              <w:r>
                                <w:rPr>
                                  <w:sz w:val="30"/>
                                  <w:szCs w:val="30"/>
                                  <w:rFonts w:ascii="Liberation Serif" w:hAnsi="Liberation Serif"/>
                                </w:rPr>
                                <w:t xml:space="preserve">A curiosidade ("?") e a alegria de encontrar respostas ("!") estão na essência do SER. São a razão mesma da evolução. A ameba um dia indagou e o Homem encontrará pela alegria das respostas que compartilha, o Amor. </w:t>
                              </w:r>
                            </w:p>
                            <w:p>
                              <w:pPr>
                                <w:jc w:val="center"/>
                                <w:rPr/>
                              </w:pPr>
                              <w:r>
                                <w:rPr>
                                  <w:sz w:val="30"/>
                                  <w:szCs w:val="30"/>
                                  <w:rFonts w:ascii="Liberation Serif" w:hAnsi="Liberation Serif"/>
                                </w:rPr>
                                <w:t xml:space="preserve">Ricardo David. </w:t>
                              </w:r>
                            </w:p>
                            <w:p>
                              <w:pPr>
                                <w:jc w:val="center"/>
                                <w:rPr/>
                              </w:pPr>
                              <w:r>
                                <w:rPr/>
                              </w:r>
                            </w:p>
                            <w:p>
                              <w:pPr>
                                <w:jc w:val="center"/>
                                <w:rPr/>
                              </w:pPr>
                              <w:r>
                                <w:rPr>
                                  <w:sz w:val="30"/>
                                  <w:szCs w:val="30"/>
                                  <w:rFonts w:ascii="Liberation Serif" w:hAnsi="Liberation Serif"/>
                                </w:rPr>
                                <w:t>?+ “.”= ! +1..3(?)</w:t>
                              </w:r>
                            </w:p>
                          </w:txbxContent>
                        </wps:txbx>
                        <wps:bodyPr wrap="square" lIns="0" rIns="0" tIns="0" bIns="0" anchor="t">
                          <a:noAutofit/>
                        </wps:bodyPr>
                      </wps:wsp>
                      <wps:wsp>
                        <wps:cNvSpPr txBox="1"/>
                        <wps:spPr>
                          <a:xfrm>
                            <a:off x="1566000" y="0"/>
                            <a:ext cx="634320" cy="1402560"/>
                          </a:xfrm>
                          <a:prstGeom prst="rect">
                            <a:avLst/>
                          </a:prstGeom>
                          <a:noFill/>
                          <a:ln w="0">
                            <a:noFill/>
                          </a:ln>
                        </wps:spPr>
                        <wps:txbx>
                          <w:txbxContent>
                            <w:p>
                              <w:pPr>
                                <w:jc w:val="left"/>
                                <w:rPr/>
                              </w:pPr>
                              <w:r>
                                <w:rPr>
                                  <w:sz w:val="192"/>
                                  <w:szCs w:val="192"/>
                                </w:rPr>
                                <w:t>?</w:t>
                              </w:r>
                            </w:p>
                          </w:txbxContent>
                        </wps:txbx>
                        <wps:bodyPr wrap="square" lIns="0" rIns="0" tIns="0" bIns="0" anchor="t">
                          <a:noAutofit/>
                        </wps:bodyPr>
                      </wps:wsp>
                      <wps:wsp>
                        <wps:cNvSpPr txBox="1"/>
                        <wps:spPr>
                          <a:xfrm>
                            <a:off x="1566000" y="4392360"/>
                            <a:ext cx="634320" cy="1402560"/>
                          </a:xfrm>
                          <a:prstGeom prst="rect">
                            <a:avLst/>
                          </a:prstGeom>
                          <a:noFill/>
                          <a:ln w="0">
                            <a:noFill/>
                          </a:ln>
                        </wps:spPr>
                        <wps:txbx>
                          <w:txbxContent>
                            <w:p>
                              <w:pPr>
                                <w:jc w:val="left"/>
                                <w:rPr/>
                              </w:pPr>
                              <w:r>
                                <w:rPr>
                                  <w:sz w:val="192"/>
                                  <w:szCs w:val="192"/>
                                </w:rPr>
                                <w:t>!</w:t>
                              </w:r>
                            </w:p>
                          </w:txbxContent>
                        </wps:txbx>
                        <wps:bodyPr wrap="square" lIns="0" rIns="0" tIns="0" bIns="0" anchor="t">
                          <a:noAutofit/>
                        </wps:bodyPr>
                      </wps:wsp>
                    </wpg:wgp>
                  </a:graphicData>
                </a:graphic>
              </wp:anchor>
            </w:drawing>
          </mc:Choice>
          <mc:Fallback>
            <w:pict>
              <v:group id="shape_0" alt="DrawObject2" style="position:absolute;margin-left:89.55pt;margin-top:-109.8pt;width:296.55pt;height:456.3pt" coordorigin="1791,-2196" coordsize="5931,9126">
                <v:shape id="shape_0" ID="Quadro de texto 12" stroked="f" o:allowincell="f" style="position:absolute;left:1791;top:724;width:5930;height:3105;mso-wrap-style:square;v-text-anchor:top" type="_x0000_t202">
                  <v:textbox>
                    <w:txbxContent>
                      <w:p>
                        <w:pPr>
                          <w:jc w:val="left"/>
                          <w:rPr/>
                        </w:pPr>
                        <w:r>
                          <w:rPr/>
                        </w:r>
                      </w:p>
                      <w:p>
                        <w:pPr>
                          <w:ind w:left="0" w:right="0" w:firstLine="794"/>
                          <w:jc w:val="center"/>
                          <w:rPr/>
                        </w:pPr>
                        <w:r>
                          <w:rPr>
                            <w:sz w:val="30"/>
                            <w:szCs w:val="30"/>
                            <w:rFonts w:ascii="Liberation Serif" w:hAnsi="Liberation Serif"/>
                          </w:rPr>
                          <w:t xml:space="preserve">A curiosidade ("?") e a alegria de encontrar respostas ("!") estão na essência do SER. São a razão mesma da evolução. A ameba um dia indagou e o Homem encontrará pela alegria das respostas que compartilha, o Amor. </w:t>
                        </w:r>
                      </w:p>
                      <w:p>
                        <w:pPr>
                          <w:jc w:val="center"/>
                          <w:rPr/>
                        </w:pPr>
                        <w:r>
                          <w:rPr>
                            <w:sz w:val="30"/>
                            <w:szCs w:val="30"/>
                            <w:rFonts w:ascii="Liberation Serif" w:hAnsi="Liberation Serif"/>
                          </w:rPr>
                          <w:t xml:space="preserve">Ricardo David. </w:t>
                        </w:r>
                      </w:p>
                      <w:p>
                        <w:pPr>
                          <w:jc w:val="center"/>
                          <w:rPr/>
                        </w:pPr>
                        <w:r>
                          <w:rPr/>
                        </w:r>
                      </w:p>
                      <w:p>
                        <w:pPr>
                          <w:jc w:val="center"/>
                          <w:rPr/>
                        </w:pPr>
                        <w:r>
                          <w:rPr>
                            <w:sz w:val="30"/>
                            <w:szCs w:val="30"/>
                            <w:rFonts w:ascii="Liberation Serif" w:hAnsi="Liberation Serif"/>
                          </w:rPr>
                          <w:t>?+ “.”= ! +1..3(?)</w:t>
                        </w:r>
                      </w:p>
                    </w:txbxContent>
                  </v:textbox>
                  <v:fill o:detectmouseclick="t" on="false"/>
                  <v:stroke color="black" joinstyle="round" endcap="flat"/>
                  <w10:wrap type="square"/>
                </v:shape>
                <v:shape id="shape_0" ID="Quadro de texto 20" stroked="f" o:allowincell="f" style="position:absolute;left:4257;top:-2196;width:998;height:2208;mso-wrap-style:square;v-text-anchor:top" type="_x0000_t202">
                  <v:textbox>
                    <w:txbxContent>
                      <w:p>
                        <w:pPr>
                          <w:jc w:val="left"/>
                          <w:rPr/>
                        </w:pPr>
                        <w:r>
                          <w:rPr>
                            <w:sz w:val="192"/>
                            <w:szCs w:val="192"/>
                          </w:rPr>
                          <w:t>?</w:t>
                        </w:r>
                      </w:p>
                    </w:txbxContent>
                  </v:textbox>
                  <v:fill o:detectmouseclick="t" on="false"/>
                  <v:stroke color="#3465a4" joinstyle="round" endcap="flat"/>
                  <w10:wrap type="square"/>
                </v:shape>
                <v:shape id="shape_0" ID="Quadro de texto 21" stroked="f" o:allowincell="f" style="position:absolute;left:4257;top:4721;width:998;height:2208;mso-wrap-style:square;v-text-anchor:top" type="_x0000_t202">
                  <v:textbox>
                    <w:txbxContent>
                      <w:p>
                        <w:pPr>
                          <w:jc w:val="left"/>
                          <w:rPr/>
                        </w:pPr>
                        <w:r>
                          <w:rPr>
                            <w:sz w:val="192"/>
                            <w:szCs w:val="192"/>
                          </w:rPr>
                          <w:t>!</w:t>
                        </w:r>
                      </w:p>
                    </w:txbxContent>
                  </v:textbox>
                  <v:fill o:detectmouseclick="t" on="false"/>
                  <v:stroke color="#3465a4" joinstyle="round" endcap="flat"/>
                  <w10:wrap type="square"/>
                </v:shape>
              </v:group>
            </w:pict>
          </mc:Fallback>
        </mc:AlternateContent>
      </w:r>
      <w:r>
        <w:br w:type="page"/>
      </w:r>
    </w:p>
    <w:p>
      <w:pPr>
        <w:pStyle w:val="Heading1"/>
        <w:spacing w:before="0" w:after="0"/>
        <w:ind w:firstLine="680" w:left="0"/>
        <w:contextualSpacing/>
        <w:rPr/>
      </w:pPr>
      <w:bookmarkStart w:id="36" w:name="__RefHeading___Toc3467_2209441386"/>
      <w:bookmarkEnd w:id="36"/>
      <w:r>
        <w:rPr/>
        <w:t xml:space="preserve">Evolução: do Instinto à </w:t>
      </w:r>
      <w:r>
        <w:rPr/>
        <w:t>S</w:t>
      </w:r>
      <w:r>
        <w:rPr/>
        <w:t>abedoria.</w:t>
      </w:r>
    </w:p>
    <w:p>
      <w:pPr>
        <w:pStyle w:val="BodyText"/>
        <w:spacing w:before="0" w:after="0"/>
        <w:contextualSpacing/>
        <w:rPr/>
      </w:pPr>
      <w:r>
        <w:rPr/>
        <w:drawing>
          <wp:anchor behindDoc="0" distT="0" distB="0" distL="0" distR="0" simplePos="0" locked="0" layoutInCell="1" allowOverlap="1" relativeHeight="60">
            <wp:simplePos x="0" y="0"/>
            <wp:positionH relativeFrom="column">
              <wp:posOffset>-312420</wp:posOffset>
            </wp:positionH>
            <wp:positionV relativeFrom="paragraph">
              <wp:posOffset>73025</wp:posOffset>
            </wp:positionV>
            <wp:extent cx="6683375" cy="3233420"/>
            <wp:effectExtent l="0" t="0" r="0" b="0"/>
            <wp:wrapNone/>
            <wp:docPr id="54" name="Evolução do Instinto à sabedoria"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Evolução do Instinto à sabedoria" descr=""/>
                    <pic:cNvPicPr>
                      <a:picLocks noChangeAspect="1" noChangeArrowheads="1"/>
                    </pic:cNvPicPr>
                  </pic:nvPicPr>
                  <pic:blipFill>
                    <a:blip r:embed="rId43"/>
                    <a:stretch>
                      <a:fillRect/>
                    </a:stretch>
                  </pic:blipFill>
                  <pic:spPr bwMode="auto">
                    <a:xfrm>
                      <a:off x="0" y="0"/>
                      <a:ext cx="6683375" cy="3233420"/>
                    </a:xfrm>
                    <a:prstGeom prst="rect">
                      <a:avLst/>
                    </a:prstGeom>
                    <a:noFill/>
                  </pic:spPr>
                </pic:pic>
              </a:graphicData>
            </a:graphic>
          </wp:anchor>
        </w:drawing>
      </w:r>
    </w:p>
    <w:p>
      <w:pPr>
        <w:pStyle w:val="BodyText"/>
        <w:spacing w:before="0" w:after="0"/>
        <w:contextualSpacing/>
        <w:rPr/>
      </w:pPr>
      <w:r>
        <w:rPr/>
      </w:r>
      <w:r>
        <mc:AlternateContent>
          <mc:Choice Requires="wps">
            <w:drawing>
              <wp:anchor behindDoc="0" distT="0" distB="0" distL="0" distR="0" simplePos="0" locked="0" layoutInCell="1" allowOverlap="1" relativeHeight="5">
                <wp:simplePos x="0" y="0"/>
                <wp:positionH relativeFrom="column">
                  <wp:posOffset>-345440</wp:posOffset>
                </wp:positionH>
                <wp:positionV relativeFrom="paragraph">
                  <wp:posOffset>110490</wp:posOffset>
                </wp:positionV>
                <wp:extent cx="6716395" cy="4167505"/>
                <wp:effectExtent l="0" t="0" r="0" b="0"/>
                <wp:wrapNone/>
                <wp:docPr id="55" name="Quadro13"/>
                <a:graphic xmlns:a="http://schemas.openxmlformats.org/drawingml/2006/main">
                  <a:graphicData uri="http://schemas.microsoft.com/office/word/2010/wordprocessingShape">
                    <wps:wsp>
                      <wps:cNvSpPr txBox="1"/>
                      <wps:spPr>
                        <a:xfrm>
                          <a:off x="0" y="0"/>
                          <a:ext cx="6716395" cy="4167505"/>
                        </a:xfrm>
                        <a:prstGeom prst="rect"/>
                        <a:solidFill>
                          <a:srgbClr val="FFFFFF"/>
                        </a:solidFill>
                      </wps:spPr>
                      <wps:txbx>
                        <w:txbxContent>
                          <w:p>
                            <w:pPr>
                              <w:pStyle w:val="Desenho"/>
                              <w:spacing w:before="120" w:after="120"/>
                              <w:rPr/>
                            </w:pPr>
                            <w:r>
                              <w:rPr/>
                            </w:r>
                          </w:p>
                        </w:txbxContent>
                      </wps:txbx>
                      <wps:bodyPr anchor="t" lIns="0" tIns="0" rIns="0" bIns="0">
                        <a:noAutofit/>
                      </wps:bodyPr>
                    </wps:wsp>
                  </a:graphicData>
                </a:graphic>
              </wp:anchor>
            </w:drawing>
          </mc:Choice>
          <mc:Fallback>
            <w:pict>
              <v:rect style="position:absolute;rotation:-0;width:528.85pt;height:328.15pt;mso-wrap-distance-left:0pt;mso-wrap-distance-right:0pt;mso-wrap-distance-top:0pt;mso-wrap-distance-bottom:0pt;margin-top:8.7pt;mso-position-vertical-relative:text;margin-left:-27.2pt;mso-position-horizontal-relative:text">
                <v:textbox inset="0in,0in,0in,0in">
                  <w:txbxContent>
                    <w:p>
                      <w:pPr>
                        <w:pStyle w:val="Desenho"/>
                        <w:spacing w:before="120" w:after="120"/>
                        <w:rPr/>
                      </w:pPr>
                      <w:r>
                        <w:rPr/>
                      </w:r>
                    </w:p>
                  </w:txbxContent>
                </v:textbox>
                <w10:wrap type="none"/>
              </v:rect>
            </w:pict>
          </mc:Fallback>
        </mc:AlternateContent>
      </w:r>
      <w:r>
        <mc:AlternateContent>
          <mc:Choice Requires="wps">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716395" cy="3916045"/>
                <wp:effectExtent l="0" t="0" r="0" b="0"/>
                <wp:wrapTopAndBottom/>
                <wp:docPr id="56" name="Quadro17"/>
                <a:graphic xmlns:a="http://schemas.openxmlformats.org/drawingml/2006/main">
                  <a:graphicData uri="http://schemas.microsoft.com/office/word/2010/wordprocessingShape">
                    <wps:wsp>
                      <wps:cNvSpPr txBox="1"/>
                      <wps:spPr>
                        <a:xfrm>
                          <a:off x="0" y="0"/>
                          <a:ext cx="6716395" cy="3916045"/>
                        </a:xfrm>
                        <a:prstGeom prst="rect"/>
                        <a:solidFill>
                          <a:srgbClr val="FFFFFF"/>
                        </a:solidFill>
                      </wps:spPr>
                      <wps:txbx>
                        <w:txbxContent>
                          <w:p>
                            <w:pPr>
                              <w:pStyle w:val="Figura"/>
                              <w:spacing w:before="120" w:after="120"/>
                              <w:rPr/>
                            </w:pPr>
                            <w:r>
                              <w:rPr/>
                              <w:t xml:space="preserve">Figura </w:t>
                            </w:r>
                            <w:bookmarkStart w:id="37" w:name="Ref_Figura12_number_only"/>
                            <w:r>
                              <w:rPr/>
                              <w:fldChar w:fldCharType="begin"/>
                            </w:r>
                            <w:r>
                              <w:rPr/>
                              <w:instrText xml:space="preserve"> SEQ Figura \* ARABIC </w:instrText>
                            </w:r>
                            <w:r>
                              <w:rPr/>
                              <w:fldChar w:fldCharType="separate"/>
                            </w:r>
                            <w:r>
                              <w:rPr/>
                              <w:t>13</w:t>
                            </w:r>
                            <w:r>
                              <w:rPr/>
                              <w:fldChar w:fldCharType="end"/>
                            </w:r>
                            <w:bookmarkEnd w:id="37"/>
                            <w:r>
                              <w:rPr/>
                              <w:t xml:space="preserve">: </w:t>
                            </w:r>
                            <w:r>
                              <w:rPr/>
                              <w:t>Evolução do instinto à sabedoria: aspectos pertinentes ao desenvolvimento humano.</w:t>
                            </w:r>
                          </w:p>
                        </w:txbxContent>
                      </wps:txbx>
                      <wps:bodyPr anchor="t" lIns="0" tIns="0" rIns="0" bIns="0">
                        <a:noAutofit/>
                      </wps:bodyPr>
                    </wps:wsp>
                  </a:graphicData>
                </a:graphic>
              </wp:anchor>
            </w:drawing>
          </mc:Choice>
          <mc:Fallback>
            <w:pict>
              <v:rect style="position:absolute;rotation:-0;width:528.85pt;height:308.3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a"/>
                        <w:spacing w:before="120" w:after="120"/>
                        <w:rPr/>
                      </w:pPr>
                      <w:r>
                        <w:rPr/>
                        <w:pict>
                          <v:group id="shape_0" alt="Objeto de grupo 1" style="position:absolute;margin-left:0pt;margin-top:0pt;width:528.8pt;height:288.5pt" coordorigin="0,0" coordsize="10576,5770">
                            <v:shape id="shape_0" ID="Tabela 2" stroked="f" o:allowincell="f" style="position:absolute;left:0;top:0;width:10575;height:4574;mso-wrap-style:none;v-text-anchor:middle;mso-position-horizontal:center;mso-position-vertical:top" type="_x0000_t75">
                              <v:imagedata r:id="rId44" o:detectmouseclick="t"/>
                              <v:stroke color="#3465a4" joinstyle="round" endcap="flat"/>
                              <w10:wrap type="topAndBottom"/>
                            </v:shape>
                            <v:shapetype id="_x0000_t73" coordsize="21600,21600" o:spt="73" path="m8472,l12860,6080l11050,6797l16577,12007l14767,12877l21600,21600l10012,14915l12222,13987l5022,9705l7602,8382l,3890xe">
                              <v:stroke joinstyle="miter"/>
                              <v:formulas>
                                <v:f eqn="val 5022"/>
                                <v:f eqn="val 8472"/>
                                <v:f eqn="val 8757"/>
                                <v:f eqn="val 10012"/>
                                <v:f eqn="val 12860"/>
                                <v:f eqn="val 13917"/>
                                <v:f eqn="val 16577"/>
                                <v:f eqn="val 3890"/>
                                <v:f eqn="val 6080"/>
                                <v:f eqn="val 7437"/>
                                <v:f eqn="val 9705"/>
                                <v:f eqn="val 12007"/>
                                <v:f eqn="val 14277"/>
                                <v:f eqn="val 14915"/>
                              </v:formulas>
                              <v:path gradientshapeok="t" o:connecttype="rect" textboxrect="@2,@9,@5,@12"/>
                            </v:shapetype>
                            <v:shape id="shape_0" ID="Raio 17" path="m8472,0l12860,6080l11050,6797l16577,12007l14767,12877l21600,21600l10012,14915l12222,13987l5022,9705l7602,8382l0,3890xe" fillcolor="#5b9bd5" stroked="t" o:allowincell="f" style="position:absolute;left:715;top:3065;width:1181;height:624;mso-wrap-style:none;v-text-anchor:middle;mso-position-horizontal:center;mso-position-vertical:top" type="_x0000_t73">
                              <v:fill o:detectmouseclick="t" type="solid" color2="#a4642a"/>
                              <v:stroke color="#43729d" weight="12600" joinstyle="miter" endcap="flat"/>
                              <w10:wrap type="topAndBottom"/>
                            </v:shape>
                            <v:shape id="shape_0" ID="Raio 15" path="m8472,0l12860,6080l11050,6797l16577,12007l14767,12877l21600,21600l10012,14915l12222,13987l5022,9705l7602,8382l0,3890xe" fillcolor="#5b9bd5" stroked="t" o:allowincell="f" style="position:absolute;left:715;top:1238;width:1181;height:632;flip:y;mso-wrap-style:none;v-text-anchor:middle;mso-position-horizontal:center;mso-position-vertical:top" type="_x0000_t73">
                              <v:fill o:detectmouseclick="t" type="solid" color2="#a4642a"/>
                              <v:stroke color="#43729d" weight="12600" joinstyle="miter" endcap="flat"/>
                              <w10:wrap type="topAndBottom"/>
                            </v:shape>
                            <v:shape id="shape_0" fillcolor="#81d41a" stroked="f" o:allowincell="f" style="position:absolute;left:1669;top:4575;width:5361;height:685;mso-wrap-style:square;v-text-anchor:top;mso-position-horizontal:center;mso-position-vertical:top" type="_x0000_t202">
                              <v:textbox>
                                <w:txbxContent>
                                  <w:p>
                                    <w:pPr>
                                      <w:bidi w:val="0"/>
                                      <w:spacing w:before="0" w:after="0" w:lineRule="auto" w:line="240"/>
                                      <w:ind w:left="0" w:right="0" w:hanging="0"/>
                                      <w:jc w:val="center"/>
                                      <w:rPr/>
                                    </w:pPr>
                                    <w:r>
                                      <w:rPr>
                                        <w:sz w:val="28"/>
                                        <w:b w:val="false"/>
                                        <w:u w:val="none"/>
                                        <w:dstrike w:val="false"/>
                                        <w:strike w:val="false"/>
                                        <w:i w:val="false"/>
                                        <w:outline w:val="false"/>
                                        <w:shadow w:val="false"/>
                                        <w:kern w:val="2"/>
                                        <w:szCs w:val="28"/>
                                        <w:bCs w:val="false"/>
                                        <w:iCs w:val="false"/>
                                        <w:em w:val="none"/>
                                        <w:emboss w:val="false"/>
                                        <w:imprint w:val="false"/>
                                        <w:smallCaps w:val="false"/>
                                        <w:caps w:val="false"/>
                                        <w:rFonts w:ascii="Liberation Sans" w:hAnsi="Liberation Sans" w:eastAsia="Microsoft YaHei" w:cs="Mangal"/>
                                        <w:color w:val="auto"/>
                                      </w:rPr>
                                      <w:t xml:space="preserve">Espiação e Provas </w:t>
                                    </w:r>
                                  </w:p>
                                </w:txbxContent>
                              </v:textbox>
                              <v:fill o:detectmouseclick="t" type="solid" color2="#7e2be5"/>
                              <v:stroke color="#3465a4" joinstyle="round" endcap="flat"/>
                              <w10:wrap type="topAndBottom"/>
                            </v:shape>
                            <v:shape id="shape_0" fillcolor="#d4ea6b" stroked="f" o:allowincell="f" style="position:absolute;left:7031;top:4575;width:1785;height:1194;mso-wrap-style:square;v-text-anchor:top;mso-position-horizontal:center;mso-position-vertical:top" type="_x0000_t202">
                              <v:textbox>
                                <w:txbxContent>
                                  <w:p>
                                    <w:pPr>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ascii="Liberation Sans" w:hAnsi="Liberation Sans" w:eastAsia="Microsoft YaHei" w:cs="Mangal"/>
                                        <w:color w:val="auto"/>
                                      </w:rPr>
                                      <w:t>Regeneração</w:t>
                                    </w:r>
                                  </w:p>
                                </w:txbxContent>
                              </v:textbox>
                              <v:fill o:detectmouseclick="t" type="solid" color2="#2b1594"/>
                              <v:stroke color="black" joinstyle="round" endcap="flat"/>
                              <w10:wrap type="topAndBottom"/>
                            </v:shape>
                            <v:shape id="shape_0" fillcolor="#e8f2a1" stroked="f" o:allowincell="f" style="position:absolute;left:8817;top:4575;width:1758;height:685;mso-wrap-style:square;v-text-anchor:top;mso-position-horizontal:center;mso-position-vertical:top" type="_x0000_t202">
                              <v:textbox>
                                <w:txbxContent>
                                  <w:p>
                                    <w:pPr>
                                      <w:bidi w:val="0"/>
                                      <w:spacing w:before="0" w:after="0" w:lineRule="auto" w:line="240"/>
                                      <w:ind w:left="0" w:right="0" w:hanging="0"/>
                                      <w:jc w:val="center"/>
                                      <w:rPr/>
                                    </w:pPr>
                                    <w:r>
                                      <w:rPr>
                                        <w:sz w:val="28"/>
                                        <w:b w:val="false"/>
                                        <w:u w:val="none"/>
                                        <w:dstrike w:val="false"/>
                                        <w:strike w:val="false"/>
                                        <w:i w:val="false"/>
                                        <w:outline w:val="false"/>
                                        <w:shadow w:val="false"/>
                                        <w:kern w:val="2"/>
                                        <w:szCs w:val="28"/>
                                        <w:bCs w:val="false"/>
                                        <w:iCs w:val="false"/>
                                        <w:em w:val="none"/>
                                        <w:emboss w:val="false"/>
                                        <w:imprint w:val="false"/>
                                        <w:smallCaps w:val="false"/>
                                        <w:caps w:val="false"/>
                                        <w:rFonts w:ascii="Liberation Sans" w:hAnsi="Liberation Sans" w:eastAsia="Microsoft YaHei" w:cs="Mangal"/>
                                        <w:color w:val="auto"/>
                                      </w:rPr>
                                      <w:t>Ditosos</w:t>
                                    </w:r>
                                  </w:p>
                                </w:txbxContent>
                              </v:textbox>
                              <v:fill o:detectmouseclick="t" type="solid" color2="#170d5e"/>
                              <v:stroke color="black" joinstyle="round" endcap="flat"/>
                              <w10:wrap type="topAndBottom"/>
                            </v:shape>
                            <v:shape id="shape_0" fillcolor="#00a933" stroked="f" o:allowincell="f" style="position:absolute;left:45;top:4575;width:1623;height:1194;mso-wrap-style:square;v-text-anchor:top;mso-position-horizontal:center;mso-position-vertical:top" type="_x0000_t202">
                              <v:textbox>
                                <w:txbxContent>
                                  <w:p>
                                    <w:pPr>
                                      <w:bidi w:val="0"/>
                                      <w:spacing w:before="0" w:after="0" w:lineRule="auto" w:line="240"/>
                                      <w:ind w:left="0" w:right="0" w:hanging="0"/>
                                      <w:jc w:val="center"/>
                                      <w:rPr/>
                                    </w:pPr>
                                    <w:r>
                                      <w:rPr>
                                        <w:sz w:val="28"/>
                                        <w:b/>
                                        <w:u w:val="none"/>
                                        <w:dstrike w:val="false"/>
                                        <w:strike w:val="false"/>
                                        <w:i w:val="false"/>
                                        <w:outline w:val="false"/>
                                        <w:shadow w:val="false"/>
                                        <w:kern w:val="2"/>
                                        <w:szCs w:val="28"/>
                                        <w:bCs w:val="false"/>
                                        <w:iCs w:val="false"/>
                                        <w:em w:val="none"/>
                                        <w:emboss w:val="false"/>
                                        <w:imprint w:val="false"/>
                                        <w:smallCaps w:val="false"/>
                                        <w:caps w:val="false"/>
                                        <w:rFonts w:ascii="Liberation Sans" w:hAnsi="Liberation Sans" w:eastAsia="Microsoft YaHei" w:cs="Mangal"/>
                                        <w:color w:val="auto"/>
                                      </w:rPr>
                                      <w:t>MUNDOS:</w:t>
                                    </w:r>
                                  </w:p>
                                </w:txbxContent>
                              </v:textbox>
                              <v:fill o:detectmouseclick="t" type="solid" color2="#ff56cc"/>
                              <v:stroke color="black" joinstyle="round" endcap="flat"/>
                              <w10:wrap type="topAndBottom"/>
                            </v:shape>
                          </v:group>
                        </w:pict>
                        <w:t xml:space="preserve">Figura </w:t>
                      </w:r>
                      <w:r>
                        <w:rPr/>
                        <w:fldChar w:fldCharType="begin"/>
                      </w:r>
                      <w:r>
                        <w:rPr/>
                        <w:instrText xml:space="preserve"> SEQ Figura \* ARABIC </w:instrText>
                      </w:r>
                      <w:r>
                        <w:rPr/>
                        <w:fldChar w:fldCharType="separate"/>
                      </w:r>
                      <w:r>
                        <w:rPr/>
                        <w:t>13</w:t>
                      </w:r>
                      <w:r>
                        <w:rPr/>
                        <w:fldChar w:fldCharType="end"/>
                      </w:r>
                      <w:r>
                        <w:rPr/>
                        <w:t xml:space="preserve">: </w:t>
                      </w:r>
                      <w:r>
                        <w:rPr/>
                        <w:t>Evolução do instinto à sabedoria: aspectos pertinentes ao desenvolvimento humano.</w:t>
                      </w:r>
                    </w:p>
                  </w:txbxContent>
                </v:textbox>
                <w10:wrap type="topAndBottom"/>
              </v:rect>
            </w:pict>
          </mc:Fallback>
        </mc:AlternateContent>
      </w:r>
      <w:r>
        <mc:AlternateContent>
          <mc:Choice Requires="wpg">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715760" cy="3663950"/>
                <wp:effectExtent l="0" t="0" r="0" b="0"/>
                <wp:wrapTopAndBottom/>
                <wp:docPr id="59" name="Objeto de grupo 1"/>
                <a:graphic xmlns:a="http://schemas.openxmlformats.org/drawingml/2006/main">
                  <a:graphicData uri="http://schemas.microsoft.com/office/word/2010/wordprocessingGroup">
                    <wpg:wgp>
                      <wpg:cNvGrpSpPr/>
                      <wpg:grpSpPr>
                        <a:xfrm>
                          <a:off x="0" y="0"/>
                          <a:ext cx="6715800" cy="3664080"/>
                          <a:chOff x="0" y="0"/>
                          <a:chExt cx="6715800" cy="3664080"/>
                        </a:xfrm>
                      </wpg:grpSpPr>
                      <pic:pic xmlns:pic="http://schemas.openxmlformats.org/drawingml/2006/picture">
                        <pic:nvPicPr>
                          <pic:cNvPr id="60" name="Tabela 2" descr=""/>
                          <pic:cNvPicPr/>
                        </pic:nvPicPr>
                        <pic:blipFill>
                          <a:blip r:embed="rId45"/>
                          <a:stretch/>
                        </pic:blipFill>
                        <pic:spPr>
                          <a:xfrm>
                            <a:off x="0" y="0"/>
                            <a:ext cx="6715800" cy="2905200"/>
                          </a:xfrm>
                          <a:prstGeom prst="rect">
                            <a:avLst/>
                          </a:prstGeom>
                          <a:noFill/>
                          <a:ln w="0">
                            <a:noFill/>
                          </a:ln>
                        </pic:spPr>
                      </pic:pic>
                      <wps:wsp>
                        <wps:cNvPr id="61" name="Raio 17"/>
                        <wps:cNvSpPr/>
                        <wps:spPr>
                          <a:xfrm>
                            <a:off x="453960" y="1946160"/>
                            <a:ext cx="750600" cy="396720"/>
                          </a:xfrm>
                          <a:prstGeom prst="lightningBolt">
                            <a:avLst/>
                          </a:prstGeom>
                          <a:solidFill>
                            <a:srgbClr val="5b9bd5"/>
                          </a:solidFill>
                          <a:ln w="12600">
                            <a:solidFill>
                              <a:srgbClr val="43729d"/>
                            </a:solidFill>
                            <a:miter/>
                          </a:ln>
                        </wps:spPr>
                        <wps:style>
                          <a:lnRef idx="0"/>
                          <a:fillRef idx="0"/>
                          <a:effectRef idx="0"/>
                          <a:fontRef idx="minor"/>
                        </wps:style>
                        <wps:bodyPr/>
                      </wps:wsp>
                      <wps:wsp>
                        <wps:cNvPr id="62" name="Raio 15"/>
                        <wps:cNvSpPr/>
                        <wps:spPr>
                          <a:xfrm flipV="1">
                            <a:off x="453960" y="786240"/>
                            <a:ext cx="750600" cy="402120"/>
                          </a:xfrm>
                          <a:prstGeom prst="lightningBolt">
                            <a:avLst/>
                          </a:prstGeom>
                          <a:solidFill>
                            <a:srgbClr val="5b9bd5"/>
                          </a:solidFill>
                          <a:ln w="12600">
                            <a:solidFill>
                              <a:srgbClr val="43729d"/>
                            </a:solidFill>
                            <a:miter/>
                          </a:ln>
                        </wps:spPr>
                        <wps:style>
                          <a:lnRef idx="0"/>
                          <a:fillRef idx="0"/>
                          <a:effectRef idx="0"/>
                          <a:fontRef idx="minor"/>
                        </wps:style>
                        <wps:bodyPr/>
                      </wps:wsp>
                      <wps:wsp>
                        <wps:cNvSpPr txBox="1"/>
                        <wps:spPr>
                          <a:xfrm>
                            <a:off x="1059840" y="2905200"/>
                            <a:ext cx="3404880" cy="435600"/>
                          </a:xfrm>
                          <a:prstGeom prst="rect">
                            <a:avLst/>
                          </a:prstGeom>
                          <a:solidFill>
                            <a:srgbClr val="81d41a"/>
                          </a:solidFill>
                          <a:ln w="0">
                            <a:noFill/>
                          </a:ln>
                        </wps:spPr>
                        <wps:txbx>
                          <w:txbxContent>
                            <w:p>
                              <w:pPr>
                                <w:bidi w:val="0"/>
                                <w:spacing w:before="0" w:after="0" w:lineRule="auto" w:line="240"/>
                                <w:ind w:left="0" w:right="0" w:hanging="0"/>
                                <w:jc w:val="center"/>
                                <w:rPr/>
                              </w:pPr>
                              <w:r>
                                <w:rPr>
                                  <w:sz w:val="28"/>
                                  <w:b w:val="false"/>
                                  <w:u w:val="none"/>
                                  <w:dstrike w:val="false"/>
                                  <w:strike w:val="false"/>
                                  <w:i w:val="false"/>
                                  <w:outline w:val="false"/>
                                  <w:shadow w:val="false"/>
                                  <w:kern w:val="2"/>
                                  <w:szCs w:val="28"/>
                                  <w:bCs w:val="false"/>
                                  <w:iCs w:val="false"/>
                                  <w:em w:val="none"/>
                                  <w:emboss w:val="false"/>
                                  <w:imprint w:val="false"/>
                                  <w:smallCaps w:val="false"/>
                                  <w:caps w:val="false"/>
                                  <w:rFonts w:ascii="Liberation Sans" w:hAnsi="Liberation Sans" w:eastAsia="Microsoft YaHei" w:cs="Mangal"/>
                                  <w:color w:val="auto"/>
                                </w:rPr>
                                <w:t xml:space="preserve">Espiação e Provas </w:t>
                              </w:r>
                            </w:p>
                          </w:txbxContent>
                        </wps:txbx>
                        <wps:bodyPr wrap="square" lIns="90000" rIns="90000" tIns="45000" bIns="45000" anchor="t">
                          <a:noAutofit/>
                        </wps:bodyPr>
                      </wps:wsp>
                      <wps:wsp>
                        <wps:cNvSpPr txBox="1"/>
                        <wps:spPr>
                          <a:xfrm>
                            <a:off x="4464720" y="2905200"/>
                            <a:ext cx="1134000" cy="758880"/>
                          </a:xfrm>
                          <a:prstGeom prst="rect">
                            <a:avLst/>
                          </a:prstGeom>
                          <a:solidFill>
                            <a:srgbClr val="d4ea6b"/>
                          </a:solidFill>
                          <a:ln w="0">
                            <a:noFill/>
                          </a:ln>
                        </wps:spPr>
                        <wps:txbx>
                          <w:txbxContent>
                            <w:p>
                              <w:pPr>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ascii="Liberation Sans" w:hAnsi="Liberation Sans" w:eastAsia="Microsoft YaHei" w:cs="Mangal"/>
                                  <w:color w:val="auto"/>
                                </w:rPr>
                                <w:t>Regeneração</w:t>
                              </w:r>
                            </w:p>
                          </w:txbxContent>
                        </wps:txbx>
                        <wps:bodyPr wrap="square" lIns="90000" rIns="90000" tIns="45000" bIns="45000" anchor="t">
                          <a:noAutofit/>
                        </wps:bodyPr>
                      </wps:wsp>
                      <wps:wsp>
                        <wps:cNvSpPr txBox="1"/>
                        <wps:spPr>
                          <a:xfrm>
                            <a:off x="5598720" y="2905200"/>
                            <a:ext cx="1117080" cy="435600"/>
                          </a:xfrm>
                          <a:prstGeom prst="rect">
                            <a:avLst/>
                          </a:prstGeom>
                          <a:solidFill>
                            <a:srgbClr val="e8f2a1"/>
                          </a:solidFill>
                          <a:ln w="0">
                            <a:noFill/>
                          </a:ln>
                        </wps:spPr>
                        <wps:txbx>
                          <w:txbxContent>
                            <w:p>
                              <w:pPr>
                                <w:bidi w:val="0"/>
                                <w:spacing w:before="0" w:after="0" w:lineRule="auto" w:line="240"/>
                                <w:ind w:left="0" w:right="0" w:hanging="0"/>
                                <w:jc w:val="center"/>
                                <w:rPr/>
                              </w:pPr>
                              <w:r>
                                <w:rPr>
                                  <w:sz w:val="28"/>
                                  <w:b w:val="false"/>
                                  <w:u w:val="none"/>
                                  <w:dstrike w:val="false"/>
                                  <w:strike w:val="false"/>
                                  <w:i w:val="false"/>
                                  <w:outline w:val="false"/>
                                  <w:shadow w:val="false"/>
                                  <w:kern w:val="2"/>
                                  <w:szCs w:val="28"/>
                                  <w:bCs w:val="false"/>
                                  <w:iCs w:val="false"/>
                                  <w:em w:val="none"/>
                                  <w:emboss w:val="false"/>
                                  <w:imprint w:val="false"/>
                                  <w:smallCaps w:val="false"/>
                                  <w:caps w:val="false"/>
                                  <w:rFonts w:ascii="Liberation Sans" w:hAnsi="Liberation Sans" w:eastAsia="Microsoft YaHei" w:cs="Mangal"/>
                                  <w:color w:val="auto"/>
                                </w:rPr>
                                <w:t>Ditosos</w:t>
                              </w:r>
                            </w:p>
                          </w:txbxContent>
                        </wps:txbx>
                        <wps:bodyPr wrap="square" lIns="90000" rIns="90000" tIns="45000" bIns="45000" anchor="t">
                          <a:noAutofit/>
                        </wps:bodyPr>
                      </wps:wsp>
                      <wps:wsp>
                        <wps:cNvSpPr txBox="1"/>
                        <wps:spPr>
                          <a:xfrm>
                            <a:off x="28440" y="2905200"/>
                            <a:ext cx="1031400" cy="758880"/>
                          </a:xfrm>
                          <a:prstGeom prst="rect">
                            <a:avLst/>
                          </a:prstGeom>
                          <a:solidFill>
                            <a:srgbClr val="00a933"/>
                          </a:solidFill>
                          <a:ln w="0">
                            <a:noFill/>
                          </a:ln>
                        </wps:spPr>
                        <wps:txbx>
                          <w:txbxContent>
                            <w:p>
                              <w:pPr>
                                <w:bidi w:val="0"/>
                                <w:spacing w:before="0" w:after="0" w:lineRule="auto" w:line="240"/>
                                <w:ind w:left="0" w:right="0" w:hanging="0"/>
                                <w:jc w:val="center"/>
                                <w:rPr/>
                              </w:pPr>
                              <w:r>
                                <w:rPr>
                                  <w:sz w:val="28"/>
                                  <w:b/>
                                  <w:u w:val="none"/>
                                  <w:dstrike w:val="false"/>
                                  <w:strike w:val="false"/>
                                  <w:i w:val="false"/>
                                  <w:outline w:val="false"/>
                                  <w:shadow w:val="false"/>
                                  <w:kern w:val="2"/>
                                  <w:szCs w:val="28"/>
                                  <w:bCs w:val="false"/>
                                  <w:iCs w:val="false"/>
                                  <w:em w:val="none"/>
                                  <w:emboss w:val="false"/>
                                  <w:imprint w:val="false"/>
                                  <w:smallCaps w:val="false"/>
                                  <w:caps w:val="false"/>
                                  <w:rFonts w:ascii="Liberation Sans" w:hAnsi="Liberation Sans" w:eastAsia="Microsoft YaHei" w:cs="Mangal"/>
                                  <w:color w:val="auto"/>
                                </w:rPr>
                                <w:t>MUNDOS:</w:t>
                              </w:r>
                            </w:p>
                          </w:txbxContent>
                        </wps:txbx>
                        <wps:bodyPr wrap="square" lIns="90000" rIns="90000" tIns="45000" bIns="45000" anchor="t">
                          <a:noAutofit/>
                        </wps:bodyPr>
                      </wps:wsp>
                    </wpg:wgp>
                  </a:graphicData>
                </a:graphic>
              </wp:anchor>
            </w:drawing>
          </mc:Choice>
          <mc:Fallback>
            <w:pict>
              <v:group id="shape_0" alt="Objeto de grupo 1" style="position:absolute;margin-left:0pt;margin-top:0pt;width:528.8pt;height:288.5pt" coordorigin="0,0" coordsize="10576,5770">
                <v:shape id="shape_0" ID="Tabela 2" stroked="f" o:allowincell="f" style="position:absolute;left:0;top:0;width:10575;height:4574;mso-wrap-style:none;v-text-anchor:middle;mso-position-horizontal:center;mso-position-vertical:top" type="_x0000_t75">
                  <v:imagedata r:id="rId46" o:detectmouseclick="t"/>
                  <v:stroke color="#3465a4" joinstyle="round" endcap="flat"/>
                  <w10:wrap type="topAndBottom"/>
                </v:shape>
                <v:shape id="shape_0" ID="Raio 17" path="m8472,0l12860,6080l11050,6797l16577,12007l14767,12877l21600,21600l10012,14915l12222,13987l5022,9705l7602,8382l0,3890xe" fillcolor="#5b9bd5" stroked="t" o:allowincell="f" style="position:absolute;left:715;top:3065;width:1181;height:624;mso-wrap-style:none;v-text-anchor:middle;mso-position-horizontal:center;mso-position-vertical:top" type="_x0000_t73">
                  <v:fill o:detectmouseclick="t" type="solid" color2="#a4642a"/>
                  <v:stroke color="#43729d" weight="12600" joinstyle="miter" endcap="flat"/>
                  <w10:wrap type="topAndBottom"/>
                </v:shape>
                <v:shape id="shape_0" ID="Raio 15" path="m8472,0l12860,6080l11050,6797l16577,12007l14767,12877l21600,21600l10012,14915l12222,13987l5022,9705l7602,8382l0,3890xe" fillcolor="#5b9bd5" stroked="t" o:allowincell="f" style="position:absolute;left:715;top:1238;width:1181;height:632;flip:y;mso-wrap-style:none;v-text-anchor:middle;mso-position-horizontal:center;mso-position-vertical:top" type="_x0000_t73">
                  <v:fill o:detectmouseclick="t" type="solid" color2="#a4642a"/>
                  <v:stroke color="#43729d" weight="12600" joinstyle="miter" endcap="flat"/>
                  <w10:wrap type="topAndBottom"/>
                </v:shape>
                <v:shape id="shape_0" fillcolor="#81d41a" stroked="f" o:allowincell="f" style="position:absolute;left:1669;top:4575;width:5361;height:685;mso-wrap-style:square;v-text-anchor:top;mso-position-horizontal:center;mso-position-vertical:top" type="_x0000_t202">
                  <v:textbox>
                    <w:txbxContent>
                      <w:p>
                        <w:pPr>
                          <w:bidi w:val="0"/>
                          <w:spacing w:before="0" w:after="0" w:lineRule="auto" w:line="240"/>
                          <w:ind w:left="0" w:right="0" w:hanging="0"/>
                          <w:jc w:val="center"/>
                          <w:rPr/>
                        </w:pPr>
                        <w:r>
                          <w:rPr>
                            <w:sz w:val="28"/>
                            <w:b w:val="false"/>
                            <w:u w:val="none"/>
                            <w:dstrike w:val="false"/>
                            <w:strike w:val="false"/>
                            <w:i w:val="false"/>
                            <w:outline w:val="false"/>
                            <w:shadow w:val="false"/>
                            <w:kern w:val="2"/>
                            <w:szCs w:val="28"/>
                            <w:bCs w:val="false"/>
                            <w:iCs w:val="false"/>
                            <w:em w:val="none"/>
                            <w:emboss w:val="false"/>
                            <w:imprint w:val="false"/>
                            <w:smallCaps w:val="false"/>
                            <w:caps w:val="false"/>
                            <w:rFonts w:ascii="Liberation Sans" w:hAnsi="Liberation Sans" w:eastAsia="Microsoft YaHei" w:cs="Mangal"/>
                            <w:color w:val="auto"/>
                          </w:rPr>
                          <w:t xml:space="preserve">Espiação e Provas </w:t>
                        </w:r>
                      </w:p>
                    </w:txbxContent>
                  </v:textbox>
                  <v:fill o:detectmouseclick="t" type="solid" color2="#7e2be5"/>
                  <v:stroke color="#3465a4" joinstyle="round" endcap="flat"/>
                  <w10:wrap type="topAndBottom"/>
                </v:shape>
                <v:shape id="shape_0" fillcolor="#d4ea6b" stroked="f" o:allowincell="f" style="position:absolute;left:7031;top:4575;width:1785;height:1194;mso-wrap-style:square;v-text-anchor:top;mso-position-horizontal:center;mso-position-vertical:top" type="_x0000_t202">
                  <v:textbox>
                    <w:txbxContent>
                      <w:p>
                        <w:pPr>
                          <w:bidi w:val="0"/>
                          <w:spacing w:before="0" w:after="0" w:lineRule="auto" w:line="240"/>
                          <w:ind w:left="0" w:right="0" w:hanging="0"/>
                          <w:jc w:val="center"/>
                          <w:rPr/>
                        </w:pPr>
                        <w:r>
                          <w:rPr>
                            <w:sz w:val="24"/>
                            <w:b w:val="false"/>
                            <w:u w:val="none"/>
                            <w:dstrike w:val="false"/>
                            <w:strike w:val="false"/>
                            <w:i w:val="false"/>
                            <w:outline w:val="false"/>
                            <w:shadow w:val="false"/>
                            <w:kern w:val="2"/>
                            <w:szCs w:val="24"/>
                            <w:bCs w:val="false"/>
                            <w:iCs w:val="false"/>
                            <w:em w:val="none"/>
                            <w:emboss w:val="false"/>
                            <w:imprint w:val="false"/>
                            <w:smallCaps w:val="false"/>
                            <w:caps w:val="false"/>
                            <w:rFonts w:ascii="Liberation Sans" w:hAnsi="Liberation Sans" w:eastAsia="Microsoft YaHei" w:cs="Mangal"/>
                            <w:color w:val="auto"/>
                          </w:rPr>
                          <w:t>Regeneração</w:t>
                        </w:r>
                      </w:p>
                    </w:txbxContent>
                  </v:textbox>
                  <v:fill o:detectmouseclick="t" type="solid" color2="#2b1594"/>
                  <v:stroke color="black" joinstyle="round" endcap="flat"/>
                  <w10:wrap type="topAndBottom"/>
                </v:shape>
                <v:shape id="shape_0" fillcolor="#e8f2a1" stroked="f" o:allowincell="f" style="position:absolute;left:8817;top:4575;width:1758;height:685;mso-wrap-style:square;v-text-anchor:top;mso-position-horizontal:center;mso-position-vertical:top" type="_x0000_t202">
                  <v:textbox>
                    <w:txbxContent>
                      <w:p>
                        <w:pPr>
                          <w:bidi w:val="0"/>
                          <w:spacing w:before="0" w:after="0" w:lineRule="auto" w:line="240"/>
                          <w:ind w:left="0" w:right="0" w:hanging="0"/>
                          <w:jc w:val="center"/>
                          <w:rPr/>
                        </w:pPr>
                        <w:r>
                          <w:rPr>
                            <w:sz w:val="28"/>
                            <w:b w:val="false"/>
                            <w:u w:val="none"/>
                            <w:dstrike w:val="false"/>
                            <w:strike w:val="false"/>
                            <w:i w:val="false"/>
                            <w:outline w:val="false"/>
                            <w:shadow w:val="false"/>
                            <w:kern w:val="2"/>
                            <w:szCs w:val="28"/>
                            <w:bCs w:val="false"/>
                            <w:iCs w:val="false"/>
                            <w:em w:val="none"/>
                            <w:emboss w:val="false"/>
                            <w:imprint w:val="false"/>
                            <w:smallCaps w:val="false"/>
                            <w:caps w:val="false"/>
                            <w:rFonts w:ascii="Liberation Sans" w:hAnsi="Liberation Sans" w:eastAsia="Microsoft YaHei" w:cs="Mangal"/>
                            <w:color w:val="auto"/>
                          </w:rPr>
                          <w:t>Ditosos</w:t>
                        </w:r>
                      </w:p>
                    </w:txbxContent>
                  </v:textbox>
                  <v:fill o:detectmouseclick="t" type="solid" color2="#170d5e"/>
                  <v:stroke color="black" joinstyle="round" endcap="flat"/>
                  <w10:wrap type="topAndBottom"/>
                </v:shape>
                <v:shape id="shape_0" fillcolor="#00a933" stroked="f" o:allowincell="f" style="position:absolute;left:45;top:4575;width:1623;height:1194;mso-wrap-style:square;v-text-anchor:top;mso-position-horizontal:center;mso-position-vertical:top" type="_x0000_t202">
                  <v:textbox>
                    <w:txbxContent>
                      <w:p>
                        <w:pPr>
                          <w:bidi w:val="0"/>
                          <w:spacing w:before="0" w:after="0" w:lineRule="auto" w:line="240"/>
                          <w:ind w:left="0" w:right="0" w:hanging="0"/>
                          <w:jc w:val="center"/>
                          <w:rPr/>
                        </w:pPr>
                        <w:r>
                          <w:rPr>
                            <w:sz w:val="28"/>
                            <w:b/>
                            <w:u w:val="none"/>
                            <w:dstrike w:val="false"/>
                            <w:strike w:val="false"/>
                            <w:i w:val="false"/>
                            <w:outline w:val="false"/>
                            <w:shadow w:val="false"/>
                            <w:kern w:val="2"/>
                            <w:szCs w:val="28"/>
                            <w:bCs w:val="false"/>
                            <w:iCs w:val="false"/>
                            <w:em w:val="none"/>
                            <w:emboss w:val="false"/>
                            <w:imprint w:val="false"/>
                            <w:smallCaps w:val="false"/>
                            <w:caps w:val="false"/>
                            <w:rFonts w:ascii="Liberation Sans" w:hAnsi="Liberation Sans" w:eastAsia="Microsoft YaHei" w:cs="Mangal"/>
                            <w:color w:val="auto"/>
                          </w:rPr>
                          <w:t>MUNDOS:</w:t>
                        </w:r>
                      </w:p>
                    </w:txbxContent>
                  </v:textbox>
                  <v:fill o:detectmouseclick="t" type="solid" color2="#ff56cc"/>
                  <v:stroke color="black" joinstyle="round" endcap="flat"/>
                  <w10:wrap type="topAndBottom"/>
                </v:shape>
              </v:group>
            </w:pict>
          </mc:Fallback>
        </mc:AlternateContent>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r>
        <w:rPr>
          <w:sz w:val="24"/>
          <w:szCs w:val="24"/>
        </w:rPr>
      </w:r>
    </w:p>
    <w:p>
      <w:pPr>
        <w:pStyle w:val="Normal"/>
        <w:spacing w:before="0" w:after="0"/>
        <w:contextualSpacing/>
        <w:jc w:val="both"/>
        <w:rPr>
          <w:rFonts w:ascii="Liberation Serif" w:hAnsi="Liberation Serif"/>
          <w:sz w:val="24"/>
          <w:szCs w:val="24"/>
        </w:rPr>
      </w:pPr>
      <w:del w:id="1671" w:author="Autor desconhecido" w:date="2024-05-14T14:12:24Z">
        <w:r>
          <w:rPr>
            <w:sz w:val="24"/>
            <w:szCs w:val="24"/>
          </w:rPr>
          <w:delText>Fig. 1: Aspectos pertinentes ao desenvolvimento humano</w:delText>
        </w:r>
      </w:del>
    </w:p>
    <w:p>
      <w:pPr>
        <w:pStyle w:val="Normal"/>
        <w:spacing w:before="0" w:after="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t xml:space="preserve">O quadro da figura </w:t>
      </w:r>
      <w:del w:id="1672" w:author="Autor desconhecido" w:date="2024-05-14T14:14:31Z">
        <w:r>
          <w:rPr>
            <w:sz w:val="24"/>
            <w:szCs w:val="24"/>
          </w:rPr>
          <w:delText>1</w:delText>
        </w:r>
      </w:del>
      <w:ins w:id="1673" w:author="Autor desconhecido" w:date="2024-05-14T14:15:00Z">
        <w:r>
          <w:rPr>
            <w:sz w:val="24"/>
            <w:szCs w:val="24"/>
          </w:rPr>
          <w:fldChar w:fldCharType="begin"/>
        </w:r>
        <w:r>
          <w:rPr>
            <w:sz w:val="24"/>
            <w:szCs w:val="24"/>
          </w:rPr>
          <w:instrText xml:space="preserve"> REF Ref_Figura12_number_only \h </w:instrText>
        </w:r>
        <w:r>
          <w:rPr>
            <w:sz w:val="24"/>
            <w:szCs w:val="24"/>
          </w:rPr>
          <w:fldChar w:fldCharType="separate"/>
        </w:r>
        <w:r>
          <w:rPr>
            <w:sz w:val="24"/>
            <w:szCs w:val="24"/>
          </w:rPr>
          <w:t>13</w:t>
        </w:r>
        <w:r>
          <w:rPr>
            <w:sz w:val="24"/>
            <w:szCs w:val="24"/>
          </w:rPr>
          <w:fldChar w:fldCharType="end"/>
        </w:r>
      </w:ins>
      <w:r>
        <w:rPr>
          <w:sz w:val="24"/>
          <w:szCs w:val="24"/>
        </w:rPr>
        <w:t xml:space="preserve"> apresenta </w:t>
      </w:r>
      <w:r>
        <w:rPr>
          <w:sz w:val="24"/>
          <w:szCs w:val="24"/>
        </w:rPr>
        <w:t xml:space="preserve">uma visão </w:t>
      </w:r>
      <w:r>
        <w:rPr>
          <w:sz w:val="24"/>
          <w:szCs w:val="24"/>
        </w:rPr>
        <w:t>d</w:t>
      </w:r>
      <w:r>
        <w:rPr>
          <w:sz w:val="24"/>
          <w:szCs w:val="24"/>
        </w:rPr>
        <w:t>o desenvolvimento humano em algumas fases, de forma a facilitar a compreensão de nossa linha de pensamento e organizar a abordagem que conectam a percepção de interações físicas, razão, instinto, sentimentos e características do mundo, meio ambiente onde estão inseridos.</w:t>
      </w:r>
    </w:p>
    <w:p>
      <w:pPr>
        <w:pStyle w:val="Normal"/>
        <w:spacing w:before="0" w:after="0"/>
        <w:ind w:firstLine="850" w:left="0" w:right="0"/>
        <w:contextualSpacing/>
        <w:jc w:val="both"/>
        <w:rPr>
          <w:rFonts w:ascii="Liberation Serif" w:hAnsi="Liberation Serif"/>
          <w:sz w:val="24"/>
          <w:szCs w:val="24"/>
        </w:rPr>
      </w:pPr>
      <w:r>
        <w:rPr>
          <w:sz w:val="24"/>
          <w:szCs w:val="24"/>
        </w:rPr>
        <w:t>Partimos</w:t>
      </w:r>
      <w:del w:id="1674" w:author="Autor desconhecido" w:date="2024-05-14T14:15:47Z">
        <w:r>
          <w:rPr>
            <w:sz w:val="24"/>
            <w:szCs w:val="24"/>
          </w:rPr>
          <w:delText>,</w:delText>
        </w:r>
      </w:del>
      <w:r>
        <w:rPr>
          <w:sz w:val="24"/>
          <w:szCs w:val="24"/>
        </w:rPr>
        <w:t xml:space="preserve"> para essa análise</w:t>
      </w:r>
      <w:del w:id="1675" w:author="Autor desconhecido" w:date="2024-05-14T14:15:50Z">
        <w:r>
          <w:rPr>
            <w:sz w:val="24"/>
            <w:szCs w:val="24"/>
          </w:rPr>
          <w:delText>,</w:delText>
        </w:r>
      </w:del>
      <w:r>
        <w:rPr>
          <w:sz w:val="24"/>
          <w:szCs w:val="24"/>
        </w:rPr>
        <w:t xml:space="preserve"> considerando como ponto de partida</w:t>
      </w:r>
      <w:del w:id="1676" w:author="Autor desconhecido" w:date="2024-05-14T14:16:03Z">
        <w:r>
          <w:rPr>
            <w:sz w:val="24"/>
            <w:szCs w:val="24"/>
          </w:rPr>
          <w:delText>,</w:delText>
        </w:r>
      </w:del>
      <w:r>
        <w:rPr>
          <w:sz w:val="24"/>
          <w:szCs w:val="24"/>
        </w:rPr>
        <w:t xml:space="preserve"> o momento que passamos a utilizar a razão </w:t>
      </w:r>
      <w:r>
        <w:rPr>
          <w:sz w:val="24"/>
          <w:szCs w:val="24"/>
        </w:rPr>
        <w:t>e o sentimento</w:t>
      </w:r>
      <w:r>
        <w:rPr>
          <w:sz w:val="24"/>
          <w:szCs w:val="24"/>
        </w:rPr>
        <w:t>.</w:t>
      </w:r>
    </w:p>
    <w:p>
      <w:pPr>
        <w:pStyle w:val="Normal"/>
        <w:spacing w:before="0" w:after="0"/>
        <w:ind w:firstLine="850" w:left="0" w:right="0"/>
        <w:contextualSpacing/>
        <w:jc w:val="both"/>
        <w:rPr>
          <w:rFonts w:ascii="Liberation Serif" w:hAnsi="Liberation Serif"/>
          <w:sz w:val="24"/>
          <w:szCs w:val="24"/>
          <w:del w:id="1679" w:author="Autor desconhecido" w:date="2024-06-13T14:17:05Z"/>
        </w:rPr>
      </w:pPr>
      <w:r>
        <w:rPr>
          <w:sz w:val="24"/>
          <w:szCs w:val="24"/>
        </w:rPr>
        <w:t>Assim</w:t>
      </w:r>
      <w:del w:id="1677" w:author="Autor desconhecido" w:date="2024-05-14T14:16:22Z">
        <w:r>
          <w:rPr>
            <w:sz w:val="24"/>
            <w:szCs w:val="24"/>
          </w:rPr>
          <w:delText>,</w:delText>
        </w:r>
      </w:del>
      <w:r>
        <w:rPr>
          <w:sz w:val="24"/>
          <w:szCs w:val="24"/>
        </w:rPr>
        <w:t xml:space="preserve"> vinhamos como animais inferiores desenvolvendo a “máquina” animal, orientadas pelos algoritmos do Instinto com sua dose de inteligência rudimentar, </w:t>
      </w:r>
      <w:r>
        <w:rPr>
          <w:sz w:val="24"/>
          <w:szCs w:val="24"/>
        </w:rPr>
        <w:t xml:space="preserve">que </w:t>
      </w:r>
      <w:r>
        <w:rPr>
          <w:sz w:val="24"/>
          <w:szCs w:val="24"/>
        </w:rPr>
        <w:t>caminhava</w:t>
      </w:r>
      <w:r>
        <w:rPr>
          <w:sz w:val="24"/>
          <w:szCs w:val="24"/>
        </w:rPr>
        <w:t xml:space="preserve"> “muito bem obrigado”, </w:t>
      </w:r>
      <w:r>
        <w:rPr>
          <w:sz w:val="24"/>
          <w:szCs w:val="24"/>
        </w:rPr>
        <w:t>quando</w:t>
      </w:r>
      <w:del w:id="1678" w:author="Autor desconhecido" w:date="2024-05-14T14:17:13Z">
        <w:r>
          <w:rPr>
            <w:sz w:val="24"/>
            <w:szCs w:val="24"/>
          </w:rPr>
          <w:delText>,</w:delText>
        </w:r>
      </w:del>
      <w:r>
        <w:rPr>
          <w:sz w:val="24"/>
          <w:szCs w:val="24"/>
        </w:rPr>
        <w:t xml:space="preserve"> em algum momento, acendeu a “luzinha” da </w:t>
      </w:r>
      <w:r>
        <w:rPr>
          <w:b/>
          <w:bCs/>
          <w:sz w:val="24"/>
          <w:szCs w:val="24"/>
        </w:rPr>
        <w:t>razão</w:t>
      </w:r>
      <w:r>
        <w:rPr>
          <w:sz w:val="24"/>
          <w:szCs w:val="24"/>
        </w:rPr>
        <w:t xml:space="preserve">, </w:t>
      </w:r>
      <w:r>
        <w:rPr>
          <w:sz w:val="24"/>
          <w:szCs w:val="24"/>
        </w:rPr>
        <w:t xml:space="preserve">do </w:t>
      </w:r>
      <w:r>
        <w:rPr>
          <w:b/>
          <w:bCs/>
          <w:sz w:val="24"/>
          <w:szCs w:val="24"/>
        </w:rPr>
        <w:t xml:space="preserve">sentimento </w:t>
      </w:r>
      <w:r>
        <w:rPr>
          <w:sz w:val="24"/>
          <w:szCs w:val="24"/>
        </w:rPr>
        <w:t xml:space="preserve">e da </w:t>
      </w:r>
      <w:r>
        <w:rPr>
          <w:b/>
          <w:bCs/>
          <w:sz w:val="24"/>
          <w:szCs w:val="24"/>
        </w:rPr>
        <w:t>consciência.</w:t>
      </w:r>
    </w:p>
    <w:p>
      <w:pPr>
        <w:pStyle w:val="Normal"/>
        <w:spacing w:lineRule="auto" w:line="240"/>
        <w:ind w:firstLine="850" w:left="0" w:right="0"/>
        <w:jc w:val="both"/>
        <w:rPr>
          <w:rFonts w:ascii="Liberation Serif" w:hAnsi="Liberation Serif"/>
          <w:sz w:val="24"/>
          <w:szCs w:val="24"/>
        </w:rPr>
      </w:pPr>
      <w:r>
        <w:rPr>
          <w:sz w:val="24"/>
          <w:szCs w:val="24"/>
        </w:rPr>
      </w:r>
    </w:p>
    <w:p>
      <w:pPr>
        <w:pStyle w:val="Normal"/>
        <w:spacing w:before="0" w:after="0"/>
        <w:ind w:firstLine="737" w:left="0" w:right="0"/>
        <w:contextualSpacing/>
        <w:jc w:val="both"/>
        <w:rPr>
          <w:rFonts w:ascii="Liberation Serif" w:hAnsi="Liberation Serif"/>
          <w:sz w:val="24"/>
          <w:szCs w:val="24"/>
        </w:rPr>
      </w:pPr>
      <w:r>
        <w:rPr>
          <w:sz w:val="24"/>
          <w:szCs w:val="24"/>
        </w:rPr>
        <w:t>Entretanto</w:t>
      </w:r>
      <w:del w:id="1680" w:author="Autor desconhecido" w:date="2024-06-13T14:16:59Z">
        <w:r>
          <w:rPr>
            <w:sz w:val="24"/>
            <w:szCs w:val="24"/>
          </w:rPr>
          <w:delText>,</w:delText>
        </w:r>
      </w:del>
      <w:r>
        <w:rPr>
          <w:sz w:val="24"/>
          <w:szCs w:val="24"/>
        </w:rPr>
        <w:t xml:space="preserve"> podemos estabelecer alguns indicadores que nos possam auxiliar </w:t>
      </w:r>
      <w:r>
        <w:rPr>
          <w:sz w:val="24"/>
          <w:szCs w:val="24"/>
        </w:rPr>
        <w:t xml:space="preserve">a </w:t>
      </w:r>
      <w:r>
        <w:rPr>
          <w:sz w:val="24"/>
          <w:szCs w:val="24"/>
        </w:rPr>
        <w:t xml:space="preserve">identificar </w:t>
      </w:r>
      <w:r>
        <w:rPr>
          <w:sz w:val="24"/>
          <w:szCs w:val="24"/>
        </w:rPr>
        <w:t xml:space="preserve">e </w:t>
      </w:r>
      <w:r>
        <w:rPr>
          <w:sz w:val="24"/>
          <w:szCs w:val="24"/>
        </w:rPr>
        <w:t>diferenciar esses aspectos animais e humanos.</w:t>
      </w:r>
    </w:p>
    <w:p>
      <w:pPr>
        <w:pStyle w:val="Normal"/>
        <w:spacing w:before="0" w:after="0"/>
        <w:ind w:firstLine="737" w:left="0" w:right="0"/>
        <w:contextualSpacing/>
        <w:jc w:val="both"/>
        <w:rPr>
          <w:rFonts w:ascii="Liberation Serif" w:hAnsi="Liberation Serif"/>
          <w:sz w:val="24"/>
          <w:szCs w:val="24"/>
        </w:rPr>
      </w:pPr>
      <w:r>
        <w:rPr>
          <w:sz w:val="24"/>
          <w:szCs w:val="24"/>
        </w:rPr>
        <w:t xml:space="preserve">Considerando o </w:t>
      </w:r>
      <w:r>
        <w:rPr>
          <w:b/>
          <w:bCs/>
          <w:sz w:val="24"/>
          <w:szCs w:val="24"/>
        </w:rPr>
        <w:t>Instinto</w:t>
      </w:r>
      <w:r>
        <w:rPr>
          <w:sz w:val="24"/>
          <w:szCs w:val="24"/>
        </w:rPr>
        <w:t xml:space="preserve"> como um </w:t>
      </w:r>
      <w:r>
        <w:rPr>
          <w:sz w:val="24"/>
          <w:szCs w:val="24"/>
        </w:rPr>
        <w:t xml:space="preserve">atributo animal, que se desenvolveu junto com as espécies ao longo de milhões de anos, podemos dizer que ele se mostra plenamente instaurado </w:t>
      </w:r>
      <w:r>
        <w:rPr>
          <w:sz w:val="24"/>
          <w:szCs w:val="24"/>
        </w:rPr>
        <w:t>e bem desenvolvido</w:t>
      </w:r>
      <w:r>
        <w:rPr>
          <w:sz w:val="24"/>
          <w:szCs w:val="24"/>
        </w:rPr>
        <w:t xml:space="preserve"> com a finalidade de preservar e proteger as espécies, tendendo a perpetuar a sobrevivência de </w:t>
      </w:r>
      <w:r>
        <w:rPr>
          <w:sz w:val="24"/>
          <w:szCs w:val="24"/>
        </w:rPr>
        <w:t>todas</w:t>
      </w:r>
      <w:r>
        <w:rPr>
          <w:sz w:val="24"/>
          <w:szCs w:val="24"/>
        </w:rPr>
        <w:t xml:space="preserve"> espécie</w:t>
      </w:r>
      <w:r>
        <w:rPr>
          <w:sz w:val="24"/>
          <w:szCs w:val="24"/>
        </w:rPr>
        <w:t>s mais fortes</w:t>
      </w:r>
      <w:ins w:id="1681" w:author="Autor desconhecido" w:date="2024-06-13T14:17:23Z">
        <w:r>
          <w:rPr>
            <w:sz w:val="24"/>
            <w:szCs w:val="24"/>
          </w:rPr>
          <w:t xml:space="preserve">. </w:t>
        </w:r>
      </w:ins>
      <w:ins w:id="1682" w:author="Autor desconhecido" w:date="2024-06-13T14:17:23Z">
        <w:r>
          <w:rPr>
            <w:sz w:val="24"/>
            <w:szCs w:val="24"/>
          </w:rPr>
          <w:t>E</w:t>
        </w:r>
      </w:ins>
      <w:del w:id="1683" w:author="Autor desconhecido" w:date="2024-06-13T14:17:27Z">
        <w:r>
          <w:rPr>
            <w:sz w:val="24"/>
            <w:szCs w:val="24"/>
          </w:rPr>
          <w:delText>, e</w:delText>
        </w:r>
      </w:del>
      <w:r>
        <w:rPr>
          <w:sz w:val="24"/>
          <w:szCs w:val="24"/>
        </w:rPr>
        <w:t xml:space="preserve"> que</w:t>
      </w:r>
      <w:del w:id="1684" w:author="Autor desconhecido" w:date="2024-06-13T14:17:31Z">
        <w:r>
          <w:rPr>
            <w:sz w:val="24"/>
            <w:szCs w:val="24"/>
          </w:rPr>
          <w:delText>,</w:delText>
        </w:r>
      </w:del>
      <w:r>
        <w:rPr>
          <w:sz w:val="24"/>
          <w:szCs w:val="24"/>
        </w:rPr>
        <w:t xml:space="preserve"> também</w:t>
      </w:r>
      <w:del w:id="1685" w:author="Autor desconhecido" w:date="2024-05-14T14:18:28Z">
        <w:r>
          <w:rPr>
            <w:sz w:val="24"/>
            <w:szCs w:val="24"/>
          </w:rPr>
          <w:delText>,</w:delText>
        </w:r>
      </w:del>
      <w:r>
        <w:rPr>
          <w:sz w:val="24"/>
          <w:szCs w:val="24"/>
        </w:rPr>
        <w:t xml:space="preserve"> se manifesta como o que podemos chamar de </w:t>
      </w:r>
      <w:r>
        <w:rPr>
          <w:b/>
          <w:bCs/>
          <w:sz w:val="24"/>
          <w:szCs w:val="24"/>
        </w:rPr>
        <w:t>rede</w:t>
      </w:r>
      <w:r>
        <w:rPr>
          <w:sz w:val="24"/>
          <w:szCs w:val="24"/>
        </w:rPr>
        <w:t xml:space="preserve"> </w:t>
      </w:r>
      <w:r>
        <w:rPr>
          <w:b/>
          <w:bCs/>
          <w:sz w:val="24"/>
          <w:szCs w:val="24"/>
        </w:rPr>
        <w:t>instintiva</w:t>
      </w:r>
      <w:r>
        <w:rPr>
          <w:sz w:val="24"/>
          <w:szCs w:val="24"/>
        </w:rPr>
        <w:t xml:space="preserve">, tendo por finalidade reger a coexistência e </w:t>
      </w:r>
      <w:r>
        <w:rPr>
          <w:sz w:val="24"/>
          <w:szCs w:val="24"/>
        </w:rPr>
        <w:t xml:space="preserve">principalmente </w:t>
      </w:r>
      <w:r>
        <w:rPr>
          <w:sz w:val="24"/>
          <w:szCs w:val="24"/>
        </w:rPr>
        <w:t>a relação harmônica entre todas as espécies</w:t>
      </w:r>
      <w:del w:id="1686" w:author="Autor desconhecido" w:date="2024-05-14T14:19:01Z">
        <w:r>
          <w:rPr>
            <w:sz w:val="24"/>
            <w:szCs w:val="24"/>
          </w:rPr>
          <w:delText>,</w:delText>
        </w:r>
      </w:del>
      <w:ins w:id="1687" w:author="Autor desconhecido" w:date="2024-05-14T14:19:01Z">
        <w:r>
          <w:rPr>
            <w:sz w:val="24"/>
            <w:szCs w:val="24"/>
          </w:rPr>
          <w:t>.</w:t>
        </w:r>
      </w:ins>
      <w:r>
        <w:rPr>
          <w:sz w:val="24"/>
          <w:szCs w:val="24"/>
        </w:rPr>
        <w:t xml:space="preserve"> </w:t>
      </w:r>
      <w:del w:id="1688" w:author="Autor desconhecido" w:date="2024-05-14T14:19:05Z">
        <w:r>
          <w:rPr>
            <w:sz w:val="24"/>
            <w:szCs w:val="24"/>
          </w:rPr>
          <w:delText>c</w:delText>
        </w:r>
      </w:del>
      <w:ins w:id="1689" w:author="Autor desconhecido" w:date="2024-05-14T14:19:05Z">
        <w:r>
          <w:rPr>
            <w:sz w:val="24"/>
            <w:szCs w:val="24"/>
          </w:rPr>
          <w:t>C</w:t>
        </w:r>
      </w:ins>
      <w:r>
        <w:rPr>
          <w:sz w:val="24"/>
          <w:szCs w:val="24"/>
        </w:rPr>
        <w:t xml:space="preserve">ompartilhando os recursos naturais em equilíbrio, o que nos dá a ideia de uma cadeia que usualmente chamamos de </w:t>
      </w:r>
      <w:r>
        <w:rPr>
          <w:b/>
          <w:bCs/>
          <w:sz w:val="24"/>
          <w:szCs w:val="24"/>
        </w:rPr>
        <w:t>cadeia</w:t>
      </w:r>
      <w:r>
        <w:rPr>
          <w:sz w:val="24"/>
          <w:szCs w:val="24"/>
        </w:rPr>
        <w:t xml:space="preserve"> </w:t>
      </w:r>
      <w:r>
        <w:rPr>
          <w:b/>
          <w:bCs/>
          <w:sz w:val="24"/>
          <w:szCs w:val="24"/>
        </w:rPr>
        <w:t>alimentar</w:t>
      </w:r>
      <w:r>
        <w:rPr>
          <w:sz w:val="24"/>
          <w:szCs w:val="24"/>
        </w:rPr>
        <w:t xml:space="preserve">. </w:t>
      </w:r>
    </w:p>
    <w:p>
      <w:pPr>
        <w:pStyle w:val="Normal"/>
        <w:spacing w:before="0" w:after="0"/>
        <w:ind w:firstLine="737" w:left="0" w:right="0"/>
        <w:contextualSpacing/>
        <w:jc w:val="both"/>
        <w:rPr>
          <w:rFonts w:ascii="Liberation Serif" w:hAnsi="Liberation Serif"/>
          <w:sz w:val="24"/>
          <w:szCs w:val="24"/>
        </w:rPr>
      </w:pPr>
      <w:r>
        <w:rPr>
          <w:sz w:val="24"/>
          <w:szCs w:val="24"/>
        </w:rPr>
        <w:t>Podemos observar que o instinto perdura</w:t>
      </w:r>
      <w:del w:id="1690" w:author="Autor desconhecido" w:date="2024-05-14T14:19:21Z">
        <w:r>
          <w:rPr>
            <w:sz w:val="24"/>
            <w:szCs w:val="24"/>
          </w:rPr>
          <w:delText>,</w:delText>
        </w:r>
      </w:del>
      <w:r>
        <w:rPr>
          <w:sz w:val="24"/>
          <w:szCs w:val="24"/>
        </w:rPr>
        <w:t xml:space="preserve"> integralmente ainda no ser humano, o que nos permite diferenciar o instinto da razão como sendo distintos um do outro e não uma transformação de um no outro. Vamos supor, então, que a </w:t>
      </w:r>
      <w:r>
        <w:rPr>
          <w:b/>
          <w:bCs/>
          <w:sz w:val="24"/>
          <w:szCs w:val="24"/>
        </w:rPr>
        <w:t>r</w:t>
      </w:r>
      <w:r>
        <w:rPr>
          <w:b/>
          <w:bCs/>
          <w:sz w:val="24"/>
          <w:szCs w:val="24"/>
        </w:rPr>
        <w:t>azão</w:t>
      </w:r>
      <w:r>
        <w:rPr>
          <w:sz w:val="24"/>
          <w:szCs w:val="24"/>
        </w:rPr>
        <w:t xml:space="preserve"> </w:t>
      </w:r>
      <w:r>
        <w:rPr>
          <w:sz w:val="24"/>
          <w:szCs w:val="24"/>
        </w:rPr>
        <w:t xml:space="preserve">e </w:t>
      </w:r>
      <w:r>
        <w:rPr>
          <w:sz w:val="24"/>
          <w:szCs w:val="24"/>
        </w:rPr>
        <w:t xml:space="preserve">o </w:t>
      </w:r>
      <w:r>
        <w:rPr>
          <w:b/>
          <w:bCs/>
          <w:sz w:val="24"/>
          <w:szCs w:val="24"/>
        </w:rPr>
        <w:t>sentimento</w:t>
      </w:r>
      <w:r>
        <w:rPr>
          <w:sz w:val="24"/>
          <w:szCs w:val="24"/>
        </w:rPr>
        <w:t xml:space="preserve"> </w:t>
      </w:r>
      <w:r>
        <w:rPr>
          <w:sz w:val="24"/>
          <w:szCs w:val="24"/>
        </w:rPr>
        <w:t xml:space="preserve">e também </w:t>
      </w:r>
      <w:r>
        <w:rPr>
          <w:sz w:val="24"/>
          <w:szCs w:val="24"/>
          <w:shd w:fill="auto" w:val="clear"/>
        </w:rPr>
        <w:t xml:space="preserve">a </w:t>
      </w:r>
      <w:r>
        <w:rPr>
          <w:b/>
          <w:bCs/>
          <w:sz w:val="24"/>
          <w:szCs w:val="24"/>
          <w:shd w:fill="auto" w:val="clear"/>
        </w:rPr>
        <w:t>consciência</w:t>
      </w:r>
      <w:r>
        <w:rPr>
          <w:sz w:val="24"/>
          <w:szCs w:val="24"/>
        </w:rPr>
        <w:t xml:space="preserve"> </w:t>
      </w:r>
      <w:r>
        <w:rPr>
          <w:sz w:val="24"/>
          <w:szCs w:val="24"/>
        </w:rPr>
        <w:t xml:space="preserve">não </w:t>
      </w:r>
      <w:r>
        <w:rPr>
          <w:sz w:val="24"/>
          <w:szCs w:val="24"/>
        </w:rPr>
        <w:t>são</w:t>
      </w:r>
      <w:r>
        <w:rPr>
          <w:sz w:val="24"/>
          <w:szCs w:val="24"/>
        </w:rPr>
        <w:t xml:space="preserve"> </w:t>
      </w:r>
      <w:r>
        <w:rPr>
          <w:sz w:val="24"/>
          <w:szCs w:val="24"/>
        </w:rPr>
        <w:t>simplesmente</w:t>
      </w:r>
      <w:r>
        <w:rPr>
          <w:sz w:val="24"/>
          <w:szCs w:val="24"/>
        </w:rPr>
        <w:t xml:space="preserve"> uma evolução do Instinto, mas novo</w:t>
      </w:r>
      <w:r>
        <w:rPr>
          <w:sz w:val="24"/>
          <w:szCs w:val="24"/>
        </w:rPr>
        <w:t>s</w:t>
      </w:r>
      <w:r>
        <w:rPr>
          <w:sz w:val="24"/>
          <w:szCs w:val="24"/>
        </w:rPr>
        <w:t xml:space="preserve"> atributo</w:t>
      </w:r>
      <w:r>
        <w:rPr>
          <w:sz w:val="24"/>
          <w:szCs w:val="24"/>
        </w:rPr>
        <w:t>s</w:t>
      </w:r>
      <w:del w:id="1691" w:author="Autor desconhecido" w:date="2024-05-14T14:20:08Z">
        <w:r>
          <w:rPr>
            <w:sz w:val="24"/>
            <w:szCs w:val="24"/>
          </w:rPr>
          <w:delText>,</w:delText>
        </w:r>
      </w:del>
      <w:r>
        <w:rPr>
          <w:sz w:val="24"/>
          <w:szCs w:val="24"/>
        </w:rPr>
        <w:t xml:space="preserve"> </w:t>
      </w:r>
      <w:r>
        <w:rPr>
          <w:sz w:val="24"/>
          <w:szCs w:val="24"/>
        </w:rPr>
        <w:t>ou habilidades,</w:t>
      </w:r>
      <w:r>
        <w:rPr>
          <w:sz w:val="24"/>
          <w:szCs w:val="24"/>
        </w:rPr>
        <w:t xml:space="preserve"> coparticipante</w:t>
      </w:r>
      <w:r>
        <w:rPr>
          <w:sz w:val="24"/>
          <w:szCs w:val="24"/>
        </w:rPr>
        <w:t>s</w:t>
      </w:r>
      <w:r>
        <w:rPr>
          <w:sz w:val="24"/>
          <w:szCs w:val="24"/>
        </w:rPr>
        <w:t xml:space="preserve"> das </w:t>
      </w:r>
      <w:r>
        <w:rPr>
          <w:sz w:val="24"/>
          <w:szCs w:val="24"/>
        </w:rPr>
        <w:t>características humanas.</w:t>
      </w:r>
    </w:p>
    <w:p>
      <w:pPr>
        <w:pStyle w:val="Normal"/>
        <w:spacing w:before="0" w:after="0"/>
        <w:ind w:firstLine="737" w:left="0" w:right="0"/>
        <w:contextualSpacing/>
        <w:jc w:val="both"/>
        <w:rPr>
          <w:rFonts w:ascii="Liberation Serif" w:hAnsi="Liberation Serif"/>
          <w:sz w:val="24"/>
          <w:szCs w:val="24"/>
        </w:rPr>
      </w:pPr>
      <w:r>
        <w:rPr>
          <w:sz w:val="24"/>
          <w:szCs w:val="24"/>
        </w:rPr>
        <w:t xml:space="preserve">Há também a </w:t>
      </w:r>
      <w:r>
        <w:rPr>
          <w:b/>
          <w:bCs/>
          <w:sz w:val="24"/>
          <w:szCs w:val="24"/>
        </w:rPr>
        <w:t>Inteligência</w:t>
      </w:r>
      <w:r>
        <w:rPr>
          <w:sz w:val="24"/>
          <w:szCs w:val="24"/>
        </w:rPr>
        <w:t xml:space="preserve"> que é outro atributo animal que precisamos discutir e correlacionar aqui.</w:t>
      </w:r>
    </w:p>
    <w:p>
      <w:pPr>
        <w:pStyle w:val="Normal"/>
        <w:spacing w:before="0" w:after="0"/>
        <w:ind w:firstLine="737" w:left="0" w:right="0"/>
        <w:contextualSpacing/>
        <w:jc w:val="both"/>
        <w:rPr>
          <w:rFonts w:ascii="Liberation Serif" w:hAnsi="Liberation Serif"/>
          <w:sz w:val="24"/>
          <w:szCs w:val="24"/>
        </w:rPr>
      </w:pPr>
      <w:r>
        <w:rPr>
          <w:sz w:val="24"/>
          <w:szCs w:val="24"/>
        </w:rPr>
        <w:t>Nesse contexto</w:t>
      </w:r>
      <w:del w:id="1692" w:author="Autor desconhecido" w:date="2024-05-14T14:20:49Z">
        <w:r>
          <w:rPr>
            <w:sz w:val="24"/>
            <w:szCs w:val="24"/>
          </w:rPr>
          <w:delText>,</w:delText>
        </w:r>
      </w:del>
      <w:r>
        <w:rPr>
          <w:sz w:val="24"/>
          <w:szCs w:val="24"/>
        </w:rPr>
        <w:t xml:space="preserve"> entendamos </w:t>
      </w:r>
      <w:r>
        <w:rPr>
          <w:b/>
          <w:bCs/>
          <w:sz w:val="24"/>
          <w:szCs w:val="24"/>
        </w:rPr>
        <w:t>inteligência</w:t>
      </w:r>
      <w:r>
        <w:rPr>
          <w:sz w:val="24"/>
          <w:szCs w:val="24"/>
        </w:rPr>
        <w:t xml:space="preserve"> como </w:t>
      </w:r>
      <w:r>
        <w:rPr>
          <w:sz w:val="24"/>
          <w:szCs w:val="24"/>
        </w:rPr>
        <w:t>essencialmente a</w:t>
      </w:r>
      <w:r>
        <w:rPr>
          <w:sz w:val="24"/>
          <w:szCs w:val="24"/>
        </w:rPr>
        <w:t xml:space="preserve"> “</w:t>
      </w:r>
      <w:r>
        <w:rPr>
          <w:b/>
          <w:bCs/>
          <w:sz w:val="24"/>
          <w:szCs w:val="24"/>
        </w:rPr>
        <w:t>capacidade de aprender</w:t>
      </w:r>
      <w:r>
        <w:rPr>
          <w:sz w:val="24"/>
          <w:szCs w:val="24"/>
        </w:rPr>
        <w:t xml:space="preserve">”. </w:t>
      </w:r>
      <w:r>
        <w:rPr>
          <w:sz w:val="24"/>
          <w:szCs w:val="24"/>
        </w:rPr>
        <w:t>Talvez um pouco mais que isso</w:t>
      </w:r>
      <w:r>
        <w:rPr>
          <w:sz w:val="24"/>
          <w:szCs w:val="24"/>
        </w:rPr>
        <w:t>.</w:t>
      </w:r>
    </w:p>
    <w:p>
      <w:pPr>
        <w:pStyle w:val="Normal"/>
        <w:spacing w:before="0" w:after="0"/>
        <w:ind w:firstLine="737" w:left="0" w:right="0"/>
        <w:contextualSpacing/>
        <w:jc w:val="both"/>
        <w:rPr>
          <w:rFonts w:ascii="Liberation Serif" w:hAnsi="Liberation Serif"/>
          <w:sz w:val="24"/>
          <w:szCs w:val="24"/>
        </w:rPr>
      </w:pPr>
      <w:r>
        <w:rPr>
          <w:sz w:val="24"/>
          <w:szCs w:val="24"/>
        </w:rPr>
        <w:t xml:space="preserve">Consideremos diferenciar aqui </w:t>
      </w:r>
      <w:r>
        <w:rPr>
          <w:b/>
          <w:bCs/>
          <w:sz w:val="24"/>
          <w:szCs w:val="24"/>
        </w:rPr>
        <w:t>i</w:t>
      </w:r>
      <w:r>
        <w:rPr>
          <w:b/>
          <w:bCs/>
          <w:sz w:val="24"/>
          <w:szCs w:val="24"/>
        </w:rPr>
        <w:t>nteligência</w:t>
      </w:r>
      <w:r>
        <w:rPr>
          <w:sz w:val="24"/>
          <w:szCs w:val="24"/>
        </w:rPr>
        <w:t xml:space="preserve"> de </w:t>
      </w:r>
      <w:r>
        <w:rPr>
          <w:b/>
          <w:bCs/>
          <w:sz w:val="24"/>
          <w:szCs w:val="24"/>
        </w:rPr>
        <w:t>r</w:t>
      </w:r>
      <w:r>
        <w:rPr>
          <w:b/>
          <w:bCs/>
          <w:sz w:val="24"/>
          <w:szCs w:val="24"/>
        </w:rPr>
        <w:t>azão</w:t>
      </w:r>
      <w:r>
        <w:rPr>
          <w:sz w:val="24"/>
          <w:szCs w:val="24"/>
        </w:rPr>
        <w:t>. Os animais inferiores também possuem um “</w:t>
      </w:r>
      <w:r>
        <w:rPr>
          <w:sz w:val="24"/>
          <w:szCs w:val="24"/>
        </w:rPr>
        <w:t>toque</w:t>
      </w:r>
      <w:r>
        <w:rPr>
          <w:sz w:val="24"/>
          <w:szCs w:val="24"/>
        </w:rPr>
        <w:t>” de inteligência</w:t>
      </w:r>
      <w:del w:id="1693" w:author="Autor desconhecido" w:date="2024-05-14T14:21:14Z">
        <w:r>
          <w:rPr>
            <w:sz w:val="24"/>
            <w:szCs w:val="24"/>
          </w:rPr>
          <w:delText>,</w:delText>
        </w:r>
      </w:del>
      <w:r>
        <w:rPr>
          <w:sz w:val="24"/>
          <w:szCs w:val="24"/>
        </w:rPr>
        <w:t xml:space="preserve"> mais ou menos desenvolvido, dependendo de suas características evolutivas. É fato que os animais, notadamente os mamíferos e aves, </w:t>
      </w:r>
      <w:r>
        <w:rPr>
          <w:sz w:val="24"/>
          <w:szCs w:val="24"/>
        </w:rPr>
        <w:t xml:space="preserve">e </w:t>
      </w:r>
      <w:r>
        <w:rPr>
          <w:sz w:val="24"/>
          <w:szCs w:val="24"/>
        </w:rPr>
        <w:t xml:space="preserve">principalmente os que levamos a conta de domesticáveis, mostram capacidade de aprendizagem e manifestam algum grau de inteligência que os diferenciam ou os caracterizam. </w:t>
      </w:r>
      <w:r>
        <w:rPr>
          <w:sz w:val="24"/>
          <w:szCs w:val="24"/>
        </w:rPr>
        <w:t xml:space="preserve">Eles usam sua inteligência para se adaptarem às mudanças ambientais. </w:t>
      </w:r>
      <w:r>
        <w:rPr>
          <w:sz w:val="24"/>
          <w:szCs w:val="24"/>
        </w:rPr>
        <w:t>Em algum momento “entenderam” que pode ser vantagem se deixarem submeter à proximidade com o Homem, auferindo vantagens e facilidade</w:t>
      </w:r>
      <w:r>
        <w:rPr>
          <w:sz w:val="24"/>
          <w:szCs w:val="24"/>
        </w:rPr>
        <w:t>s</w:t>
      </w:r>
      <w:r>
        <w:rPr>
          <w:sz w:val="24"/>
          <w:szCs w:val="24"/>
        </w:rPr>
        <w:t>. Podemos entender isso também como simbiose mutualística.</w:t>
      </w:r>
    </w:p>
    <w:p>
      <w:pPr>
        <w:pStyle w:val="Normal"/>
        <w:spacing w:before="0" w:after="0"/>
        <w:ind w:firstLine="737" w:left="0" w:right="0"/>
        <w:contextualSpacing/>
        <w:jc w:val="both"/>
        <w:rPr>
          <w:rFonts w:ascii="Liberation Serif" w:hAnsi="Liberation Serif"/>
          <w:sz w:val="24"/>
          <w:szCs w:val="24"/>
        </w:rPr>
      </w:pPr>
      <w:r>
        <w:rPr>
          <w:sz w:val="24"/>
          <w:szCs w:val="24"/>
        </w:rPr>
        <w:t>Um detalhe importante a atentarmos é que essa inteligência animal se diferencia de uma espécie para outra, mas é muito “</w:t>
      </w:r>
      <w:r>
        <w:rPr>
          <w:sz w:val="24"/>
          <w:szCs w:val="24"/>
        </w:rPr>
        <w:t>parecida</w:t>
      </w:r>
      <w:r>
        <w:rPr>
          <w:sz w:val="24"/>
          <w:szCs w:val="24"/>
        </w:rPr>
        <w:t xml:space="preserve">” </w:t>
      </w:r>
      <w:r>
        <w:rPr>
          <w:sz w:val="24"/>
          <w:szCs w:val="24"/>
        </w:rPr>
        <w:t xml:space="preserve">entre </w:t>
      </w:r>
      <w:r>
        <w:rPr>
          <w:sz w:val="24"/>
          <w:szCs w:val="24"/>
        </w:rPr>
        <w:t>todos os indivíduos de uma mesma espécie, e parece se desenvolver em proporcionalidade linear com o desenvolvimento da</w:t>
      </w:r>
      <w:r>
        <w:rPr>
          <w:sz w:val="24"/>
          <w:szCs w:val="24"/>
        </w:rPr>
        <w:t>s</w:t>
      </w:r>
      <w:r>
        <w:rPr>
          <w:sz w:val="24"/>
          <w:szCs w:val="24"/>
        </w:rPr>
        <w:t xml:space="preserve"> espécie</w:t>
      </w:r>
      <w:r>
        <w:rPr>
          <w:sz w:val="24"/>
          <w:szCs w:val="24"/>
        </w:rPr>
        <w:t>s envolvidas</w:t>
      </w:r>
      <w:r>
        <w:rPr>
          <w:sz w:val="24"/>
          <w:szCs w:val="24"/>
        </w:rPr>
        <w:t>. Já temos estudado essa inteligência e observado sua natureza nos animais mais próximos a nós, como também nas espécies selvagens.</w:t>
      </w:r>
    </w:p>
    <w:p>
      <w:pPr>
        <w:pStyle w:val="Normal"/>
        <w:spacing w:before="0" w:after="0"/>
        <w:ind w:firstLine="737" w:left="0" w:right="0"/>
        <w:contextualSpacing/>
        <w:jc w:val="both"/>
        <w:rPr>
          <w:rFonts w:ascii="Liberation Serif" w:hAnsi="Liberation Serif"/>
          <w:sz w:val="24"/>
          <w:szCs w:val="24"/>
        </w:rPr>
      </w:pPr>
      <w:r>
        <w:rPr>
          <w:sz w:val="24"/>
          <w:szCs w:val="24"/>
        </w:rPr>
        <w:t>Nos animais domésticos, algumas vezes, tendemos a humanizá-los, supondo existir neles atributos humanos notadamente com relação aos sentimentos e personalidade, mas vamos deixar essa polêmica para mais tarde.</w:t>
      </w:r>
    </w:p>
    <w:p>
      <w:pPr>
        <w:pStyle w:val="Normal"/>
        <w:spacing w:before="0" w:after="0"/>
        <w:ind w:firstLine="737" w:left="0" w:right="0"/>
        <w:contextualSpacing/>
        <w:jc w:val="both"/>
        <w:rPr>
          <w:rFonts w:ascii="Liberation Serif" w:hAnsi="Liberation Serif"/>
          <w:sz w:val="24"/>
          <w:szCs w:val="24"/>
        </w:rPr>
      </w:pPr>
      <w:r>
        <w:rPr>
          <w:sz w:val="24"/>
          <w:szCs w:val="24"/>
        </w:rPr>
        <w:t xml:space="preserve">Hoje observamos a incorporação do uso de ferramentas rudimentares por </w:t>
      </w:r>
      <w:r>
        <w:rPr>
          <w:sz w:val="24"/>
          <w:szCs w:val="24"/>
        </w:rPr>
        <w:t>chimpanzés</w:t>
      </w:r>
      <w:r>
        <w:rPr>
          <w:sz w:val="24"/>
          <w:szCs w:val="24"/>
        </w:rPr>
        <w:t>, por exemplo, que passaram a fazer uso de pedras pra quebrar castanhas. Aves que aprende</w:t>
      </w:r>
      <w:r>
        <w:rPr>
          <w:sz w:val="24"/>
          <w:szCs w:val="24"/>
        </w:rPr>
        <w:t>ram</w:t>
      </w:r>
      <w:r>
        <w:rPr>
          <w:sz w:val="24"/>
          <w:szCs w:val="24"/>
        </w:rPr>
        <w:t xml:space="preserve"> a usar e adaptar gravetos para alcançar ou pegar alimentos em lugares de difícil acesso. </w:t>
      </w:r>
      <w:r>
        <w:rPr>
          <w:sz w:val="24"/>
          <w:szCs w:val="24"/>
        </w:rPr>
        <w:t xml:space="preserve">Ou mesmo as baleias </w:t>
      </w:r>
      <w:r>
        <w:rPr>
          <w:sz w:val="24"/>
          <w:szCs w:val="24"/>
        </w:rPr>
        <w:t>o</w:t>
      </w:r>
      <w:r>
        <w:rPr>
          <w:sz w:val="24"/>
          <w:szCs w:val="24"/>
        </w:rPr>
        <w:t>rca</w:t>
      </w:r>
      <w:ins w:id="1694" w:author="Autor desconhecido" w:date="2024-05-14T14:25:07Z">
        <w:r>
          <w:rPr>
            <w:sz w:val="24"/>
            <w:szCs w:val="24"/>
          </w:rPr>
          <w:t>s</w:t>
        </w:r>
      </w:ins>
      <w:r>
        <w:rPr>
          <w:sz w:val="24"/>
          <w:szCs w:val="24"/>
        </w:rPr>
        <w:t xml:space="preserve">, que recentemente descobriram ser interessante quebrar o leme dos barcos para parar o ruido dos motores que </w:t>
      </w:r>
      <w:del w:id="1695" w:author="Autor desconhecido" w:date="2024-05-14T14:25:28Z">
        <w:r>
          <w:rPr>
            <w:sz w:val="24"/>
            <w:szCs w:val="24"/>
          </w:rPr>
          <w:delText>o</w:delText>
        </w:r>
      </w:del>
      <w:ins w:id="1696" w:author="Autor desconhecido" w:date="2024-05-14T14:25:28Z">
        <w:r>
          <w:rPr>
            <w:sz w:val="24"/>
            <w:szCs w:val="24"/>
          </w:rPr>
          <w:t>a</w:t>
        </w:r>
      </w:ins>
      <w:r>
        <w:rPr>
          <w:sz w:val="24"/>
          <w:szCs w:val="24"/>
        </w:rPr>
        <w:t xml:space="preserve">s perturbam. </w:t>
      </w:r>
      <w:r>
        <w:rPr>
          <w:sz w:val="24"/>
          <w:szCs w:val="24"/>
        </w:rPr>
        <w:t>É</w:t>
      </w:r>
      <w:r>
        <w:rPr>
          <w:sz w:val="24"/>
          <w:szCs w:val="24"/>
        </w:rPr>
        <w:t xml:space="preserve"> interessante </w:t>
      </w:r>
      <w:r>
        <w:rPr>
          <w:sz w:val="24"/>
          <w:szCs w:val="24"/>
        </w:rPr>
        <w:t>mencionar</w:t>
      </w:r>
      <w:r>
        <w:rPr>
          <w:sz w:val="24"/>
          <w:szCs w:val="24"/>
        </w:rPr>
        <w:t xml:space="preserve"> que esses fenômenos de aprimoramento da inteligência acontecem em toda a espécie, independentemente de terem </w:t>
      </w:r>
      <w:r>
        <w:rPr>
          <w:sz w:val="24"/>
          <w:szCs w:val="24"/>
        </w:rPr>
        <w:t xml:space="preserve">eles </w:t>
      </w:r>
      <w:r>
        <w:rPr>
          <w:sz w:val="24"/>
          <w:szCs w:val="24"/>
        </w:rPr>
        <w:t xml:space="preserve">ou não contato direto entre si. </w:t>
      </w:r>
      <w:r>
        <w:rPr>
          <w:sz w:val="24"/>
          <w:szCs w:val="24"/>
        </w:rPr>
        <w:t>Para a Ciência isso ainda é um mistério a ser desvendado.</w:t>
      </w:r>
    </w:p>
    <w:p>
      <w:pPr>
        <w:pStyle w:val="Normal"/>
        <w:spacing w:before="0" w:after="0"/>
        <w:ind w:firstLine="737" w:left="0" w:right="0"/>
        <w:contextualSpacing/>
        <w:jc w:val="both"/>
        <w:rPr>
          <w:rFonts w:ascii="Liberation Serif" w:hAnsi="Liberation Serif"/>
          <w:sz w:val="24"/>
          <w:szCs w:val="24"/>
        </w:rPr>
      </w:pPr>
      <w:r>
        <w:rPr>
          <w:sz w:val="24"/>
          <w:szCs w:val="24"/>
        </w:rPr>
        <w:t xml:space="preserve">Nesse aspecto, nos animais inferiores, a inteligência é um atributo com a finalidade de proporcionar um pequeno grau de liberdade sobre o determinismo do instinto. Ela permite a adaptabilidade para a lida com as peculiaridades </w:t>
      </w:r>
      <w:r>
        <w:rPr>
          <w:sz w:val="24"/>
          <w:szCs w:val="24"/>
        </w:rPr>
        <w:t>e variabilidades</w:t>
      </w:r>
      <w:r>
        <w:rPr>
          <w:sz w:val="24"/>
          <w:szCs w:val="24"/>
        </w:rPr>
        <w:t xml:space="preserve"> locais do meio ambiente onde estão inseridas as comunidades de cada espécie, suavizando</w:t>
      </w:r>
      <w:del w:id="1697" w:author="Autor desconhecido" w:date="2024-05-14T14:26:38Z">
        <w:r>
          <w:rPr>
            <w:sz w:val="24"/>
            <w:szCs w:val="24"/>
          </w:rPr>
          <w:delText>,</w:delText>
        </w:r>
      </w:del>
      <w:r>
        <w:rPr>
          <w:sz w:val="24"/>
          <w:szCs w:val="24"/>
        </w:rPr>
        <w:t xml:space="preserve"> por assim dizer, o inter-relacionamento entre os indivíduos </w:t>
      </w:r>
      <w:r>
        <w:rPr>
          <w:sz w:val="24"/>
          <w:szCs w:val="24"/>
        </w:rPr>
        <w:t>da mesma</w:t>
      </w:r>
      <w:r>
        <w:rPr>
          <w:sz w:val="24"/>
          <w:szCs w:val="24"/>
        </w:rPr>
        <w:t xml:space="preserve"> espécie, ou inter espécies, e também com os característicos ambientais em que estão inseridos.</w:t>
      </w:r>
    </w:p>
    <w:p>
      <w:pPr>
        <w:pStyle w:val="Normal"/>
        <w:spacing w:before="0" w:after="0"/>
        <w:ind w:firstLine="737" w:left="0" w:right="0"/>
        <w:contextualSpacing/>
        <w:jc w:val="both"/>
        <w:rPr>
          <w:rFonts w:ascii="Liberation Serif" w:hAnsi="Liberation Serif"/>
          <w:sz w:val="24"/>
          <w:szCs w:val="24"/>
        </w:rPr>
      </w:pPr>
      <w:r>
        <w:rPr>
          <w:sz w:val="24"/>
          <w:szCs w:val="24"/>
        </w:rPr>
        <w:t>É interessante comentar também que a inteligência nos animais, não é necessariamente inferior ou meno</w:t>
      </w:r>
      <w:r>
        <w:rPr>
          <w:sz w:val="24"/>
          <w:szCs w:val="24"/>
        </w:rPr>
        <w:t>s</w:t>
      </w:r>
      <w:r>
        <w:rPr>
          <w:sz w:val="24"/>
          <w:szCs w:val="24"/>
        </w:rPr>
        <w:t xml:space="preserve"> eficiente que nos humanos. Experimentos com macacos, demonstram o desenvolvimento de habilidades especiais que superam muito as mesmas habilidades em humanos, por exemplo na identificação de padrões e na tomada de decisões estimuladas </w:t>
      </w:r>
      <w:r>
        <w:rPr>
          <w:sz w:val="24"/>
          <w:szCs w:val="24"/>
        </w:rPr>
        <w:t>de curta latência</w:t>
      </w:r>
      <w:r>
        <w:rPr>
          <w:sz w:val="24"/>
          <w:szCs w:val="24"/>
        </w:rPr>
        <w:t xml:space="preserve">. </w:t>
      </w:r>
    </w:p>
    <w:p>
      <w:pPr>
        <w:pStyle w:val="Normal"/>
        <w:spacing w:before="0" w:after="0"/>
        <w:ind w:firstLine="737" w:left="0" w:right="0"/>
        <w:contextualSpacing/>
        <w:jc w:val="both"/>
        <w:rPr>
          <w:rFonts w:ascii="Liberation Serif" w:hAnsi="Liberation Serif"/>
          <w:sz w:val="24"/>
          <w:szCs w:val="24"/>
        </w:rPr>
      </w:pPr>
      <w:r>
        <w:rPr>
          <w:sz w:val="24"/>
          <w:szCs w:val="24"/>
        </w:rPr>
      </w:r>
      <w:r>
        <w:br w:type="page"/>
      </w:r>
    </w:p>
    <w:p>
      <w:pPr>
        <w:pStyle w:val="Heading2"/>
        <w:spacing w:before="0" w:after="0"/>
        <w:ind w:firstLine="680" w:left="0"/>
        <w:contextualSpacing/>
        <w:rPr/>
      </w:pPr>
      <w:bookmarkStart w:id="38" w:name="__RefHeading___Toc22101_3364571727"/>
      <w:bookmarkEnd w:id="38"/>
      <w:r>
        <w:rPr/>
        <w:t>O tripé da consciência.</w:t>
      </w:r>
    </w:p>
    <w:p>
      <w:pPr>
        <w:pStyle w:val="Normal"/>
        <w:spacing w:before="0" w:after="0"/>
        <w:contextualSpacing/>
        <w:jc w:val="both"/>
        <w:rPr/>
      </w:pPr>
      <w:r>
        <w:rPr/>
      </w:r>
    </w:p>
    <w:p>
      <w:pPr>
        <w:pStyle w:val="Normal"/>
        <w:spacing w:before="0" w:after="0"/>
        <w:contextualSpacing/>
        <w:jc w:val="both"/>
        <w:rPr/>
      </w:pPr>
      <w:r>
        <w:rPr/>
        <w:t xml:space="preserve">Justiça, </w:t>
      </w:r>
      <w:r>
        <w:rPr/>
        <w:t xml:space="preserve">Razão </w:t>
      </w:r>
      <w:r>
        <w:rPr/>
        <w:t>e</w:t>
      </w:r>
      <w:r>
        <w:rPr/>
        <w:t xml:space="preserve"> Sentimento.</w:t>
      </w:r>
    </w:p>
    <w:p>
      <w:pPr>
        <w:pStyle w:val="Normal"/>
        <w:spacing w:before="0" w:after="0"/>
        <w:contextualSpacing/>
        <w:jc w:val="both"/>
        <w:rPr>
          <w:b/>
          <w:bCs/>
        </w:rPr>
      </w:pPr>
      <w:r>
        <w:rPr>
          <w:b/>
          <w:bCs/>
        </w:rPr>
        <w:t>Conceitos:</w:t>
      </w:r>
    </w:p>
    <w:p>
      <w:pPr>
        <w:pStyle w:val="Normal"/>
        <w:spacing w:before="0" w:after="0"/>
        <w:contextualSpacing/>
        <w:jc w:val="both"/>
        <w:rPr>
          <w:b/>
          <w:bCs/>
        </w:rPr>
      </w:pPr>
      <w:r>
        <w:rPr>
          <w:b/>
          <w:bCs/>
        </w:rPr>
      </w:r>
    </w:p>
    <w:p>
      <w:pPr>
        <w:pStyle w:val="Normal"/>
        <w:spacing w:before="0" w:after="0"/>
        <w:contextualSpacing/>
        <w:jc w:val="both"/>
        <w:rPr/>
      </w:pPr>
      <w:r>
        <w:rPr/>
        <w:t>CONSCIÊNCIA:</w:t>
      </w:r>
    </w:p>
    <w:p>
      <w:pPr>
        <w:pStyle w:val="Normal"/>
        <w:spacing w:before="0" w:after="0"/>
        <w:ind w:firstLine="737" w:left="0" w:right="0"/>
        <w:contextualSpacing/>
        <w:jc w:val="both"/>
        <w:rPr/>
      </w:pPr>
      <w:r>
        <w:rPr/>
        <w:t xml:space="preserve">Etimologia. "Consciência" vem do termo latino conscientia, de consciens, particípio presente de conscire = estar ciente (cum = com, partícula de intensidade e scire = sei). </w:t>
      </w:r>
    </w:p>
    <w:p>
      <w:pPr>
        <w:pStyle w:val="BodyText"/>
        <w:pBdr/>
        <w:spacing w:lineRule="atLeast" w:line="240" w:before="0" w:after="0"/>
        <w:ind w:firstLine="397" w:left="283" w:right="0"/>
        <w:contextualSpacing/>
        <w:jc w:val="both"/>
        <w:rPr/>
      </w:pPr>
      <w:r>
        <w:rPr/>
        <w:t>Significados.</w:t>
      </w:r>
    </w:p>
    <w:p>
      <w:pPr>
        <w:pStyle w:val="BodyText"/>
        <w:numPr>
          <w:ilvl w:val="0"/>
          <w:numId w:val="12"/>
        </w:numPr>
        <w:pBdr/>
        <w:tabs>
          <w:tab w:val="left" w:pos="0" w:leader="none"/>
        </w:tabs>
        <w:spacing w:lineRule="atLeast" w:line="240" w:before="0" w:after="0"/>
        <w:ind w:hanging="0" w:left="300" w:right="0"/>
        <w:contextualSpacing/>
        <w:jc w:val="both"/>
        <w:rPr/>
      </w:pPr>
      <w:r>
        <w:rPr/>
        <w:t>Se</w:t>
      </w:r>
      <w:r>
        <w:rPr/>
        <w:t>ntimento ou conhecimento que permite ao ser humano vivenciar, experimentar ou compreender aspectos ou a totalidade de seu mundo interior.</w:t>
      </w:r>
    </w:p>
    <w:p>
      <w:pPr>
        <w:pStyle w:val="BodyText"/>
        <w:numPr>
          <w:ilvl w:val="0"/>
          <w:numId w:val="12"/>
        </w:numPr>
        <w:pBdr/>
        <w:tabs>
          <w:tab w:val="left" w:pos="0" w:leader="none"/>
        </w:tabs>
        <w:spacing w:lineRule="atLeast" w:line="240" w:before="0" w:after="0"/>
        <w:ind w:hanging="0" w:left="300" w:right="0"/>
        <w:contextualSpacing/>
        <w:jc w:val="both"/>
        <w:rPr/>
      </w:pPr>
      <w:r>
        <w:rPr/>
        <w:t xml:space="preserve"> </w:t>
      </w:r>
      <w:r>
        <w:rPr/>
        <w:t>S</w:t>
      </w:r>
      <w:r>
        <w:rPr/>
        <w:t>entido ou percepção que o ser humano possui do que é moralmente certo ou errado em atos e motivos individuais.</w:t>
      </w:r>
    </w:p>
    <w:p>
      <w:pPr>
        <w:pStyle w:val="BodyText"/>
        <w:numPr>
          <w:ilvl w:val="0"/>
          <w:numId w:val="0"/>
        </w:numPr>
        <w:pBdr/>
        <w:spacing w:lineRule="atLeast" w:line="240" w:before="0" w:after="0"/>
        <w:ind w:hanging="0" w:left="300" w:right="0"/>
        <w:contextualSpacing/>
        <w:jc w:val="both"/>
        <w:rPr>
          <w:color w:val="70757A"/>
        </w:rPr>
      </w:pPr>
      <w:r>
        <w:rPr>
          <w:color w:val="70757A"/>
        </w:rPr>
        <w:t>"agiu conforme sua c."</w:t>
      </w:r>
    </w:p>
    <w:p>
      <w:pPr>
        <w:pStyle w:val="Normal"/>
        <w:spacing w:before="0" w:after="0"/>
        <w:contextualSpacing/>
        <w:jc w:val="both"/>
        <w:rPr/>
      </w:pPr>
      <w:r>
        <w:rPr/>
        <w:t>LIVRE ARBÍTRIO:</w:t>
      </w:r>
    </w:p>
    <w:p>
      <w:pPr>
        <w:pStyle w:val="Normal"/>
        <w:spacing w:before="0" w:after="0"/>
        <w:contextualSpacing/>
        <w:rPr/>
      </w:pPr>
      <w:r>
        <w:rPr/>
        <w:t xml:space="preserve">Possibilidade de decidir, escolher em função da própria vontade, isenta de qualquer condicionamento, motivo ou causa determinante. </w:t>
      </w:r>
      <w:r>
        <w:rPr/>
        <w:t>(27)</w:t>
      </w:r>
    </w:p>
    <w:p>
      <w:pPr>
        <w:pStyle w:val="Normal"/>
        <w:spacing w:before="0" w:after="0"/>
        <w:contextualSpacing/>
        <w:jc w:val="both"/>
        <w:rPr/>
      </w:pPr>
      <w:r>
        <w:rPr/>
      </w:r>
    </w:p>
    <w:p>
      <w:pPr>
        <w:pStyle w:val="Normal"/>
        <w:spacing w:before="0" w:after="0"/>
        <w:contextualSpacing/>
        <w:jc w:val="both"/>
        <w:rPr/>
      </w:pPr>
      <w:r>
        <w:rPr/>
        <w:t>JUSTIÇA:</w:t>
      </w:r>
    </w:p>
    <w:p>
      <w:pPr>
        <w:pStyle w:val="Normal"/>
        <w:spacing w:before="0" w:after="0"/>
        <w:ind w:firstLine="680" w:left="0" w:right="0"/>
        <w:contextualSpacing/>
        <w:jc w:val="both"/>
        <w:rPr/>
      </w:pPr>
      <w:r>
        <w:rPr/>
        <w:t xml:space="preserve">Etimologia. A palavra </w:t>
      </w:r>
      <w:del w:id="1698" w:author="Autor desconhecido" w:date="2024-05-14T14:29:30Z">
        <w:r>
          <w:rPr/>
          <w:delText>"justiça"</w:delText>
        </w:r>
      </w:del>
      <w:ins w:id="1699" w:author="Autor desconhecido" w:date="2024-05-14T14:29:30Z">
        <w:r>
          <w:rPr/>
          <w:t>“justiça”</w:t>
        </w:r>
      </w:ins>
      <w:r>
        <w:rPr/>
        <w:t xml:space="preserve"> vem do latim </w:t>
      </w:r>
      <w:del w:id="1700" w:author="Autor desconhecido" w:date="2024-05-14T14:29:38Z">
        <w:r>
          <w:rPr/>
          <w:delText>"</w:delText>
        </w:r>
      </w:del>
      <w:ins w:id="1701" w:author="Autor desconhecido" w:date="2024-05-14T14:29:38Z">
        <w:r>
          <w:rPr/>
          <w:t>“</w:t>
        </w:r>
      </w:ins>
      <w:r>
        <w:rPr/>
        <w:t>iustitia</w:t>
      </w:r>
      <w:del w:id="1702" w:author="Autor desconhecido" w:date="2024-05-14T14:29:43Z">
        <w:r>
          <w:rPr/>
          <w:delText>"</w:delText>
        </w:r>
      </w:del>
      <w:ins w:id="1703" w:author="Autor desconhecido" w:date="2024-05-14T14:29:43Z">
        <w:r>
          <w:rPr/>
          <w:t>”</w:t>
        </w:r>
      </w:ins>
      <w:r>
        <w:rPr/>
        <w:t xml:space="preserve">, que significa justiça, equidade, princípio moral que leva a dar a cada um o que lhe pertence. </w:t>
      </w:r>
      <w:del w:id="1704" w:author="Autor desconhecido" w:date="2024-05-14T14:29:56Z">
        <w:r>
          <w:rPr/>
          <w:delText>"</w:delText>
        </w:r>
      </w:del>
      <w:ins w:id="1705" w:author="Autor desconhecido" w:date="2024-05-14T14:29:56Z">
        <w:r>
          <w:rPr/>
          <w:t>“</w:t>
        </w:r>
      </w:ins>
      <w:r>
        <w:rPr/>
        <w:t>Iustitia</w:t>
      </w:r>
      <w:del w:id="1706" w:author="Autor desconhecido" w:date="2024-05-14T14:30:00Z">
        <w:r>
          <w:rPr/>
          <w:delText>"</w:delText>
        </w:r>
      </w:del>
      <w:ins w:id="1707" w:author="Autor desconhecido" w:date="2024-05-14T14:30:00Z">
        <w:r>
          <w:rPr/>
          <w:t>”</w:t>
        </w:r>
      </w:ins>
      <w:r>
        <w:rPr/>
        <w:t xml:space="preserve"> deriva de </w:t>
      </w:r>
      <w:del w:id="1708" w:author="Autor desconhecido" w:date="2024-05-14T14:30:05Z">
        <w:r>
          <w:rPr/>
          <w:delText>"</w:delText>
        </w:r>
      </w:del>
      <w:ins w:id="1709" w:author="Autor desconhecido" w:date="2024-05-14T14:30:05Z">
        <w:r>
          <w:rPr/>
          <w:t>“</w:t>
        </w:r>
      </w:ins>
      <w:r>
        <w:rPr/>
        <w:t>iustus</w:t>
      </w:r>
      <w:del w:id="1710" w:author="Autor desconhecido" w:date="2024-05-14T14:30:11Z">
        <w:r>
          <w:rPr/>
          <w:delText>"</w:delText>
        </w:r>
      </w:del>
      <w:ins w:id="1711" w:author="Autor desconhecido" w:date="2024-05-14T14:30:11Z">
        <w:r>
          <w:rPr/>
          <w:t>”</w:t>
        </w:r>
      </w:ins>
      <w:r>
        <w:rPr/>
        <w:t xml:space="preserve">, que significa justo, e este, por sua vez, vem de </w:t>
      </w:r>
      <w:del w:id="1712" w:author="Autor desconhecido" w:date="2024-05-14T14:30:21Z">
        <w:r>
          <w:rPr/>
          <w:delText>"</w:delText>
        </w:r>
      </w:del>
      <w:ins w:id="1713" w:author="Autor desconhecido" w:date="2024-05-14T14:30:21Z">
        <w:r>
          <w:rPr/>
          <w:t>“</w:t>
        </w:r>
      </w:ins>
      <w:r>
        <w:rPr/>
        <w:t>ius</w:t>
      </w:r>
      <w:del w:id="1714" w:author="Autor desconhecido" w:date="2024-05-14T14:30:25Z">
        <w:r>
          <w:rPr/>
          <w:delText>"</w:delText>
        </w:r>
      </w:del>
      <w:ins w:id="1715" w:author="Autor desconhecido" w:date="2024-05-14T14:30:25Z">
        <w:r>
          <w:rPr/>
          <w:t>”</w:t>
        </w:r>
      </w:ins>
      <w:r>
        <w:rPr/>
        <w:t xml:space="preserve">, que significa direito, lei. Portanto, a etimologia da palavra justiça está profundamente ligada à ideia de lei, direito e equidade. </w:t>
      </w:r>
    </w:p>
    <w:p>
      <w:pPr>
        <w:pStyle w:val="Normal"/>
        <w:spacing w:before="0" w:after="0"/>
        <w:ind w:firstLine="680" w:left="0" w:right="0"/>
        <w:contextualSpacing/>
        <w:jc w:val="both"/>
        <w:rPr/>
      </w:pPr>
      <w:r>
        <w:rPr/>
        <w:t>Significado.</w:t>
      </w:r>
    </w:p>
    <w:p>
      <w:pPr>
        <w:pStyle w:val="BodyText"/>
        <w:spacing w:lineRule="auto" w:line="276" w:before="0" w:after="0"/>
        <w:ind w:hanging="0" w:left="283" w:right="0"/>
        <w:contextualSpacing/>
        <w:jc w:val="both"/>
        <w:rPr/>
      </w:pPr>
      <w:r>
        <w:rPr/>
        <w:t>1. Qualidade do que está em conformidade com o que é direito; maneira de perceber, avaliar o que é direito, justo.</w:t>
      </w:r>
    </w:p>
    <w:p>
      <w:pPr>
        <w:pStyle w:val="BodyText"/>
        <w:spacing w:lineRule="auto" w:line="276" w:before="0" w:after="0"/>
        <w:ind w:hanging="0" w:left="283" w:right="0"/>
        <w:contextualSpacing/>
        <w:jc w:val="both"/>
        <w:rPr/>
      </w:pPr>
      <w:del w:id="1716" w:author="Autor desconhecido" w:date="2024-05-14T14:30:52Z">
        <w:r>
          <w:rPr>
            <w:color w:val="70757A"/>
          </w:rPr>
          <w:delText>"</w:delText>
        </w:r>
      </w:del>
      <w:ins w:id="1717" w:author="Autor desconhecido" w:date="2024-05-14T14:30:52Z">
        <w:r>
          <w:rPr>
            <w:color w:val="70757A"/>
          </w:rPr>
          <w:t>“</w:t>
        </w:r>
      </w:ins>
      <w:r>
        <w:rPr>
          <w:color w:val="70757A"/>
        </w:rPr>
        <w:t>não há como questionar a j. de sua causa</w:t>
      </w:r>
      <w:del w:id="1718" w:author="Autor desconhecido" w:date="2024-05-14T14:30:58Z">
        <w:r>
          <w:rPr>
            <w:color w:val="70757A"/>
          </w:rPr>
          <w:delText>"</w:delText>
        </w:r>
      </w:del>
      <w:ins w:id="1719" w:author="Autor desconhecido" w:date="2024-05-14T14:30:58Z">
        <w:r>
          <w:rPr>
            <w:color w:val="70757A"/>
          </w:rPr>
          <w:t>.”</w:t>
        </w:r>
      </w:ins>
      <w:del w:id="1720" w:author="Autor desconhecido" w:date="2024-05-14T14:31:15Z">
        <w:r>
          <w:rPr>
            <w:color w:val="70757A"/>
          </w:rPr>
          <w:delText>.</w:delText>
        </w:r>
      </w:del>
    </w:p>
    <w:p>
      <w:pPr>
        <w:pStyle w:val="BodyText"/>
        <w:numPr>
          <w:ilvl w:val="0"/>
          <w:numId w:val="0"/>
        </w:numPr>
        <w:pBdr/>
        <w:spacing w:lineRule="atLeast" w:line="240" w:before="0" w:after="0"/>
        <w:ind w:hanging="0" w:left="300" w:right="0"/>
        <w:contextualSpacing/>
        <w:jc w:val="both"/>
        <w:rPr/>
      </w:pPr>
      <w:r>
        <w:rPr/>
        <w:t>2. O</w:t>
      </w:r>
      <w:r>
        <w:rPr/>
        <w:t xml:space="preserve"> reconhecimento do mérito de alguém ou de algo.</w:t>
      </w:r>
    </w:p>
    <w:p>
      <w:pPr>
        <w:pStyle w:val="BodyText"/>
        <w:numPr>
          <w:ilvl w:val="0"/>
          <w:numId w:val="0"/>
        </w:numPr>
        <w:pBdr/>
        <w:spacing w:lineRule="atLeast" w:line="240" w:before="0" w:after="0"/>
        <w:ind w:hanging="0" w:left="300" w:right="0"/>
        <w:contextualSpacing/>
        <w:jc w:val="both"/>
        <w:rPr>
          <w:color w:val="70757A"/>
        </w:rPr>
      </w:pPr>
      <w:del w:id="1721" w:author="Autor desconhecido" w:date="2024-05-14T14:31:02Z">
        <w:r>
          <w:rPr>
            <w:color w:val="70757A"/>
          </w:rPr>
          <w:delText>"</w:delText>
        </w:r>
      </w:del>
      <w:ins w:id="1722" w:author="Autor desconhecido" w:date="2024-05-14T14:31:02Z">
        <w:r>
          <w:rPr>
            <w:color w:val="70757A"/>
          </w:rPr>
          <w:t>“</w:t>
        </w:r>
      </w:ins>
      <w:r>
        <w:rPr>
          <w:color w:val="70757A"/>
        </w:rPr>
        <w:t>a história ainda há de fazer-lhe j.</w:t>
      </w:r>
      <w:ins w:id="1723" w:author="Autor desconhecido" w:date="2024-05-14T14:31:06Z">
        <w:r>
          <w:rPr>
            <w:color w:val="70757A"/>
          </w:rPr>
          <w:t>”</w:t>
        </w:r>
      </w:ins>
      <w:del w:id="1724" w:author="Autor desconhecido" w:date="2024-05-14T14:31:07Z">
        <w:r>
          <w:rPr>
            <w:color w:val="70757A"/>
          </w:rPr>
          <w:delText>"</w:delText>
        </w:r>
      </w:del>
    </w:p>
    <w:p>
      <w:pPr>
        <w:pStyle w:val="Normal"/>
        <w:spacing w:before="0" w:after="0"/>
        <w:contextualSpacing/>
        <w:jc w:val="both"/>
        <w:rPr/>
      </w:pPr>
      <w:r>
        <w:rPr/>
      </w:r>
    </w:p>
    <w:p>
      <w:pPr>
        <w:pStyle w:val="Normal"/>
        <w:spacing w:before="0" w:after="0"/>
        <w:contextualSpacing/>
        <w:jc w:val="both"/>
        <w:rPr/>
      </w:pPr>
      <w:r>
        <w:rPr/>
        <w:t>RAZÃO:</w:t>
      </w:r>
    </w:p>
    <w:p>
      <w:pPr>
        <w:pStyle w:val="Normal"/>
        <w:tabs>
          <w:tab w:val="left" w:pos="628" w:leader="none"/>
        </w:tabs>
        <w:spacing w:before="0" w:after="0"/>
        <w:ind w:firstLine="680" w:left="0" w:right="0"/>
        <w:contextualSpacing/>
        <w:jc w:val="both"/>
        <w:rPr/>
      </w:pPr>
      <w:r>
        <w:rPr/>
        <w:t>Etimologia.</w:t>
      </w:r>
    </w:p>
    <w:p>
      <w:pPr>
        <w:pStyle w:val="Normal"/>
        <w:spacing w:before="0" w:after="0"/>
        <w:contextualSpacing/>
        <w:jc w:val="both"/>
        <w:rPr/>
      </w:pPr>
      <w:r>
        <w:rPr/>
        <w:t xml:space="preserve">A palavra razão tem origem na palavra latina, “ratio” e na palavra grega “logos”, que significam reunir, juntar, medir, calcular, portanto, razão significa pensar, falar ordenadamente, com medida, com clareza e de modo compreensível. </w:t>
      </w:r>
    </w:p>
    <w:p>
      <w:pPr>
        <w:pStyle w:val="Normal"/>
        <w:spacing w:before="0" w:after="0"/>
        <w:ind w:firstLine="680" w:left="0" w:right="0"/>
        <w:contextualSpacing/>
        <w:jc w:val="both"/>
        <w:rPr/>
      </w:pPr>
      <w:r>
        <w:rPr/>
        <w:t>Significado.</w:t>
      </w:r>
    </w:p>
    <w:p>
      <w:pPr>
        <w:pStyle w:val="Normal"/>
        <w:spacing w:before="0" w:after="0"/>
        <w:contextualSpacing/>
        <w:jc w:val="both"/>
        <w:rPr>
          <w:i/>
        </w:rPr>
      </w:pPr>
      <w:del w:id="1725" w:author="Autor desconhecido" w:date="2024-05-14T14:31:55Z">
        <w:r>
          <w:rPr>
            <w:i/>
          </w:rPr>
          <w:delText>substantivo</w:delText>
        </w:r>
      </w:del>
      <w:ins w:id="1726" w:author="Autor desconhecido" w:date="2024-05-14T14:31:55Z">
        <w:r>
          <w:rPr>
            <w:i/>
          </w:rPr>
          <w:t>Substantivo</w:t>
        </w:r>
      </w:ins>
      <w:r>
        <w:rPr>
          <w:i/>
        </w:rPr>
        <w:t xml:space="preserve"> feminino</w:t>
      </w:r>
    </w:p>
    <w:p>
      <w:pPr>
        <w:pStyle w:val="BodyText"/>
        <w:numPr>
          <w:ilvl w:val="0"/>
          <w:numId w:val="0"/>
        </w:numPr>
        <w:pBdr/>
        <w:spacing w:lineRule="atLeast" w:line="240" w:before="0" w:after="0"/>
        <w:ind w:hanging="0" w:left="283" w:right="0"/>
        <w:contextualSpacing/>
        <w:jc w:val="both"/>
        <w:rPr/>
      </w:pPr>
      <w:r>
        <w:rPr/>
        <w:t xml:space="preserve">1. </w:t>
      </w:r>
      <w:r>
        <w:rPr/>
        <w:t>F</w:t>
      </w:r>
      <w:r>
        <w:rPr/>
        <w:t>aculdade de raciocinar, apreender, compreender, ponderar, julgar; a inteligência.</w:t>
      </w:r>
    </w:p>
    <w:p>
      <w:pPr>
        <w:pStyle w:val="BodyText"/>
        <w:numPr>
          <w:ilvl w:val="0"/>
          <w:numId w:val="0"/>
        </w:numPr>
        <w:pBdr/>
        <w:spacing w:lineRule="atLeast" w:line="240" w:before="0" w:after="0"/>
        <w:ind w:hanging="0" w:left="300" w:right="0"/>
        <w:contextualSpacing/>
        <w:jc w:val="both"/>
        <w:rPr>
          <w:color w:val="70757A"/>
        </w:rPr>
      </w:pPr>
      <w:del w:id="1727" w:author="Autor desconhecido" w:date="2024-05-14T14:31:59Z">
        <w:r>
          <w:rPr>
            <w:color w:val="70757A"/>
          </w:rPr>
          <w:delText>"</w:delText>
        </w:r>
      </w:del>
      <w:ins w:id="1728" w:author="Autor desconhecido" w:date="2024-05-14T14:31:59Z">
        <w:r>
          <w:rPr>
            <w:color w:val="70757A"/>
          </w:rPr>
          <w:t>“</w:t>
        </w:r>
      </w:ins>
      <w:r>
        <w:rPr>
          <w:color w:val="70757A"/>
        </w:rPr>
        <w:t>o homem tem o uso da r.</w:t>
      </w:r>
      <w:ins w:id="1729" w:author="Autor desconhecido" w:date="2024-05-14T14:32:03Z">
        <w:r>
          <w:rPr>
            <w:color w:val="70757A"/>
          </w:rPr>
          <w:t>”</w:t>
        </w:r>
      </w:ins>
      <w:del w:id="1730" w:author="Autor desconhecido" w:date="2024-05-14T14:32:03Z">
        <w:r>
          <w:rPr>
            <w:color w:val="70757A"/>
          </w:rPr>
          <w:delText>"</w:delText>
        </w:r>
      </w:del>
    </w:p>
    <w:p>
      <w:pPr>
        <w:pStyle w:val="BodyText"/>
        <w:numPr>
          <w:ilvl w:val="0"/>
          <w:numId w:val="0"/>
        </w:numPr>
        <w:pBdr/>
        <w:spacing w:lineRule="atLeast" w:line="240" w:before="0" w:after="0"/>
        <w:ind w:hanging="0" w:left="283" w:right="0"/>
        <w:contextualSpacing/>
        <w:jc w:val="both"/>
        <w:rPr/>
      </w:pPr>
      <w:r>
        <w:rPr/>
        <w:t xml:space="preserve">2. </w:t>
      </w:r>
      <w:r>
        <w:rPr/>
        <w:t>R</w:t>
      </w:r>
      <w:r>
        <w:rPr/>
        <w:t>aciocínio que conduz à indução ou dedução de algo.</w:t>
      </w:r>
    </w:p>
    <w:p>
      <w:pPr>
        <w:pStyle w:val="Normal"/>
        <w:spacing w:before="0" w:after="0"/>
        <w:contextualSpacing/>
        <w:jc w:val="both"/>
        <w:rPr/>
      </w:pPr>
      <w:r>
        <w:rPr/>
      </w:r>
    </w:p>
    <w:p>
      <w:pPr>
        <w:pStyle w:val="Normal"/>
        <w:spacing w:before="0" w:after="0"/>
        <w:contextualSpacing/>
        <w:jc w:val="both"/>
        <w:rPr/>
      </w:pPr>
      <w:r>
        <w:rPr/>
        <w:t>SENTIMENTO:</w:t>
      </w:r>
    </w:p>
    <w:p>
      <w:pPr>
        <w:pStyle w:val="Normal"/>
        <w:spacing w:before="0" w:after="0"/>
        <w:ind w:firstLine="680" w:left="0" w:right="0"/>
        <w:contextualSpacing/>
        <w:jc w:val="both"/>
        <w:rPr/>
      </w:pPr>
      <w:r>
        <w:rPr/>
        <w:t>Etimologia.</w:t>
      </w:r>
    </w:p>
    <w:p>
      <w:pPr>
        <w:pStyle w:val="Normal"/>
        <w:spacing w:before="0" w:after="0"/>
        <w:contextualSpacing/>
        <w:jc w:val="both"/>
        <w:rPr/>
      </w:pPr>
      <w:r>
        <w:rPr/>
        <w:t xml:space="preserve">A palavra “sentimento” tem sua origem no latim </w:t>
      </w:r>
      <w:del w:id="1731" w:author="Autor desconhecido" w:date="2024-05-14T14:32:21Z">
        <w:r>
          <w:rPr/>
          <w:delText>"</w:delText>
        </w:r>
      </w:del>
      <w:ins w:id="1732" w:author="Autor desconhecido" w:date="2024-05-14T14:32:21Z">
        <w:r>
          <w:rPr/>
          <w:t>“</w:t>
        </w:r>
      </w:ins>
      <w:r>
        <w:rPr/>
        <w:t>sentire</w:t>
      </w:r>
      <w:del w:id="1733" w:author="Autor desconhecido" w:date="2024-05-14T14:32:25Z">
        <w:r>
          <w:rPr/>
          <w:delText>"</w:delText>
        </w:r>
      </w:del>
      <w:ins w:id="1734" w:author="Autor desconhecido" w:date="2024-05-14T14:32:25Z">
        <w:r>
          <w:rPr/>
          <w:t>”</w:t>
        </w:r>
      </w:ins>
      <w:r>
        <w:rPr/>
        <w:t xml:space="preserve">, que significa </w:t>
      </w:r>
      <w:del w:id="1735" w:author="Autor desconhecido" w:date="2024-05-14T14:32:31Z">
        <w:r>
          <w:rPr/>
          <w:delText>"</w:delText>
        </w:r>
      </w:del>
      <w:ins w:id="1736" w:author="Autor desconhecido" w:date="2024-05-14T14:32:31Z">
        <w:r>
          <w:rPr/>
          <w:t>“</w:t>
        </w:r>
      </w:ins>
      <w:r>
        <w:rPr/>
        <w:t>perceber pelos sentidos, sentir, experimentar</w:t>
      </w:r>
      <w:del w:id="1737" w:author="Autor desconhecido" w:date="2024-05-14T14:32:35Z">
        <w:r>
          <w:rPr/>
          <w:delText>"</w:delText>
        </w:r>
      </w:del>
      <w:ins w:id="1738" w:author="Autor desconhecido" w:date="2024-05-14T14:32:35Z">
        <w:r>
          <w:rPr/>
          <w:t>”</w:t>
        </w:r>
      </w:ins>
      <w:r>
        <w:rPr/>
        <w:t>.</w:t>
      </w:r>
    </w:p>
    <w:p>
      <w:pPr>
        <w:pStyle w:val="Normal"/>
        <w:spacing w:before="0" w:after="0"/>
        <w:ind w:firstLine="680" w:left="0" w:right="0"/>
        <w:contextualSpacing/>
        <w:jc w:val="both"/>
        <w:rPr/>
      </w:pPr>
      <w:r>
        <w:rPr/>
        <w:t>Significado.</w:t>
      </w:r>
    </w:p>
    <w:p>
      <w:pPr>
        <w:pStyle w:val="Normal"/>
        <w:spacing w:before="0" w:after="0"/>
        <w:contextualSpacing/>
        <w:jc w:val="both"/>
        <w:rPr>
          <w:i/>
        </w:rPr>
      </w:pPr>
      <w:r>
        <w:rPr>
          <w:i/>
        </w:rPr>
        <w:t>Substantivo masculino</w:t>
      </w:r>
    </w:p>
    <w:p>
      <w:pPr>
        <w:pStyle w:val="BodyText"/>
        <w:numPr>
          <w:ilvl w:val="0"/>
          <w:numId w:val="0"/>
        </w:numPr>
        <w:pBdr/>
        <w:spacing w:lineRule="atLeast" w:line="240" w:before="0" w:after="0"/>
        <w:ind w:hanging="0" w:left="283" w:right="0"/>
        <w:contextualSpacing/>
        <w:jc w:val="both"/>
        <w:rPr/>
      </w:pPr>
      <w:r>
        <w:rPr/>
        <w:t xml:space="preserve">1. </w:t>
      </w:r>
      <w:r>
        <w:rPr/>
        <w:t>E</w:t>
      </w:r>
      <w:r>
        <w:rPr/>
        <w:t>stado ou condição psicológica, e suas manifestações, originadas das pulsões de afeto ou aversão.</w:t>
      </w:r>
    </w:p>
    <w:p>
      <w:pPr>
        <w:pStyle w:val="BodyText"/>
        <w:numPr>
          <w:ilvl w:val="0"/>
          <w:numId w:val="0"/>
        </w:numPr>
        <w:pBdr/>
        <w:spacing w:lineRule="atLeast" w:line="240" w:before="0" w:after="0"/>
        <w:ind w:hanging="0" w:left="300" w:right="0"/>
        <w:contextualSpacing/>
        <w:jc w:val="both"/>
        <w:rPr>
          <w:color w:val="70757A"/>
        </w:rPr>
      </w:pPr>
      <w:del w:id="1739" w:author="Autor desconhecido" w:date="2024-05-14T14:32:56Z">
        <w:r>
          <w:rPr>
            <w:color w:val="70757A"/>
          </w:rPr>
          <w:delText>"</w:delText>
        </w:r>
      </w:del>
      <w:ins w:id="1740" w:author="Autor desconhecido" w:date="2024-05-14T14:32:56Z">
        <w:r>
          <w:rPr>
            <w:color w:val="70757A"/>
          </w:rPr>
          <w:t>“</w:t>
        </w:r>
      </w:ins>
      <w:r>
        <w:rPr>
          <w:color w:val="70757A"/>
        </w:rPr>
        <w:t>s. de ciúme</w:t>
      </w:r>
      <w:ins w:id="1741" w:author="Autor desconhecido" w:date="2024-05-14T14:32:59Z">
        <w:r>
          <w:rPr>
            <w:color w:val="70757A"/>
          </w:rPr>
          <w:t>”</w:t>
        </w:r>
      </w:ins>
      <w:del w:id="1742" w:author="Autor desconhecido" w:date="2024-05-14T14:32:59Z">
        <w:r>
          <w:rPr>
            <w:color w:val="70757A"/>
          </w:rPr>
          <w:delText>"</w:delText>
        </w:r>
      </w:del>
    </w:p>
    <w:p>
      <w:pPr>
        <w:pStyle w:val="BodyText"/>
        <w:numPr>
          <w:ilvl w:val="0"/>
          <w:numId w:val="0"/>
        </w:numPr>
        <w:pBdr/>
        <w:spacing w:lineRule="atLeast" w:line="240" w:before="0" w:after="0"/>
        <w:ind w:hanging="0" w:left="283" w:right="0"/>
        <w:contextualSpacing/>
        <w:jc w:val="both"/>
        <w:rPr/>
      </w:pPr>
      <w:r>
        <w:rPr/>
        <w:t xml:space="preserve">2. </w:t>
      </w:r>
      <w:r>
        <w:rPr/>
        <w:t>A</w:t>
      </w:r>
      <w:r>
        <w:rPr/>
        <w:t>to ou efeito de sentir(-se).</w:t>
      </w:r>
    </w:p>
    <w:p>
      <w:pPr>
        <w:pStyle w:val="Normal"/>
        <w:spacing w:before="0" w:after="0"/>
        <w:contextualSpacing/>
        <w:jc w:val="both"/>
        <w:rPr/>
      </w:pPr>
      <w:r>
        <w:rPr/>
      </w:r>
    </w:p>
    <w:p>
      <w:pPr>
        <w:pStyle w:val="Normal"/>
        <w:spacing w:before="0" w:after="0"/>
        <w:ind w:firstLine="680" w:left="0" w:right="0"/>
        <w:contextualSpacing/>
        <w:jc w:val="both"/>
        <w:rPr/>
      </w:pPr>
      <w:r>
        <w:rPr/>
        <w:t xml:space="preserve">Como vemos nas definições acima, a palavra </w:t>
      </w:r>
      <w:r>
        <w:rPr>
          <w:b/>
          <w:bCs/>
        </w:rPr>
        <w:t>consciência</w:t>
      </w:r>
      <w:r>
        <w:rPr/>
        <w:t xml:space="preserve"> tem um duplo significado, envolvendo a percepção de si mesmo como individualidade, característico dos seres humanos e também, supostamente a partir de alguns experimentos, presente também em alguns animais “inferiores”. Alguns experimentos realizados com espelhos colocados próximos a diversas espécies de animais parecem corroborar essa percepção.</w:t>
      </w:r>
    </w:p>
    <w:p>
      <w:pPr>
        <w:pStyle w:val="Normal"/>
        <w:spacing w:before="0" w:after="0"/>
        <w:ind w:firstLine="680" w:left="0" w:right="0"/>
        <w:contextualSpacing/>
        <w:jc w:val="both"/>
        <w:rPr/>
      </w:pPr>
      <w:r>
        <w:rPr/>
        <w:t>Mas é principalmente quanto ao seu segundo significado que vamos nos ater aqui.</w:t>
      </w:r>
    </w:p>
    <w:p>
      <w:pPr>
        <w:pStyle w:val="Normal"/>
        <w:spacing w:before="0" w:after="0"/>
        <w:ind w:firstLine="680" w:left="0" w:right="0"/>
        <w:contextualSpacing/>
        <w:jc w:val="both"/>
        <w:rPr/>
      </w:pPr>
      <w:r>
        <w:rPr>
          <w:b/>
          <w:bCs/>
        </w:rPr>
        <w:t>Consciência</w:t>
      </w:r>
      <w:r>
        <w:rPr/>
        <w:t xml:space="preserve"> também é a </w:t>
      </w:r>
      <w:r>
        <w:rPr/>
        <w:t xml:space="preserve">percepção que o ser humano possui do que é moralmente certo ou errado </w:t>
      </w:r>
      <w:r>
        <w:rPr/>
        <w:t>no seu</w:t>
      </w:r>
      <w:r>
        <w:rPr/>
        <w:t xml:space="preserve"> </w:t>
      </w:r>
      <w:r>
        <w:rPr/>
        <w:t>comportamento</w:t>
      </w:r>
      <w:r>
        <w:rPr/>
        <w:t xml:space="preserve"> individua</w:t>
      </w:r>
      <w:r>
        <w:rPr/>
        <w:t>l</w:t>
      </w:r>
      <w:r>
        <w:rPr/>
        <w:t xml:space="preserve">, </w:t>
      </w:r>
      <w:r>
        <w:rPr/>
        <w:t>e</w:t>
      </w:r>
      <w:del w:id="1743" w:author="Autor desconhecido" w:date="2024-05-14T14:34:03Z">
        <w:r>
          <w:rPr/>
          <w:delText>,</w:delText>
        </w:r>
      </w:del>
      <w:r>
        <w:rPr/>
        <w:t xml:space="preserve"> principalmente</w:t>
      </w:r>
      <w:del w:id="1744" w:author="Autor desconhecido" w:date="2024-05-14T14:34:15Z">
        <w:r>
          <w:rPr/>
          <w:delText xml:space="preserve">,  </w:delText>
        </w:r>
      </w:del>
      <w:ins w:id="1745" w:author="Autor desconhecido" w:date="2024-05-14T14:34:16Z">
        <w:r>
          <w:rPr/>
          <w:t xml:space="preserve"> </w:t>
        </w:r>
      </w:ins>
      <w:r>
        <w:rPr/>
        <w:t>inter-relacional.</w:t>
      </w:r>
      <w:r>
        <w:rPr/>
        <w:t xml:space="preserve"> Nesse sentido, não se tem evidências de sua ocorrência, no contexto desses termos nos animais “inferiores” pela distinção de ocorrência ou não de moralidade.</w:t>
      </w:r>
    </w:p>
    <w:p>
      <w:pPr>
        <w:pStyle w:val="Normal"/>
        <w:spacing w:before="0" w:after="0"/>
        <w:ind w:firstLine="680" w:left="0" w:right="0"/>
        <w:contextualSpacing/>
        <w:jc w:val="both"/>
        <w:rPr/>
      </w:pPr>
      <w:r>
        <w:rPr/>
        <w:t xml:space="preserve">Entretanto, na base dessa percepção está o </w:t>
      </w:r>
      <w:r>
        <w:rPr>
          <w:b/>
          <w:bCs/>
        </w:rPr>
        <w:t>senso</w:t>
      </w:r>
      <w:r>
        <w:rPr/>
        <w:t xml:space="preserve"> </w:t>
      </w:r>
      <w:r>
        <w:rPr>
          <w:b/>
          <w:bCs/>
        </w:rPr>
        <w:t>de</w:t>
      </w:r>
      <w:r>
        <w:rPr/>
        <w:t xml:space="preserve"> </w:t>
      </w:r>
      <w:r>
        <w:rPr>
          <w:b/>
          <w:bCs/>
        </w:rPr>
        <w:t>justiça</w:t>
      </w:r>
      <w:r>
        <w:rPr/>
        <w:t>, que tem uma conotação algo mais abrangente, não necessariamente envolvendo a questão de moralidade</w:t>
      </w:r>
      <w:del w:id="1746" w:author="Autor desconhecido" w:date="2024-05-14T14:35:13Z">
        <w:r>
          <w:rPr/>
          <w:delText>,</w:delText>
        </w:r>
      </w:del>
      <w:ins w:id="1747" w:author="Autor desconhecido" w:date="2024-05-14T14:35:13Z">
        <w:r>
          <w:rPr/>
          <w:t>.</w:t>
        </w:r>
      </w:ins>
      <w:r>
        <w:rPr/>
        <w:t xml:space="preserve"> </w:t>
      </w:r>
      <w:del w:id="1748" w:author="Autor desconhecido" w:date="2024-05-14T14:35:16Z">
        <w:r>
          <w:rPr/>
          <w:delText>c</w:delText>
        </w:r>
      </w:del>
      <w:ins w:id="1749" w:author="Autor desconhecido" w:date="2024-05-14T14:35:16Z">
        <w:r>
          <w:rPr/>
          <w:t>C</w:t>
        </w:r>
      </w:ins>
      <w:r>
        <w:rPr/>
        <w:t xml:space="preserve">onforme a presumimos como sendo o </w:t>
      </w:r>
      <w:r>
        <w:rPr/>
        <w:t xml:space="preserve">conjunto dos </w:t>
      </w:r>
      <w:r>
        <w:rPr/>
        <w:t>valores</w:t>
      </w:r>
      <w:r>
        <w:rPr/>
        <w:t xml:space="preserve"> morais, individuais ou coletivos, como a virtude, o bem, a honestidade</w:t>
      </w:r>
      <w:ins w:id="1750" w:author="Autor desconhecido" w:date="2024-05-14T14:35:01Z">
        <w:r>
          <w:rPr/>
          <w:t>,</w:t>
        </w:r>
      </w:ins>
      <w:r>
        <w:rPr/>
        <w:t xml:space="preserve"> etc.</w:t>
      </w:r>
      <w:r>
        <w:rPr/>
        <w:t>.</w:t>
      </w:r>
    </w:p>
    <w:p>
      <w:pPr>
        <w:pStyle w:val="Normal"/>
        <w:spacing w:before="0" w:after="0"/>
        <w:ind w:firstLine="680" w:left="0" w:right="0"/>
        <w:contextualSpacing/>
        <w:jc w:val="both"/>
        <w:rPr/>
      </w:pPr>
      <w:r>
        <w:rPr/>
        <w:t>O senso de justiça é mais simples e está comprovadamente muito mais presente instintivamente entre muitas espécies de animais “inferiores”, e claro se estende também aos seres humanos. Em sua essência consiste na capacidade de diferenciar (nos animais “inferiores”) e de discernir (nos seres humanos) entre o que é certo e o que é errado. A partir dessa percepção transcende-se a percepção do senso de justiça, na capacidade de diferenciar o que é correto e incorreto, justo e injusto.</w:t>
      </w:r>
    </w:p>
    <w:p>
      <w:pPr>
        <w:pStyle w:val="Normal"/>
        <w:spacing w:before="0" w:after="0"/>
        <w:ind w:firstLine="680" w:left="0" w:right="0"/>
        <w:contextualSpacing/>
        <w:jc w:val="both"/>
        <w:rPr/>
      </w:pPr>
      <w:r>
        <w:rPr/>
        <w:t>Mas como os animais desenvolveram essa percepção?</w:t>
      </w:r>
    </w:p>
    <w:p>
      <w:pPr>
        <w:pStyle w:val="Normal"/>
        <w:spacing w:before="0" w:after="0"/>
        <w:ind w:firstLine="680" w:left="0" w:right="0"/>
        <w:contextualSpacing/>
        <w:jc w:val="both"/>
        <w:rPr/>
      </w:pPr>
      <w:r>
        <w:rPr/>
        <w:t xml:space="preserve">Na experimentação de erros e acertos, sob o guante da Lei de </w:t>
      </w:r>
      <w:r>
        <w:rPr/>
        <w:t>C</w:t>
      </w:r>
      <w:r>
        <w:rPr/>
        <w:t>ausa e Efeito, naturais da vida. Elementos essenciais do processo de aprendizagem e evolução.</w:t>
      </w:r>
    </w:p>
    <w:p>
      <w:pPr>
        <w:pStyle w:val="Normal"/>
        <w:spacing w:before="0" w:after="0"/>
        <w:ind w:firstLine="680" w:left="0" w:right="0"/>
        <w:contextualSpacing/>
        <w:jc w:val="both"/>
        <w:rPr/>
      </w:pPr>
      <w:r>
        <w:rPr/>
        <w:t>A satisfação pelo exito e a dor oriunda dos erros, com o tempo, vão moldando os parâmetros de identificação e diferenciação entre o que é bom ou ruim, certo ou errado, estabelecendo assim as bases para o senso de justiça. Esse processo, nas primeiras fases, prescinde a necessidade do uso da razão e do sentimento.</w:t>
      </w:r>
    </w:p>
    <w:p>
      <w:pPr>
        <w:pStyle w:val="Normal"/>
        <w:spacing w:before="0" w:after="0"/>
        <w:ind w:firstLine="680" w:left="0" w:right="0"/>
        <w:contextualSpacing/>
        <w:jc w:val="both"/>
        <w:rPr/>
      </w:pPr>
      <w:r>
        <w:rPr/>
        <w:t xml:space="preserve">Pode-se até tentar usar a estorinha de que o leão, por lealdade urra avisando que vai caçar, atribuindo a esse fato uma suposta atitude de moralidade. Dizem por ai que a palavra leão deriva de lealdade por causa disso, mas isso é um mito. De fato as duas palavras têm etimologias bem diferentes e se assemelham apenas na sonoridade. E os leões, </w:t>
      </w:r>
      <w:r>
        <w:rPr/>
        <w:t xml:space="preserve">para caçar, </w:t>
      </w:r>
      <w:r>
        <w:rPr/>
        <w:t>saem bem quietinhos para pegar as presas de surpresa.</w:t>
      </w:r>
    </w:p>
    <w:p>
      <w:pPr>
        <w:pStyle w:val="Normal"/>
        <w:spacing w:before="0" w:after="0"/>
        <w:contextualSpacing/>
        <w:rPr/>
      </w:pPr>
      <w:r>
        <w:rPr/>
        <w:t>Entretanto, moralidade à parte, em alguns experimentos com macacos-prego, realizados na Universidade de Emory, EUA</w:t>
      </w:r>
      <w:r>
        <w:rPr/>
        <w:t>(28)</w:t>
      </w:r>
      <w:r>
        <w:rPr/>
        <w:t>, comprovam que os macacos apresentam senso de justiça ao se manifestarem indignados ao serem premiados injustamente por tarefas iguais realizadas por diversos macacos companheiros.</w:t>
      </w:r>
    </w:p>
    <w:p>
      <w:pPr>
        <w:pStyle w:val="Normal"/>
        <w:spacing w:before="0" w:after="0"/>
        <w:ind w:firstLine="737" w:left="0" w:right="0"/>
        <w:contextualSpacing/>
        <w:jc w:val="both"/>
        <w:rPr/>
      </w:pPr>
      <w:r>
        <w:rPr/>
        <w:t>Quando um macaco era premiado com uvas (que, para eles valem mais) e viam outros macacos sendo premiados com bolacha de ração recebidas pela mesma tarefa, se recusavam a trabalhar (faziam greve), ou até recusavam a comê-las.</w:t>
      </w:r>
    </w:p>
    <w:p>
      <w:pPr>
        <w:pStyle w:val="BodyText"/>
        <w:spacing w:before="0" w:after="0"/>
        <w:ind w:firstLine="737" w:left="0" w:right="0"/>
        <w:contextualSpacing/>
        <w:jc w:val="both"/>
        <w:rPr/>
      </w:pPr>
      <w:r>
        <w:rPr/>
        <w:t xml:space="preserve">Os pesquisadores não ficaram surpresos porque os macacos mostraram ter senso de justiça, mas sim, porque eles recusaram recompensas normalmente aceitáveis. </w:t>
      </w:r>
      <w:r>
        <w:rPr/>
        <w:t>"Eles não mostraram qualquer reação contra os seus iguais, não os culparam pela injustiça."</w:t>
      </w:r>
    </w:p>
    <w:p>
      <w:pPr>
        <w:pStyle w:val="BodyText"/>
        <w:spacing w:before="0" w:after="0"/>
        <w:ind w:firstLine="737" w:left="0" w:right="0"/>
        <w:contextualSpacing/>
        <w:jc w:val="both"/>
        <w:rPr/>
      </w:pPr>
      <w:r>
        <w:rPr/>
        <w:t xml:space="preserve">Muito interessante que a manifestação de indignação partia muito mais por atitude dos agraciados com comida melhor. </w:t>
      </w:r>
    </w:p>
    <w:p>
      <w:pPr>
        <w:pStyle w:val="BodyText"/>
        <w:spacing w:before="0" w:after="0"/>
        <w:ind w:firstLine="737" w:left="0" w:right="0"/>
        <w:contextualSpacing/>
        <w:jc w:val="both"/>
        <w:rPr/>
      </w:pPr>
      <w:r>
        <w:rPr/>
        <w:t>S</w:t>
      </w:r>
      <w:r>
        <w:rPr/>
        <w:t xml:space="preserve">erá isso indício de moralidade? Os pesquisadores </w:t>
      </w:r>
      <w:del w:id="1751" w:author="Autor desconhecido" w:date="2024-05-14T14:42:51Z">
        <w:r>
          <w:rPr/>
          <w:delText>em questã</w:delText>
        </w:r>
      </w:del>
      <w:ins w:id="1752" w:author="Autor desconhecido" w:date="2024-05-14T14:42:51Z">
        <w:r>
          <w:rPr/>
          <w:t>responsáveis</w:t>
        </w:r>
      </w:ins>
      <w:del w:id="1753" w:author="Autor desconhecido" w:date="2024-05-14T14:42:57Z">
        <w:r>
          <w:rPr/>
          <w:delText>o</w:delText>
        </w:r>
      </w:del>
      <w:r>
        <w:rPr/>
        <w:t xml:space="preserve"> não abordaram essa questão. </w:t>
      </w:r>
      <w:r>
        <w:rPr/>
        <w:t>É realmente complicado estabelecer os momentos de transição entre a percepção de certo e errado e o começo da percepção de justo e injusto e entre a percepção de justiça e o início da moralidade.</w:t>
      </w:r>
    </w:p>
    <w:p>
      <w:pPr>
        <w:pStyle w:val="BodyText"/>
        <w:spacing w:before="0" w:after="0"/>
        <w:ind w:firstLine="737" w:left="0" w:right="0"/>
        <w:contextualSpacing/>
        <w:jc w:val="both"/>
        <w:rPr/>
      </w:pPr>
      <w:r>
        <w:rPr/>
        <w:t>Acredito filosofando, que os dois primeiros são atributos da fase instintiva e o terceiro nasce junto com os primórdios do sentimento, já como atributos do ser humano racional.</w:t>
      </w:r>
    </w:p>
    <w:p>
      <w:pPr>
        <w:pStyle w:val="BodyText"/>
        <w:spacing w:before="0" w:after="0"/>
        <w:ind w:firstLine="737" w:left="0" w:right="0"/>
        <w:contextualSpacing/>
        <w:jc w:val="both"/>
        <w:rPr/>
      </w:pPr>
      <w:r>
        <w:rPr/>
        <w:t xml:space="preserve">Segundo os cientistas </w:t>
      </w:r>
      <w:r>
        <w:rPr/>
        <w:t xml:space="preserve">bem </w:t>
      </w:r>
      <w:r>
        <w:rPr/>
        <w:t>mais estudiosos que eu</w:t>
      </w:r>
      <w:r>
        <w:rPr/>
        <w:t xml:space="preserve">, o senso de justiça humano é inerente </w:t>
      </w:r>
      <w:r>
        <w:rPr/>
        <w:t>(ao Instinto)</w:t>
      </w:r>
      <w:del w:id="1754" w:author="Autor desconhecido" w:date="2024-05-14T14:43:49Z">
        <w:r>
          <w:rPr/>
          <w:delText>,</w:delText>
        </w:r>
      </w:del>
      <w:r>
        <w:rPr/>
        <w:t xml:space="preserve"> e não </w:t>
      </w:r>
      <w:r>
        <w:rPr/>
        <w:t>o</w:t>
      </w:r>
      <w:r>
        <w:rPr/>
        <w:t xml:space="preserve"> </w:t>
      </w:r>
      <w:r>
        <w:rPr/>
        <w:t xml:space="preserve">fruto de uma </w:t>
      </w:r>
      <w:r>
        <w:rPr/>
        <w:t xml:space="preserve">construção social. </w:t>
      </w:r>
    </w:p>
    <w:p>
      <w:pPr>
        <w:pStyle w:val="BodyText"/>
        <w:spacing w:before="0" w:after="0"/>
        <w:ind w:firstLine="737" w:left="0" w:right="0"/>
        <w:contextualSpacing/>
        <w:jc w:val="both"/>
        <w:rPr/>
      </w:pPr>
      <w:r>
        <w:rPr/>
        <w:t>Ora pois, consider</w:t>
      </w:r>
      <w:r>
        <w:rPr/>
        <w:t>emos</w:t>
      </w:r>
      <w:r>
        <w:rPr/>
        <w:t xml:space="preserve"> então que </w:t>
      </w:r>
      <w:r>
        <w:rPr>
          <w:b/>
          <w:bCs/>
          <w:rPrChange w:id="0" w:author="Autor desconhecido" w:date="2024-05-14T14:44:11Z"/>
        </w:rPr>
        <w:t>o senso de justiça é anterior ao desenvolvimento da razão e dos sentimentos humanos</w:t>
      </w:r>
      <w:r>
        <w:rPr/>
        <w:t>.</w:t>
      </w:r>
    </w:p>
    <w:p>
      <w:pPr>
        <w:pStyle w:val="Normal"/>
        <w:spacing w:before="0" w:after="0"/>
        <w:ind w:firstLine="737" w:left="0" w:right="0"/>
        <w:contextualSpacing/>
        <w:jc w:val="both"/>
        <w:rPr/>
      </w:pPr>
      <w:del w:id="1756" w:author="Autor desconhecido" w:date="2024-06-13T14:22:34Z">
        <w:r>
          <w:rPr/>
          <w:delText xml:space="preserve"> </w:delText>
        </w:r>
      </w:del>
      <w:r>
        <w:rPr/>
        <w:t xml:space="preserve">Existem outros trabalhos semelhantes, inclusive com peixes limpadores e pássaros, que corroboram essa </w:t>
      </w:r>
      <w:r>
        <w:rPr/>
        <w:t>observação</w:t>
      </w:r>
      <w:r>
        <w:rPr/>
        <w:t>.</w:t>
      </w:r>
    </w:p>
    <w:p>
      <w:pPr>
        <w:pStyle w:val="Normal"/>
        <w:spacing w:before="0" w:after="0"/>
        <w:ind w:firstLine="737" w:left="0" w:right="0"/>
        <w:contextualSpacing/>
        <w:jc w:val="both"/>
        <w:rPr/>
      </w:pPr>
      <w:r>
        <w:rPr/>
        <w:t>P</w:t>
      </w:r>
      <w:r>
        <w:rPr/>
        <w:t>odem haver algumas controvérsias quanto a anterioridade do senso de justiça ser anterior ao advento da razão e do sentimento, mas são em sua maioria especulativos. Não encontramos nenhuma evidencia científica que comprove ou leve a crer tais suposições em contrário. Mas isso também tem muito pouca relevância no contexto de nossa abordagem aqui.</w:t>
      </w:r>
    </w:p>
    <w:p>
      <w:pPr>
        <w:pStyle w:val="Normal"/>
        <w:spacing w:before="0" w:after="0"/>
        <w:ind w:firstLine="737" w:left="0" w:right="0"/>
        <w:contextualSpacing/>
        <w:jc w:val="both"/>
        <w:rPr/>
      </w:pPr>
      <w:r>
        <w:rPr/>
        <w:t>Dessa forma, mais tarde, com o despertar da razão e do sentimento, o senso de justiça já estava</w:t>
      </w:r>
      <w:del w:id="1757" w:author="Autor desconhecido" w:date="2024-05-14T14:45:57Z">
        <w:r>
          <w:rPr/>
          <w:delText>,</w:delText>
        </w:r>
      </w:del>
      <w:r>
        <w:rPr/>
        <w:t xml:space="preserve"> apropriadamente maduro o suficiente para interagir formando a tríade de sustentação para o mecanismo consciencial</w:t>
      </w:r>
      <w:ins w:id="1758" w:author="Autor desconhecido" w:date="2024-05-14T14:46:21Z">
        <w:r>
          <w:rPr/>
          <w:t>.</w:t>
        </w:r>
      </w:ins>
      <w:r>
        <w:rPr/>
        <w:t xml:space="preserve"> </w:t>
      </w:r>
      <w:del w:id="1759" w:author="Autor desconhecido" w:date="2024-05-14T14:46:24Z">
        <w:r>
          <w:rPr/>
          <w:delText>n</w:delText>
        </w:r>
      </w:del>
      <w:ins w:id="1760" w:author="Autor desconhecido" w:date="2024-05-14T14:46:55Z">
        <w:r>
          <w:rPr/>
          <w:t>Isso n</w:t>
        </w:r>
      </w:ins>
      <w:r>
        <w:rPr/>
        <w:t>o tocante ao mecanismo de percepção das bases de discernimento e contenção dos disparates comportamentais</w:t>
      </w:r>
      <w:ins w:id="1761" w:author="Autor desconhecido" w:date="2024-06-13T14:23:01Z">
        <w:r>
          <w:rPr/>
          <w:t xml:space="preserve">. </w:t>
        </w:r>
      </w:ins>
      <w:ins w:id="1762" w:author="Autor desconhecido" w:date="2024-06-13T14:23:01Z">
        <w:r>
          <w:rPr/>
          <w:t>D</w:t>
        </w:r>
      </w:ins>
      <w:del w:id="1763" w:author="Autor desconhecido" w:date="2024-06-13T14:23:04Z">
        <w:r>
          <w:rPr/>
          <w:delText xml:space="preserve"> d</w:delText>
        </w:r>
      </w:del>
      <w:r>
        <w:rPr/>
        <w:t>e forma a estruturar os alicerces para o estabelecimento dos parâmetros para a moralidade.</w:t>
      </w:r>
    </w:p>
    <w:p>
      <w:pPr>
        <w:pStyle w:val="Normal"/>
        <w:spacing w:before="0" w:after="0"/>
        <w:ind w:firstLine="737" w:left="0" w:right="0"/>
        <w:contextualSpacing/>
        <w:jc w:val="both"/>
        <w:rPr/>
      </w:pPr>
      <w:r>
        <w:rPr/>
        <w:t>A razão e o sentimento</w:t>
      </w:r>
      <w:del w:id="1764" w:author="Autor desconhecido" w:date="2024-05-14T14:47:39Z">
        <w:r>
          <w:rPr/>
          <w:delText xml:space="preserve">, </w:delText>
        </w:r>
      </w:del>
      <w:ins w:id="1765" w:author="Autor desconhecido" w:date="2024-05-14T14:47:40Z">
        <w:r>
          <w:rPr/>
          <w:t xml:space="preserve"> </w:t>
        </w:r>
      </w:ins>
      <w:r>
        <w:rPr/>
        <w:t>sozinhos</w:t>
      </w:r>
      <w:del w:id="1766" w:author="Autor desconhecido" w:date="2024-05-14T14:47:49Z">
        <w:r>
          <w:rPr/>
          <w:delText>,</w:delText>
        </w:r>
      </w:del>
      <w:r>
        <w:rPr/>
        <w:t xml:space="preserve"> podem ser suficientes para dar ensejo aos princípios do conceito de consciência</w:t>
      </w:r>
      <w:del w:id="1767" w:author="Autor desconhecido" w:date="2024-05-14T14:48:05Z">
        <w:r>
          <w:rPr/>
          <w:delText>,</w:delText>
        </w:r>
      </w:del>
      <w:ins w:id="1768" w:author="Autor desconhecido" w:date="2024-05-14T14:48:05Z">
        <w:r>
          <w:rPr/>
          <w:t>.</w:t>
        </w:r>
      </w:ins>
      <w:r>
        <w:rPr/>
        <w:t xml:space="preserve"> </w:t>
      </w:r>
      <w:del w:id="1769" w:author="Autor desconhecido" w:date="2024-05-14T14:48:09Z">
        <w:r>
          <w:rPr/>
          <w:delText>n</w:delText>
        </w:r>
      </w:del>
      <w:ins w:id="1770" w:author="Autor desconhecido" w:date="2024-05-14T14:48:09Z">
        <w:r>
          <w:rPr/>
          <w:t>Isso n</w:t>
        </w:r>
      </w:ins>
      <w:r>
        <w:rPr/>
        <w:t>o tocante à capacidade ou habilidade de autorreconhecimento e autoidentificação do Ser como individualidade</w:t>
      </w:r>
      <w:del w:id="1771" w:author="Autor desconhecido" w:date="2024-05-14T14:47:31Z">
        <w:r>
          <w:rPr/>
          <w:delText>,</w:delText>
        </w:r>
      </w:del>
      <w:ins w:id="1772" w:author="Autor desconhecido" w:date="2024-05-14T14:47:31Z">
        <w:r>
          <w:rPr/>
          <w:t>.</w:t>
        </w:r>
      </w:ins>
      <w:r>
        <w:rPr/>
        <w:t xml:space="preserve"> </w:t>
      </w:r>
      <w:del w:id="1773" w:author="Autor desconhecido" w:date="2024-05-14T14:47:35Z">
        <w:r>
          <w:rPr/>
          <w:delText>m</w:delText>
        </w:r>
      </w:del>
      <w:ins w:id="1774" w:author="Autor desconhecido" w:date="2024-05-14T14:47:35Z">
        <w:r>
          <w:rPr/>
          <w:t>M</w:t>
        </w:r>
      </w:ins>
      <w:r>
        <w:rPr/>
        <w:t>as o senso de justiça é imprescindível para complementar a consciência como mecanismo de controle e estabelecimento da tendência evolutiva com ênfase na prática do certo e do Bem, rumo ao desenvolvimento do Amor.</w:t>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mc:AlternateContent>
          <mc:Choice Requires="wpg">
            <w:drawing>
              <wp:anchor behindDoc="0" distT="0" distB="0" distL="0" distR="0" simplePos="0" locked="0" layoutInCell="0" allowOverlap="1" relativeHeight="55">
                <wp:simplePos x="0" y="0"/>
                <wp:positionH relativeFrom="column">
                  <wp:posOffset>478790</wp:posOffset>
                </wp:positionH>
                <wp:positionV relativeFrom="paragraph">
                  <wp:posOffset>20955</wp:posOffset>
                </wp:positionV>
                <wp:extent cx="5083175" cy="1119505"/>
                <wp:effectExtent l="19050" t="28575" r="19050" b="19050"/>
                <wp:wrapSquare wrapText="bothSides"/>
                <wp:docPr id="63" name="DrawObject1"/>
                <a:graphic xmlns:a="http://schemas.openxmlformats.org/drawingml/2006/main">
                  <a:graphicData uri="http://schemas.microsoft.com/office/word/2010/wordprocessingGroup">
                    <wpg:wgp>
                      <wpg:cNvGrpSpPr/>
                      <wpg:grpSpPr>
                        <a:xfrm>
                          <a:off x="0" y="0"/>
                          <a:ext cx="5083200" cy="1119600"/>
                          <a:chOff x="0" y="0"/>
                          <a:chExt cx="5083200" cy="1119600"/>
                        </a:xfrm>
                      </wpg:grpSpPr>
                      <wps:wsp>
                        <wps:cNvSpPr txBox="1"/>
                        <wps:spPr>
                          <a:xfrm>
                            <a:off x="1054080" y="0"/>
                            <a:ext cx="3042360" cy="758880"/>
                          </a:xfrm>
                          <a:prstGeom prst="rect">
                            <a:avLst/>
                          </a:prstGeom>
                          <a:noFill/>
                          <a:ln w="57240">
                            <a:solidFill>
                              <a:srgbClr val="00ff00"/>
                            </a:solidFill>
                            <a:round/>
                          </a:ln>
                        </wps:spPr>
                        <wps:txbx>
                          <w:txbxContent>
                            <w:p>
                              <w:pPr>
                                <w:jc w:val="center"/>
                                <w:rPr/>
                              </w:pPr>
                              <w:r>
                                <w:rPr>
                                  <w:b/>
                                  <w:bCs/>
                                  <w:color w:val="00FF00"/>
                                </w:rPr>
                                <w:t>CONSCIÊNCIA</w:t>
                              </w:r>
                            </w:p>
                            <w:p>
                              <w:pPr>
                                <w:jc w:val="center"/>
                                <w:rPr/>
                              </w:pPr>
                              <w:r>
                                <w:rPr>
                                  <w:sz w:val="48"/>
                                  <w:b/>
                                  <w:szCs w:val="48"/>
                                  <w:bCs/>
                                  <w:color w:val="00FF00"/>
                                </w:rPr>
                                <w:t>+</w:t>
                              </w:r>
                            </w:p>
                            <w:p>
                              <w:pPr>
                                <w:jc w:val="center"/>
                                <w:rPr/>
                              </w:pPr>
                              <w:r>
                                <w:rPr>
                                  <w:b/>
                                  <w:bCs/>
                                  <w:color w:val="00FF00"/>
                                </w:rPr>
                                <w:t>Senso de justiça                    Ciência de si</w:t>
                              </w:r>
                            </w:p>
                          </w:txbxContent>
                        </wps:txbx>
                        <wps:bodyPr wrap="square" lIns="28440" rIns="28440" tIns="28440" bIns="28440" anchor="t">
                          <a:noAutofit/>
                        </wps:bodyPr>
                      </wps:wsp>
                      <wps:wsp>
                        <wps:cNvSpPr txBox="1"/>
                        <wps:spPr>
                          <a:xfrm>
                            <a:off x="0" y="465480"/>
                            <a:ext cx="2527920" cy="654120"/>
                          </a:xfrm>
                          <a:prstGeom prst="rect">
                            <a:avLst/>
                          </a:prstGeom>
                          <a:noFill/>
                          <a:ln w="38160">
                            <a:solidFill>
                              <a:srgbClr val="0000ff"/>
                            </a:solidFill>
                            <a:round/>
                          </a:ln>
                        </wps:spPr>
                        <wps:txbx>
                          <w:txbxContent>
                            <w:p>
                              <w:pPr>
                                <w:jc w:val="left"/>
                                <w:rPr/>
                              </w:pPr>
                              <w:r>
                                <w:rPr>
                                  <w:sz w:val="24"/>
                                </w:rPr>
                                <w:t xml:space="preserve"> INSTINTO </w:t>
                              </w:r>
                            </w:p>
                            <w:p>
                              <w:pPr>
                                <w:jc w:val="center"/>
                                <w:rPr/>
                              </w:pPr>
                              <w:r>
                                <w:rPr/>
                              </w:r>
                            </w:p>
                            <w:p>
                              <w:pPr>
                                <w:jc w:val="center"/>
                                <w:rPr/>
                              </w:pPr>
                              <w:r>
                                <w:rPr>
                                  <w:sz w:val="24"/>
                                </w:rPr>
                                <w:t>Instinto              +    Inteligência animal</w:t>
                              </w:r>
                            </w:p>
                          </w:txbxContent>
                        </wps:txbx>
                        <wps:bodyPr wrap="square" lIns="19080" rIns="19080" tIns="19080" bIns="19080" anchor="t">
                          <a:noAutofit/>
                        </wps:bodyPr>
                      </wps:wsp>
                      <wps:wsp>
                        <wps:cNvSpPr txBox="1"/>
                        <wps:spPr>
                          <a:xfrm>
                            <a:off x="2616840" y="468720"/>
                            <a:ext cx="2466360" cy="650160"/>
                          </a:xfrm>
                          <a:prstGeom prst="rect">
                            <a:avLst/>
                          </a:prstGeom>
                          <a:noFill/>
                          <a:ln w="38160">
                            <a:solidFill>
                              <a:srgbClr val="0000ff"/>
                            </a:solidFill>
                            <a:round/>
                          </a:ln>
                        </wps:spPr>
                        <wps:txbx>
                          <w:txbxContent>
                            <w:p>
                              <w:pPr>
                                <w:jc w:val="right"/>
                                <w:rPr/>
                              </w:pPr>
                              <w:r>
                                <w:rPr>
                                  <w:sz w:val="24"/>
                                </w:rPr>
                                <w:t xml:space="preserve">   RAZÃO </w:t>
                              </w:r>
                            </w:p>
                            <w:p>
                              <w:pPr>
                                <w:jc w:val="center"/>
                                <w:rPr/>
                              </w:pPr>
                              <w:r>
                                <w:rPr/>
                              </w:r>
                            </w:p>
                            <w:p>
                              <w:pPr>
                                <w:jc w:val="center"/>
                                <w:rPr/>
                              </w:pPr>
                              <w:r>
                                <w:rPr>
                                  <w:sz w:val="24"/>
                                </w:rPr>
                                <w:t>Razão                 +               Sentimento</w:t>
                              </w:r>
                            </w:p>
                          </w:txbxContent>
                        </wps:txbx>
                        <wps:bodyPr wrap="square" lIns="19080" rIns="19080" tIns="19080" bIns="19080" anchor="t">
                          <a:noAutofit/>
                        </wps:bodyPr>
                      </wps:wsp>
                    </wpg:wgp>
                  </a:graphicData>
                </a:graphic>
              </wp:anchor>
            </w:drawing>
          </mc:Choice>
          <mc:Fallback>
            <w:pict>
              <v:group id="shape_0" alt="DrawObject1" style="position:absolute;margin-left:37.7pt;margin-top:1.65pt;width:400.25pt;height:88.15pt" coordorigin="754,33" coordsize="8005,1763">
                <v:shape id="shape_0" ID="Quadro de texto 23" stroked="t" o:allowincell="f" style="position:absolute;left:2414;top:33;width:4790;height:1194;mso-wrap-style:square;v-text-anchor:top" type="_x0000_t202">
                  <v:textbox>
                    <w:txbxContent>
                      <w:p>
                        <w:pPr>
                          <w:jc w:val="center"/>
                          <w:rPr/>
                        </w:pPr>
                        <w:r>
                          <w:rPr>
                            <w:b/>
                            <w:bCs/>
                            <w:color w:val="00FF00"/>
                          </w:rPr>
                          <w:t>CONSCIÊNCIA</w:t>
                        </w:r>
                      </w:p>
                      <w:p>
                        <w:pPr>
                          <w:jc w:val="center"/>
                          <w:rPr/>
                        </w:pPr>
                        <w:r>
                          <w:rPr>
                            <w:sz w:val="48"/>
                            <w:b/>
                            <w:szCs w:val="48"/>
                            <w:bCs/>
                            <w:color w:val="00FF00"/>
                          </w:rPr>
                          <w:t>+</w:t>
                        </w:r>
                      </w:p>
                      <w:p>
                        <w:pPr>
                          <w:jc w:val="center"/>
                          <w:rPr/>
                        </w:pPr>
                        <w:r>
                          <w:rPr>
                            <w:b/>
                            <w:bCs/>
                            <w:color w:val="00FF00"/>
                          </w:rPr>
                          <w:t>Senso de justiça                    Ciência de si</w:t>
                        </w:r>
                      </w:p>
                    </w:txbxContent>
                  </v:textbox>
                  <v:fill o:detectmouseclick="t" on="false"/>
                  <v:stroke color="lime" weight="57240" joinstyle="round" endcap="flat"/>
                  <w10:wrap type="square"/>
                </v:shape>
                <v:shape id="shape_0" ID="Quadro de texto 24" stroked="t" o:allowincell="f" style="position:absolute;left:754;top:766;width:3980;height:1029;mso-wrap-style:square;v-text-anchor:top" type="_x0000_t202">
                  <v:textbox>
                    <w:txbxContent>
                      <w:p>
                        <w:pPr>
                          <w:jc w:val="left"/>
                          <w:rPr/>
                        </w:pPr>
                        <w:r>
                          <w:rPr>
                            <w:sz w:val="24"/>
                          </w:rPr>
                          <w:t xml:space="preserve"> INSTINTO </w:t>
                        </w:r>
                      </w:p>
                      <w:p>
                        <w:pPr>
                          <w:jc w:val="center"/>
                          <w:rPr/>
                        </w:pPr>
                        <w:r>
                          <w:rPr/>
                        </w:r>
                      </w:p>
                      <w:p>
                        <w:pPr>
                          <w:jc w:val="center"/>
                          <w:rPr/>
                        </w:pPr>
                        <w:r>
                          <w:rPr>
                            <w:sz w:val="24"/>
                          </w:rPr>
                          <w:t>Instinto              +    Inteligência animal</w:t>
                        </w:r>
                      </w:p>
                    </w:txbxContent>
                  </v:textbox>
                  <v:fill o:detectmouseclick="t" on="false"/>
                  <v:stroke color="blue" weight="38160" joinstyle="round" endcap="flat"/>
                  <w10:wrap type="square"/>
                </v:shape>
                <v:shape id="shape_0" ID="Quadro de texto 25" stroked="t" o:allowincell="f" style="position:absolute;left:4875;top:771;width:3883;height:1023;mso-wrap-style:square;v-text-anchor:top" type="_x0000_t202">
                  <v:textbox>
                    <w:txbxContent>
                      <w:p>
                        <w:pPr>
                          <w:jc w:val="right"/>
                          <w:rPr/>
                        </w:pPr>
                        <w:r>
                          <w:rPr>
                            <w:sz w:val="24"/>
                          </w:rPr>
                          <w:t xml:space="preserve">   RAZÃO </w:t>
                        </w:r>
                      </w:p>
                      <w:p>
                        <w:pPr>
                          <w:jc w:val="center"/>
                          <w:rPr/>
                        </w:pPr>
                        <w:r>
                          <w:rPr/>
                        </w:r>
                      </w:p>
                      <w:p>
                        <w:pPr>
                          <w:jc w:val="center"/>
                          <w:rPr/>
                        </w:pPr>
                        <w:r>
                          <w:rPr>
                            <w:sz w:val="24"/>
                          </w:rPr>
                          <w:t>Razão                 +               Sentimento</w:t>
                        </w:r>
                      </w:p>
                    </w:txbxContent>
                  </v:textbox>
                  <v:fill o:detectmouseclick="t" on="false"/>
                  <v:stroke color="blue" weight="38160" joinstyle="round" endcap="flat"/>
                  <w10:wrap type="square"/>
                </v:shape>
              </v:group>
            </w:pict>
          </mc:Fallback>
        </mc:AlternateContent>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t xml:space="preserve">Fig. </w:t>
      </w:r>
      <w:r>
        <w:rPr/>
        <w:t xml:space="preserve">2 – Ilustração </w:t>
      </w:r>
      <w:r>
        <w:rPr/>
        <w:t>a</w:t>
      </w:r>
      <w:r>
        <w:rPr/>
        <w:t xml:space="preserve">dvento da Consciência, Razão </w:t>
      </w:r>
      <w:r>
        <w:rPr/>
        <w:t>e S</w:t>
      </w:r>
      <w:r>
        <w:rPr/>
        <w:t xml:space="preserve">entimento, </w:t>
      </w:r>
      <w:r>
        <w:rPr/>
        <w:t>como base para controle do livre arbítrio</w:t>
      </w:r>
      <w:r>
        <w:rPr/>
        <w:t xml:space="preserve">. </w:t>
      </w:r>
    </w:p>
    <w:p>
      <w:pPr>
        <w:pStyle w:val="Normal"/>
        <w:spacing w:before="0" w:after="0"/>
        <w:ind w:firstLine="737" w:left="0" w:right="0"/>
        <w:contextualSpacing/>
        <w:jc w:val="both"/>
        <w:rPr>
          <w:rFonts w:ascii="Liberation Serif" w:hAnsi="Liberation Serif"/>
          <w:sz w:val="24"/>
          <w:szCs w:val="24"/>
        </w:rPr>
      </w:pPr>
      <w:r>
        <w:rPr>
          <w:sz w:val="24"/>
          <w:szCs w:val="24"/>
        </w:rPr>
      </w:r>
    </w:p>
    <w:p>
      <w:pPr>
        <w:pStyle w:val="Normal"/>
        <w:spacing w:before="0" w:after="0"/>
        <w:ind w:firstLine="737" w:left="0" w:right="0"/>
        <w:contextualSpacing/>
        <w:jc w:val="both"/>
        <w:rPr>
          <w:rFonts w:ascii="Liberation Serif" w:hAnsi="Liberation Serif"/>
          <w:sz w:val="24"/>
          <w:szCs w:val="24"/>
        </w:rPr>
      </w:pPr>
      <w:r>
        <w:rPr>
          <w:sz w:val="24"/>
          <w:szCs w:val="24"/>
        </w:rPr>
        <w:t>Considerando consciência como sen</w:t>
      </w:r>
      <w:r>
        <w:rPr>
          <w:sz w:val="24"/>
          <w:szCs w:val="24"/>
        </w:rPr>
        <w:t>d</w:t>
      </w:r>
      <w:r>
        <w:rPr>
          <w:sz w:val="24"/>
          <w:szCs w:val="24"/>
        </w:rPr>
        <w:t>o “senso de Justiça + ciência de si”, c</w:t>
      </w:r>
      <w:r>
        <w:rPr>
          <w:sz w:val="24"/>
          <w:szCs w:val="24"/>
        </w:rPr>
        <w:t>omo podemos então diferenciar a dualidade “</w:t>
      </w:r>
      <w:r>
        <w:rPr>
          <w:sz w:val="24"/>
          <w:szCs w:val="24"/>
        </w:rPr>
        <w:t>i</w:t>
      </w:r>
      <w:r>
        <w:rPr>
          <w:sz w:val="24"/>
          <w:szCs w:val="24"/>
        </w:rPr>
        <w:t xml:space="preserve">nstinto </w:t>
      </w:r>
      <w:r>
        <w:rPr>
          <w:sz w:val="24"/>
          <w:szCs w:val="24"/>
        </w:rPr>
        <w:t xml:space="preserve">+ </w:t>
      </w:r>
      <w:r>
        <w:rPr>
          <w:sz w:val="24"/>
          <w:szCs w:val="24"/>
        </w:rPr>
        <w:t>i</w:t>
      </w:r>
      <w:r>
        <w:rPr>
          <w:sz w:val="24"/>
          <w:szCs w:val="24"/>
        </w:rPr>
        <w:t xml:space="preserve">nteligência </w:t>
      </w:r>
      <w:r>
        <w:rPr>
          <w:sz w:val="24"/>
          <w:szCs w:val="24"/>
        </w:rPr>
        <w:t>animal + senso de justiça</w:t>
      </w:r>
      <w:r>
        <w:rPr>
          <w:sz w:val="24"/>
          <w:szCs w:val="24"/>
        </w:rPr>
        <w:t>” da “</w:t>
      </w:r>
      <w:r>
        <w:rPr>
          <w:sz w:val="24"/>
          <w:szCs w:val="24"/>
        </w:rPr>
        <w:t>r</w:t>
      </w:r>
      <w:r>
        <w:rPr>
          <w:sz w:val="24"/>
          <w:szCs w:val="24"/>
        </w:rPr>
        <w:t xml:space="preserve">azão </w:t>
      </w:r>
      <w:r>
        <w:rPr>
          <w:sz w:val="24"/>
          <w:szCs w:val="24"/>
        </w:rPr>
        <w:t>+ sentimento + ciência de si</w:t>
      </w:r>
      <w:r>
        <w:rPr>
          <w:sz w:val="24"/>
          <w:szCs w:val="24"/>
        </w:rPr>
        <w:t>”</w:t>
      </w:r>
      <w:r>
        <w:rPr>
          <w:sz w:val="24"/>
          <w:szCs w:val="24"/>
        </w:rPr>
        <w:t xml:space="preserve"> para melhor identificar quando o </w:t>
      </w:r>
      <w:r>
        <w:rPr>
          <w:sz w:val="24"/>
          <w:szCs w:val="24"/>
        </w:rPr>
        <w:t>s</w:t>
      </w:r>
      <w:r>
        <w:rPr>
          <w:sz w:val="24"/>
          <w:szCs w:val="24"/>
        </w:rPr>
        <w:t>er humano começou fazer uso da razão?</w:t>
      </w:r>
    </w:p>
    <w:p>
      <w:pPr>
        <w:pStyle w:val="Normal"/>
        <w:spacing w:before="0" w:after="0"/>
        <w:ind w:firstLine="737" w:left="0" w:right="0"/>
        <w:contextualSpacing/>
        <w:jc w:val="both"/>
        <w:rPr>
          <w:rFonts w:ascii="Liberation Serif" w:hAnsi="Liberation Serif"/>
          <w:sz w:val="24"/>
          <w:szCs w:val="24"/>
        </w:rPr>
      </w:pPr>
      <w:r>
        <w:rPr>
          <w:sz w:val="24"/>
          <w:szCs w:val="24"/>
        </w:rPr>
        <w:t xml:space="preserve">De um lado, temos </w:t>
      </w:r>
      <w:r>
        <w:rPr>
          <w:sz w:val="24"/>
          <w:szCs w:val="24"/>
        </w:rPr>
        <w:t>a dupla de</w:t>
      </w:r>
      <w:r>
        <w:rPr>
          <w:sz w:val="24"/>
          <w:szCs w:val="24"/>
        </w:rPr>
        <w:t xml:space="preserve"> atributos “instinto </w:t>
      </w:r>
      <w:r>
        <w:rPr>
          <w:sz w:val="24"/>
          <w:szCs w:val="24"/>
        </w:rPr>
        <w:t xml:space="preserve">+ </w:t>
      </w:r>
      <w:r>
        <w:rPr>
          <w:sz w:val="24"/>
          <w:szCs w:val="24"/>
        </w:rPr>
        <w:t xml:space="preserve">inteligência </w:t>
      </w:r>
      <w:r>
        <w:rPr>
          <w:sz w:val="24"/>
          <w:szCs w:val="24"/>
        </w:rPr>
        <w:t>animal + senso de justiça</w:t>
      </w:r>
      <w:r>
        <w:rPr>
          <w:sz w:val="24"/>
          <w:szCs w:val="24"/>
        </w:rPr>
        <w:t xml:space="preserve">”, que suporemos bem desenvolvidos pela natureza da evolução das espécies e do outro, em um determinado momento, </w:t>
      </w:r>
      <w:r>
        <w:rPr>
          <w:sz w:val="24"/>
          <w:szCs w:val="24"/>
        </w:rPr>
        <w:t>suporemos o</w:t>
      </w:r>
      <w:r>
        <w:rPr>
          <w:sz w:val="24"/>
          <w:szCs w:val="24"/>
        </w:rPr>
        <w:t xml:space="preserve"> surg</w:t>
      </w:r>
      <w:r>
        <w:rPr>
          <w:sz w:val="24"/>
          <w:szCs w:val="24"/>
        </w:rPr>
        <w:t>imento d</w:t>
      </w:r>
      <w:r>
        <w:rPr>
          <w:sz w:val="24"/>
          <w:szCs w:val="24"/>
        </w:rPr>
        <w:t xml:space="preserve">a “razão </w:t>
      </w:r>
      <w:r>
        <w:rPr>
          <w:sz w:val="24"/>
          <w:szCs w:val="24"/>
        </w:rPr>
        <w:t>+ sentimento + ciência de si”</w:t>
      </w:r>
      <w:r>
        <w:rPr>
          <w:sz w:val="24"/>
          <w:szCs w:val="24"/>
        </w:rPr>
        <w:t xml:space="preserve">, </w:t>
      </w:r>
      <w:r>
        <w:rPr>
          <w:sz w:val="24"/>
          <w:szCs w:val="24"/>
        </w:rPr>
        <w:t xml:space="preserve">relativamente </w:t>
      </w:r>
      <w:r>
        <w:rPr>
          <w:sz w:val="24"/>
          <w:szCs w:val="24"/>
        </w:rPr>
        <w:t xml:space="preserve">neonata </w:t>
      </w:r>
      <w:r>
        <w:rPr>
          <w:sz w:val="24"/>
          <w:szCs w:val="24"/>
        </w:rPr>
        <w:t>ainda</w:t>
      </w:r>
      <w:r>
        <w:rPr>
          <w:sz w:val="24"/>
          <w:szCs w:val="24"/>
        </w:rPr>
        <w:t>, ignorante e unicamente pertinente à espécie humana.</w:t>
      </w:r>
    </w:p>
    <w:p>
      <w:pPr>
        <w:pStyle w:val="Normal"/>
        <w:spacing w:before="0" w:after="0"/>
        <w:ind w:firstLine="737" w:left="0" w:right="0"/>
        <w:contextualSpacing/>
        <w:jc w:val="both"/>
        <w:rPr>
          <w:rFonts w:ascii="Liberation Serif" w:hAnsi="Liberation Serif"/>
          <w:sz w:val="24"/>
          <w:szCs w:val="24"/>
        </w:rPr>
      </w:pPr>
      <w:r>
        <w:rPr>
          <w:sz w:val="24"/>
          <w:szCs w:val="24"/>
        </w:rPr>
        <w:t>Enquanto somente dirigido</w:t>
      </w:r>
      <w:r>
        <w:rPr>
          <w:sz w:val="24"/>
          <w:szCs w:val="24"/>
        </w:rPr>
        <w:t>s</w:t>
      </w:r>
      <w:r>
        <w:rPr>
          <w:sz w:val="24"/>
          <w:szCs w:val="24"/>
        </w:rPr>
        <w:t xml:space="preserve"> pelos instintos, o </w:t>
      </w:r>
      <w:r>
        <w:rPr>
          <w:sz w:val="24"/>
          <w:szCs w:val="24"/>
        </w:rPr>
        <w:t>A</w:t>
      </w:r>
      <w:r>
        <w:rPr>
          <w:sz w:val="24"/>
          <w:szCs w:val="24"/>
        </w:rPr>
        <w:t xml:space="preserve">nimal, incluindo o Homem ainda sem a “razão </w:t>
      </w:r>
      <w:r>
        <w:rPr>
          <w:sz w:val="24"/>
          <w:szCs w:val="24"/>
        </w:rPr>
        <w:t>+ sentimento + ciência de si”</w:t>
      </w:r>
      <w:r>
        <w:rPr>
          <w:sz w:val="24"/>
          <w:szCs w:val="24"/>
        </w:rPr>
        <w:t xml:space="preserve">, tendem a errar muito pouco, pois ainda fazem parte de um sistema integrado e harmonioso proporcionado pela rede instintiva no meio ambiente em que evoluíram até então. </w:t>
      </w:r>
    </w:p>
    <w:p>
      <w:pPr>
        <w:pStyle w:val="Normal"/>
        <w:spacing w:before="0" w:after="0"/>
        <w:ind w:firstLine="737" w:left="0" w:right="0"/>
        <w:contextualSpacing/>
        <w:jc w:val="both"/>
        <w:rPr>
          <w:rFonts w:ascii="Liberation Serif" w:hAnsi="Liberation Serif"/>
          <w:sz w:val="24"/>
          <w:szCs w:val="24"/>
        </w:rPr>
      </w:pPr>
      <w:r>
        <w:rPr>
          <w:sz w:val="24"/>
          <w:szCs w:val="24"/>
        </w:rPr>
        <w:t xml:space="preserve">Erram pouco, porque seguem o instinto incondicionalmente. Se observássemos o mundo nesse instante, veríamos, </w:t>
      </w:r>
      <w:r>
        <w:rPr>
          <w:sz w:val="24"/>
          <w:szCs w:val="24"/>
        </w:rPr>
        <w:t>suponho,</w:t>
      </w:r>
      <w:r>
        <w:rPr>
          <w:sz w:val="24"/>
          <w:szCs w:val="24"/>
        </w:rPr>
        <w:t xml:space="preserve"> um ecossistema em </w:t>
      </w:r>
      <w:r>
        <w:rPr>
          <w:sz w:val="24"/>
          <w:szCs w:val="24"/>
        </w:rPr>
        <w:t>ótimo</w:t>
      </w:r>
      <w:r>
        <w:rPr>
          <w:sz w:val="24"/>
          <w:szCs w:val="24"/>
        </w:rPr>
        <w:t xml:space="preserve"> equilíbrio. Exceto pelas perturbações oriundas do meio ambiente, (climáticos, geológicos, tectônicos, meteorológicos) tenderiam a normalizar o equilíbrio </w:t>
      </w:r>
      <w:r>
        <w:rPr>
          <w:sz w:val="24"/>
          <w:szCs w:val="24"/>
        </w:rPr>
        <w:t xml:space="preserve">de forma relativamente harmoniosa. </w:t>
      </w:r>
      <w:r>
        <w:rPr>
          <w:sz w:val="24"/>
          <w:szCs w:val="24"/>
        </w:rPr>
        <w:t xml:space="preserve">Erram, entrementes, porque estão sujeitos à Lei de evolução, que só acontece por meio do sistema de </w:t>
      </w:r>
      <w:r>
        <w:rPr>
          <w:b/>
          <w:bCs/>
          <w:sz w:val="24"/>
          <w:szCs w:val="24"/>
        </w:rPr>
        <w:t>tentativa, erro e correção,</w:t>
      </w:r>
      <w:r>
        <w:rPr>
          <w:sz w:val="24"/>
          <w:szCs w:val="24"/>
        </w:rPr>
        <w:t xml:space="preserve"> </w:t>
      </w:r>
      <w:r>
        <w:rPr>
          <w:sz w:val="24"/>
          <w:szCs w:val="24"/>
        </w:rPr>
        <w:t>mas o instinto os controla muito bem, mantendo-os dentro de uma faixa estrita de tolerância para a sua liberdade de ação.</w:t>
      </w:r>
    </w:p>
    <w:p>
      <w:pPr>
        <w:pStyle w:val="Normal"/>
        <w:spacing w:before="0" w:after="0"/>
        <w:ind w:firstLine="737" w:left="0" w:right="0"/>
        <w:contextualSpacing/>
        <w:jc w:val="both"/>
        <w:rPr>
          <w:rFonts w:ascii="Liberation Serif" w:hAnsi="Liberation Serif"/>
          <w:sz w:val="24"/>
          <w:szCs w:val="24"/>
        </w:rPr>
      </w:pPr>
      <w:r>
        <w:rPr>
          <w:sz w:val="24"/>
          <w:szCs w:val="24"/>
        </w:rPr>
        <w:t xml:space="preserve">Entretanto, a partir do momento que os humanos passam a fazer uso da razão </w:t>
      </w:r>
      <w:r>
        <w:rPr>
          <w:sz w:val="24"/>
          <w:szCs w:val="24"/>
        </w:rPr>
        <w:t>e da consciência</w:t>
      </w:r>
      <w:r>
        <w:rPr>
          <w:sz w:val="24"/>
          <w:szCs w:val="24"/>
        </w:rPr>
        <w:t xml:space="preserve">, ainda ignorantes, tendem a desafiar </w:t>
      </w:r>
      <w:r>
        <w:rPr>
          <w:sz w:val="24"/>
          <w:szCs w:val="24"/>
        </w:rPr>
        <w:t>muito mais</w:t>
      </w:r>
      <w:r>
        <w:rPr>
          <w:sz w:val="24"/>
          <w:szCs w:val="24"/>
        </w:rPr>
        <w:t xml:space="preserve"> o determinismo do instinto, deturpando seus baluartes e começando fazer uso de </w:t>
      </w:r>
      <w:r>
        <w:rPr>
          <w:b/>
          <w:bCs/>
          <w:sz w:val="24"/>
          <w:szCs w:val="24"/>
        </w:rPr>
        <w:t>livre</w:t>
      </w:r>
      <w:r>
        <w:rPr>
          <w:sz w:val="24"/>
          <w:szCs w:val="24"/>
        </w:rPr>
        <w:t xml:space="preserve"> </w:t>
      </w:r>
      <w:r>
        <w:rPr>
          <w:b/>
          <w:bCs/>
          <w:sz w:val="24"/>
          <w:szCs w:val="24"/>
        </w:rPr>
        <w:t>arbítrio</w:t>
      </w:r>
      <w:r>
        <w:rPr>
          <w:sz w:val="24"/>
          <w:szCs w:val="24"/>
        </w:rPr>
        <w:t xml:space="preserve">. </w:t>
      </w:r>
      <w:r>
        <w:rPr>
          <w:sz w:val="24"/>
          <w:szCs w:val="24"/>
        </w:rPr>
        <w:t>C</w:t>
      </w:r>
      <w:r>
        <w:rPr>
          <w:sz w:val="24"/>
          <w:szCs w:val="24"/>
        </w:rPr>
        <w:t>omeçam</w:t>
      </w:r>
      <w:del w:id="1775" w:author="Autor desconhecido" w:date="2024-05-14T14:54:56Z">
        <w:r>
          <w:rPr>
            <w:sz w:val="24"/>
            <w:szCs w:val="24"/>
          </w:rPr>
          <w:delText>,</w:delText>
        </w:r>
      </w:del>
      <w:r>
        <w:rPr>
          <w:sz w:val="24"/>
          <w:szCs w:val="24"/>
        </w:rPr>
        <w:t xml:space="preserve"> </w:t>
      </w:r>
      <w:r>
        <w:rPr>
          <w:sz w:val="24"/>
          <w:szCs w:val="24"/>
        </w:rPr>
        <w:t>assim,</w:t>
      </w:r>
      <w:r>
        <w:rPr>
          <w:sz w:val="24"/>
          <w:szCs w:val="24"/>
        </w:rPr>
        <w:t xml:space="preserve"> a errar muito </w:t>
      </w:r>
      <w:r>
        <w:rPr>
          <w:sz w:val="24"/>
          <w:szCs w:val="24"/>
        </w:rPr>
        <w:t>mais</w:t>
      </w:r>
      <w:r>
        <w:rPr>
          <w:sz w:val="24"/>
          <w:szCs w:val="24"/>
        </w:rPr>
        <w:t>, perturbando o equilíbrio do ecossistema.</w:t>
      </w:r>
    </w:p>
    <w:p>
      <w:pPr>
        <w:pStyle w:val="Normal"/>
        <w:spacing w:before="0" w:after="0"/>
        <w:ind w:firstLine="737" w:left="0" w:right="0"/>
        <w:contextualSpacing/>
        <w:jc w:val="both"/>
        <w:rPr>
          <w:rFonts w:ascii="Liberation Serif" w:hAnsi="Liberation Serif"/>
          <w:sz w:val="24"/>
          <w:szCs w:val="24"/>
        </w:rPr>
      </w:pPr>
      <w:r>
        <w:rPr>
          <w:sz w:val="24"/>
          <w:szCs w:val="24"/>
        </w:rPr>
        <w:t xml:space="preserve">Para começar, rapidamente sobem de posto na cadeia alimentar, alcançando o topo, em detrimento de </w:t>
      </w:r>
      <w:r>
        <w:rPr>
          <w:sz w:val="24"/>
          <w:szCs w:val="24"/>
        </w:rPr>
        <w:t xml:space="preserve">todas as </w:t>
      </w:r>
      <w:r>
        <w:rPr>
          <w:sz w:val="24"/>
          <w:szCs w:val="24"/>
        </w:rPr>
        <w:t>outras espécies</w:t>
      </w:r>
      <w:del w:id="1776" w:author="Autor desconhecido" w:date="2024-05-14T14:55:31Z">
        <w:r>
          <w:rPr>
            <w:sz w:val="24"/>
            <w:szCs w:val="24"/>
          </w:rPr>
          <w:delText>,</w:delText>
        </w:r>
      </w:del>
      <w:ins w:id="1777" w:author="Autor desconhecido" w:date="2024-05-14T14:55:31Z">
        <w:r>
          <w:rPr>
            <w:sz w:val="24"/>
            <w:szCs w:val="24"/>
          </w:rPr>
          <w:t>.</w:t>
        </w:r>
      </w:ins>
      <w:r>
        <w:rPr>
          <w:sz w:val="24"/>
          <w:szCs w:val="24"/>
        </w:rPr>
        <w:t xml:space="preserve"> </w:t>
      </w:r>
      <w:del w:id="1778" w:author="Autor desconhecido" w:date="2024-05-14T14:55:35Z">
        <w:r>
          <w:rPr>
            <w:sz w:val="24"/>
            <w:szCs w:val="24"/>
          </w:rPr>
          <w:delText>r</w:delText>
        </w:r>
      </w:del>
      <w:ins w:id="1779" w:author="Autor desconhecido" w:date="2024-05-14T14:55:35Z">
        <w:r>
          <w:rPr>
            <w:sz w:val="24"/>
            <w:szCs w:val="24"/>
          </w:rPr>
          <w:t>R</w:t>
        </w:r>
      </w:ins>
      <w:r>
        <w:rPr>
          <w:sz w:val="24"/>
          <w:szCs w:val="24"/>
        </w:rPr>
        <w:t xml:space="preserve">epercutindo em explosão demográfica e </w:t>
      </w:r>
      <w:r>
        <w:rPr>
          <w:sz w:val="24"/>
          <w:szCs w:val="24"/>
        </w:rPr>
        <w:t xml:space="preserve">contribuindo, não poucas vezes, para </w:t>
      </w:r>
      <w:ins w:id="1780" w:author="Autor desconhecido" w:date="2024-05-14T14:55:25Z">
        <w:r>
          <w:rPr>
            <w:sz w:val="24"/>
            <w:szCs w:val="24"/>
          </w:rPr>
          <w:t xml:space="preserve">a </w:t>
        </w:r>
      </w:ins>
      <w:r>
        <w:rPr>
          <w:sz w:val="24"/>
          <w:szCs w:val="24"/>
        </w:rPr>
        <w:t xml:space="preserve">extinção de muitas </w:t>
      </w:r>
      <w:r>
        <w:rPr>
          <w:sz w:val="24"/>
          <w:szCs w:val="24"/>
        </w:rPr>
        <w:t xml:space="preserve">espécies </w:t>
      </w:r>
      <w:r>
        <w:rPr>
          <w:sz w:val="24"/>
          <w:szCs w:val="24"/>
        </w:rPr>
        <w:t>inferiores</w:t>
      </w:r>
      <w:r>
        <w:rPr>
          <w:sz w:val="24"/>
          <w:szCs w:val="24"/>
        </w:rPr>
        <w:t>.</w:t>
      </w:r>
    </w:p>
    <w:p>
      <w:pPr>
        <w:pStyle w:val="Normal"/>
        <w:spacing w:before="0" w:after="0"/>
        <w:ind w:firstLine="737" w:left="0" w:right="0"/>
        <w:contextualSpacing/>
        <w:jc w:val="both"/>
        <w:rPr>
          <w:rFonts w:ascii="Liberation Serif" w:hAnsi="Liberation Serif"/>
          <w:sz w:val="24"/>
          <w:szCs w:val="24"/>
        </w:rPr>
      </w:pPr>
      <w:r>
        <w:rPr>
          <w:sz w:val="24"/>
          <w:szCs w:val="24"/>
        </w:rPr>
        <w:t xml:space="preserve">Diferentemente de perturbadores ambientais </w:t>
      </w:r>
      <w:r>
        <w:rPr>
          <w:sz w:val="24"/>
          <w:szCs w:val="24"/>
        </w:rPr>
        <w:t>naturais</w:t>
      </w:r>
      <w:r>
        <w:rPr>
          <w:sz w:val="24"/>
          <w:szCs w:val="24"/>
        </w:rPr>
        <w:t xml:space="preserve">, que são pontuais, mesmo que catastróficos ou até causando eventos de extinção global, a interferência da razão humana inconsequente apresenta comportamento duradouro, de fato persistindo </w:t>
      </w:r>
      <w:r>
        <w:rPr>
          <w:sz w:val="24"/>
          <w:szCs w:val="24"/>
        </w:rPr>
        <w:t xml:space="preserve">continuamente </w:t>
      </w:r>
      <w:r>
        <w:rPr>
          <w:sz w:val="24"/>
          <w:szCs w:val="24"/>
        </w:rPr>
        <w:t xml:space="preserve">até </w:t>
      </w:r>
      <w:r>
        <w:rPr>
          <w:sz w:val="24"/>
          <w:szCs w:val="24"/>
        </w:rPr>
        <w:t xml:space="preserve">ainda hoje, como é fácil constatar. </w:t>
      </w:r>
    </w:p>
    <w:p>
      <w:pPr>
        <w:pStyle w:val="Normal"/>
        <w:spacing w:before="0" w:after="0"/>
        <w:ind w:firstLine="737" w:left="0" w:right="0"/>
        <w:contextualSpacing/>
        <w:jc w:val="both"/>
        <w:rPr>
          <w:rFonts w:ascii="Liberation Serif" w:hAnsi="Liberation Serif"/>
          <w:sz w:val="24"/>
          <w:szCs w:val="24"/>
        </w:rPr>
      </w:pPr>
      <w:r>
        <w:rPr>
          <w:sz w:val="24"/>
          <w:szCs w:val="24"/>
        </w:rPr>
        <w:t xml:space="preserve">Em resposta, a natureza “contra-ataca”, se defendendo pela reação da </w:t>
      </w:r>
      <w:r>
        <w:rPr>
          <w:b/>
          <w:bCs/>
          <w:sz w:val="24"/>
          <w:szCs w:val="24"/>
        </w:rPr>
        <w:t xml:space="preserve">Lei de </w:t>
      </w:r>
      <w:r>
        <w:rPr>
          <w:b/>
          <w:bCs/>
          <w:sz w:val="24"/>
          <w:szCs w:val="24"/>
        </w:rPr>
        <w:t>C</w:t>
      </w:r>
      <w:r>
        <w:rPr>
          <w:b/>
          <w:bCs/>
          <w:sz w:val="24"/>
          <w:szCs w:val="24"/>
        </w:rPr>
        <w:t xml:space="preserve">ausa e </w:t>
      </w:r>
      <w:r>
        <w:rPr>
          <w:b/>
          <w:bCs/>
          <w:sz w:val="24"/>
          <w:szCs w:val="24"/>
        </w:rPr>
        <w:t>E</w:t>
      </w:r>
      <w:r>
        <w:rPr>
          <w:b/>
          <w:bCs/>
          <w:sz w:val="24"/>
          <w:szCs w:val="24"/>
        </w:rPr>
        <w:t>feito</w:t>
      </w:r>
      <w:r>
        <w:rPr>
          <w:sz w:val="24"/>
          <w:szCs w:val="24"/>
        </w:rPr>
        <w:t>, que inexoravelmente</w:t>
      </w:r>
      <w:del w:id="1781" w:author="Autor desconhecido" w:date="2024-06-13T14:24:01Z">
        <w:r>
          <w:rPr>
            <w:sz w:val="24"/>
            <w:szCs w:val="24"/>
          </w:rPr>
          <w:delText>,</w:delText>
        </w:r>
      </w:del>
      <w:r>
        <w:rPr>
          <w:sz w:val="24"/>
          <w:szCs w:val="24"/>
        </w:rPr>
        <w:t xml:space="preserve"> cobra seu preço.</w:t>
      </w:r>
    </w:p>
    <w:p>
      <w:pPr>
        <w:pStyle w:val="Normal"/>
        <w:spacing w:before="0" w:after="0"/>
        <w:ind w:firstLine="737" w:left="0" w:right="0"/>
        <w:contextualSpacing/>
        <w:jc w:val="both"/>
        <w:rPr>
          <w:rFonts w:ascii="Liberation Serif" w:hAnsi="Liberation Serif"/>
          <w:sz w:val="24"/>
          <w:szCs w:val="24"/>
        </w:rPr>
      </w:pPr>
      <w:r>
        <w:rPr>
          <w:sz w:val="24"/>
          <w:szCs w:val="24"/>
        </w:rPr>
        <w:t>E cá estamos</w:t>
      </w:r>
      <w:del w:id="1782" w:author="Autor desconhecido" w:date="2024-05-14T14:57:06Z">
        <w:r>
          <w:rPr>
            <w:sz w:val="24"/>
            <w:szCs w:val="24"/>
          </w:rPr>
          <w:delText>,</w:delText>
        </w:r>
      </w:del>
      <w:r>
        <w:rPr>
          <w:sz w:val="24"/>
          <w:szCs w:val="24"/>
        </w:rPr>
        <w:t xml:space="preserve"> cerca de 500 mil anos depois, começando a desenvolver o senso de responsabilidade ambiental</w:t>
      </w:r>
      <w:del w:id="1783" w:author="Autor desconhecido" w:date="2024-05-14T14:57:25Z">
        <w:r>
          <w:rPr>
            <w:sz w:val="24"/>
            <w:szCs w:val="24"/>
          </w:rPr>
          <w:delText>,</w:delText>
        </w:r>
      </w:del>
      <w:ins w:id="1784" w:author="Autor desconhecido" w:date="2024-05-14T14:57:33Z">
        <w:r>
          <w:rPr>
            <w:sz w:val="24"/>
            <w:szCs w:val="24"/>
          </w:rPr>
          <w:t>.</w:t>
        </w:r>
      </w:ins>
      <w:r>
        <w:rPr>
          <w:sz w:val="24"/>
          <w:szCs w:val="24"/>
        </w:rPr>
        <w:t xml:space="preserve"> </w:t>
      </w:r>
      <w:del w:id="1785" w:author="Autor desconhecido" w:date="2024-05-14T14:57:37Z">
        <w:r>
          <w:rPr>
            <w:sz w:val="24"/>
            <w:szCs w:val="24"/>
          </w:rPr>
          <w:delText>a</w:delText>
        </w:r>
      </w:del>
      <w:ins w:id="1786" w:author="Autor desconhecido" w:date="2024-05-14T14:57:37Z">
        <w:r>
          <w:rPr>
            <w:sz w:val="24"/>
            <w:szCs w:val="24"/>
          </w:rPr>
          <w:t>A</w:t>
        </w:r>
      </w:ins>
      <w:r>
        <w:rPr>
          <w:sz w:val="24"/>
          <w:szCs w:val="24"/>
        </w:rPr>
        <w:t xml:space="preserve">inda que utilizando essa argumentação </w:t>
      </w:r>
      <w:r>
        <w:rPr>
          <w:sz w:val="24"/>
          <w:szCs w:val="24"/>
        </w:rPr>
        <w:t xml:space="preserve">muito mais </w:t>
      </w:r>
      <w:r>
        <w:rPr>
          <w:sz w:val="24"/>
          <w:szCs w:val="24"/>
        </w:rPr>
        <w:t xml:space="preserve">para satisfação de interesses </w:t>
      </w:r>
      <w:r>
        <w:rPr>
          <w:sz w:val="24"/>
          <w:szCs w:val="24"/>
        </w:rPr>
        <w:t>manifestadas em atitudes contrárias.</w:t>
      </w:r>
    </w:p>
    <w:p>
      <w:pPr>
        <w:pStyle w:val="Normal"/>
        <w:spacing w:before="0" w:after="0"/>
        <w:ind w:firstLine="737" w:left="0" w:right="0"/>
        <w:contextualSpacing/>
        <w:jc w:val="both"/>
        <w:rPr/>
      </w:pPr>
      <w:r>
        <w:rPr/>
        <w:t>O livre arbítrio é um “conditio sine qua non” para configurar a Justiça Universal. É a garantia para dar à individualidade a sua completa auto pertinência. Sem o livre arbítrio o indivíduo não pode ser plenamente senhor de si mesmo.</w:t>
      </w:r>
    </w:p>
    <w:p>
      <w:pPr>
        <w:pStyle w:val="Normal"/>
        <w:spacing w:before="0" w:after="0"/>
        <w:ind w:firstLine="737" w:left="0" w:right="0"/>
        <w:contextualSpacing/>
        <w:jc w:val="both"/>
        <w:rPr/>
      </w:pPr>
      <w:r>
        <w:rPr/>
        <w:t>Mas como conciliar o livre arbítrio com o controle Divino e manutenção da harmonia do universo? Não seria isso um paradoxo?</w:t>
      </w:r>
    </w:p>
    <w:p>
      <w:pPr>
        <w:pStyle w:val="Normal"/>
        <w:spacing w:before="0" w:after="0"/>
        <w:ind w:firstLine="737" w:left="0" w:right="0"/>
        <w:contextualSpacing/>
        <w:jc w:val="both"/>
        <w:rPr/>
      </w:pPr>
      <w:r>
        <w:rPr/>
        <w:t>Conferir livre arbítrio pleno a seres ainda ignorantes, egoístas e orgulhosos não seria o equivalente a entregar uma loja de louças a um bando de macacos traquinas?</w:t>
      </w:r>
    </w:p>
    <w:p>
      <w:pPr>
        <w:pStyle w:val="Normal"/>
        <w:spacing w:before="0" w:after="0"/>
        <w:ind w:firstLine="737" w:left="0" w:right="0"/>
        <w:contextualSpacing/>
        <w:jc w:val="both"/>
        <w:rPr/>
      </w:pPr>
      <w:r>
        <w:rPr/>
        <w:t>Então, se o livre arbítrio for pleno, estaremos sujeitos à aleatoriedade do comportamento tendencioso ainda aos efeitos do orgulho e do egoismo</w:t>
      </w:r>
      <w:ins w:id="1787" w:author="Autor desconhecido" w:date="2024-05-14T14:59:18Z">
        <w:r>
          <w:rPr/>
          <w:t>,</w:t>
        </w:r>
      </w:ins>
      <w:r>
        <w:rPr/>
        <w:t xml:space="preserve"> característicos da Humanidade terrena. Talvez estejamos. Por outro lado, se o livre arbítrio não for pleno, então também não podemos ser completamente senhores de nós mesmos e a justiça poderá já não ser tão justa assim. </w:t>
      </w:r>
    </w:p>
    <w:p>
      <w:pPr>
        <w:pStyle w:val="Normal"/>
        <w:spacing w:before="0" w:after="0"/>
        <w:ind w:firstLine="737" w:left="0" w:right="0"/>
        <w:contextualSpacing/>
        <w:jc w:val="both"/>
        <w:rPr/>
      </w:pPr>
      <w:r>
        <w:rPr/>
        <w:t>Em se pressupondo a possibilidade de previsão do futuro, como seriam possíveis as previsões para o futuro da Humanidade por parte dos profetas condignos? Como poderia Jesus programar sua Missão de encaminhamento da Humanidade a partir de sua vinda em única vez há cerca de dois mil anos? Como poderiam os espíritos, embora raramente, entrever o futuro influenciados pelo livre arbítrio de bilhões de indivíduos co</w:t>
      </w:r>
      <w:del w:id="1788" w:author="Autor desconhecido" w:date="2024-05-14T15:00:08Z">
        <w:r>
          <w:rPr/>
          <w:delText>m</w:delText>
        </w:r>
      </w:del>
      <w:r>
        <w:rPr/>
        <w:t xml:space="preserve">participantes da comunidade Humana? </w:t>
      </w:r>
    </w:p>
    <w:p>
      <w:pPr>
        <w:pStyle w:val="Normal"/>
        <w:spacing w:before="0" w:after="0"/>
        <w:ind w:firstLine="737" w:left="0" w:right="0"/>
        <w:contextualSpacing/>
        <w:jc w:val="both"/>
        <w:rPr/>
      </w:pPr>
      <w:r>
        <w:rPr/>
        <w:t xml:space="preserve">Bem, deixemos essa polêmica de profecias de lado por enquanto. Coloquei aqui apenas para fustigar ponderações. </w:t>
      </w:r>
    </w:p>
    <w:p>
      <w:pPr>
        <w:pStyle w:val="Normal"/>
        <w:spacing w:before="0" w:after="0"/>
        <w:ind w:firstLine="737" w:left="0" w:right="0"/>
        <w:contextualSpacing/>
        <w:jc w:val="both"/>
        <w:rPr/>
      </w:pPr>
      <w:r>
        <w:rPr/>
        <w:t>Podemos argumentar questionando: de que adianta livre arbítrio pleno se o indivíduo ignorante não possui ainda habilidades e aplicações para fazer uso dos recursos de sua plenitude? Então consideremos que o livre arbítrio exista dentro de certos limites de atuação de acordo com grau de evolução individual (e coletivo de uma comunidade). Suponhamos que esteja o livre arbítrio sujeito a premissas preestabelecidas pela própria natureza ou pela Sabedoria Divina, como queiram.</w:t>
      </w:r>
    </w:p>
    <w:p>
      <w:pPr>
        <w:pStyle w:val="Normal"/>
        <w:spacing w:before="0" w:after="0"/>
        <w:contextualSpacing/>
        <w:rPr/>
      </w:pPr>
      <w:r>
        <w:rPr/>
        <w:t xml:space="preserve"> “</w:t>
      </w:r>
      <w:r>
        <w:rPr/>
        <w:t>Em sua origem, o homem só tem instintos; quando mais avançado e corrompido, só tem sensações; quando instruído e depurado, tem sentimentos. E o ponto delicado do sentimento é o amor.”</w:t>
      </w:r>
      <w:r>
        <w:rPr/>
        <w:t>(29)</w:t>
      </w:r>
    </w:p>
    <w:p>
      <w:pPr>
        <w:pStyle w:val="Normal"/>
        <w:spacing w:before="0" w:after="0"/>
        <w:ind w:firstLine="737" w:left="0" w:right="0"/>
        <w:contextualSpacing/>
        <w:jc w:val="both"/>
        <w:rPr/>
      </w:pPr>
      <w:r>
        <w:rPr/>
        <w:t xml:space="preserve">Criados simples e ignorantes, no início o instinto se manifesta única e integralmente, quando então o espírito não possui livre arbítrio. </w:t>
      </w:r>
    </w:p>
    <w:p>
      <w:pPr>
        <w:pStyle w:val="Normal"/>
        <w:spacing w:before="0" w:after="0"/>
        <w:ind w:firstLine="737" w:left="0" w:right="0"/>
        <w:contextualSpacing/>
        <w:jc w:val="both"/>
        <w:rPr/>
      </w:pPr>
      <w:r>
        <w:rPr/>
        <w:t xml:space="preserve">O próprio instinto de conservação das espécies, através dos cuidados de proteção à prole, acabam se manifestando por mecanismo de “adestramento”, se assim o podemos considerar, que tem por consequência natural desenvolver um viés tendencioso a fazer a coisa certa para sobreviver. </w:t>
      </w:r>
      <w:r>
        <w:rPr/>
        <w:t>Podemo supor dai que a</w:t>
      </w:r>
      <w:r>
        <w:rPr/>
        <w:t xml:space="preserve"> partir desses princípios o Homem desenvolve a busca incessante pela perfeição</w:t>
      </w:r>
      <w:del w:id="1789" w:author="Autor desconhecido" w:date="2024-05-14T15:02:50Z">
        <w:r>
          <w:rPr/>
          <w:delText>,</w:delText>
        </w:r>
      </w:del>
      <w:ins w:id="1790" w:author="Autor desconhecido" w:date="2024-05-14T15:02:50Z">
        <w:r>
          <w:rPr/>
          <w:t>.</w:t>
        </w:r>
      </w:ins>
      <w:r>
        <w:rPr/>
        <w:t xml:space="preserve"> </w:t>
      </w:r>
      <w:del w:id="1791" w:author="Autor desconhecido" w:date="2024-05-14T15:02:54Z">
        <w:r>
          <w:rPr/>
          <w:delText>p</w:delText>
        </w:r>
      </w:del>
      <w:ins w:id="1792" w:author="Autor desconhecido" w:date="2024-05-14T15:02:54Z">
        <w:r>
          <w:rPr/>
          <w:t>P</w:t>
        </w:r>
      </w:ins>
      <w:r>
        <w:rPr/>
        <w:t xml:space="preserve">assando pelos sentidos grosseiros das sensações, até alcançar a perfeição na manifestação do Amor em sua plenitude. </w:t>
      </w:r>
    </w:p>
    <w:p>
      <w:pPr>
        <w:pStyle w:val="Normal"/>
        <w:spacing w:before="0" w:after="0"/>
        <w:ind w:firstLine="737" w:left="0" w:right="0"/>
        <w:contextualSpacing/>
        <w:jc w:val="both"/>
        <w:rPr/>
      </w:pPr>
      <w:r>
        <w:rPr/>
        <w:t xml:space="preserve">Além disso, em paralelo a tudo isso, Exite a Lei Universal de </w:t>
      </w:r>
      <w:del w:id="1793" w:author="Autor desconhecido" w:date="2024-05-14T15:04:58Z">
        <w:r>
          <w:rPr/>
          <w:delText>c</w:delText>
        </w:r>
      </w:del>
      <w:ins w:id="1794" w:author="Autor desconhecido" w:date="2024-05-14T15:04:58Z">
        <w:r>
          <w:rPr/>
          <w:t>C</w:t>
        </w:r>
      </w:ins>
      <w:r>
        <w:rPr/>
        <w:t xml:space="preserve">ausa e </w:t>
      </w:r>
      <w:del w:id="1795" w:author="Autor desconhecido" w:date="2024-05-14T15:05:02Z">
        <w:r>
          <w:rPr/>
          <w:delText>e</w:delText>
        </w:r>
      </w:del>
      <w:ins w:id="1796" w:author="Autor desconhecido" w:date="2024-05-14T15:05:02Z">
        <w:r>
          <w:rPr/>
          <w:t>E</w:t>
        </w:r>
      </w:ins>
      <w:r>
        <w:rPr/>
        <w:t>feito, a que todo ser vivo está inexoravelmente sujeito e que apresenta a dor por resposta aos erros de decisão e a sensação de satisfação diante dos acertos e vitórias por resultado às boas decisões e atitudes</w:t>
      </w:r>
      <w:del w:id="1797" w:author="Autor desconhecido" w:date="2024-05-14T15:03:37Z">
        <w:r>
          <w:rPr/>
          <w:delText>,</w:delText>
        </w:r>
      </w:del>
      <w:ins w:id="1798" w:author="Autor desconhecido" w:date="2024-05-14T15:03:37Z">
        <w:r>
          <w:rPr/>
          <w:t>.</w:t>
        </w:r>
      </w:ins>
      <w:r>
        <w:rPr/>
        <w:t xml:space="preserve"> Enfatizando ainda mais a tendência ao correto, ao bem e à perfeição.</w:t>
      </w:r>
    </w:p>
    <w:p>
      <w:pPr>
        <w:pStyle w:val="Normal"/>
        <w:spacing w:before="0" w:after="0"/>
        <w:ind w:firstLine="737" w:left="0" w:right="0"/>
        <w:contextualSpacing/>
        <w:jc w:val="both"/>
        <w:rPr/>
      </w:pPr>
      <w:r>
        <w:rPr/>
        <w:t>Assim, no início a própria ignorância estabelece os limites de ação e consequentemente, não permite incorrer em erros significativamente atuantes no meio em que vive.</w:t>
      </w:r>
    </w:p>
    <w:p>
      <w:pPr>
        <w:pStyle w:val="Normal"/>
        <w:spacing w:before="0" w:after="0"/>
        <w:ind w:firstLine="737" w:left="0" w:right="0"/>
        <w:contextualSpacing/>
        <w:jc w:val="both"/>
        <w:rPr/>
      </w:pPr>
      <w:r>
        <w:rPr/>
        <w:t>A medida que desenvolve a inteligência e o conhecimento, o livre arbítrio também se desenvolve sob os auspícios da consciência instalada intrínseca à personalidade de cada um. A Consciência é o juiz instalado como fiel da balança individual de cada um para controlar o viés de decisões e acertos de contas diante da Lei de Causa e Efeito. É ela que estabelece a noção de justiça em consonância com o estágio de evolução do indivíduo. Ela só cobra de acordo com a capacidade de entender as consequências das atitudes. Uma vez percebido um erro, ela passa a cobrar insistentemente a reparação até que seja reestabelecido o equilíbrio de justiça.</w:t>
      </w:r>
    </w:p>
    <w:p>
      <w:pPr>
        <w:pStyle w:val="Normal"/>
        <w:spacing w:before="0" w:after="0"/>
        <w:ind w:firstLine="737" w:left="0" w:right="0"/>
        <w:contextualSpacing/>
        <w:jc w:val="both"/>
        <w:rPr/>
      </w:pPr>
      <w:r>
        <w:rPr/>
        <w:t>No início evolutivo, o homem ignorante ainda, possui pouco mais do que as próprias mãos como instrumento de ação</w:t>
      </w:r>
      <w:del w:id="1799" w:author="Autor desconhecido" w:date="2024-05-14T15:06:54Z">
        <w:r>
          <w:rPr/>
          <w:delText>,</w:delText>
        </w:r>
      </w:del>
      <w:ins w:id="1800" w:author="Autor desconhecido" w:date="2024-05-14T15:06:54Z">
        <w:r>
          <w:rPr/>
          <w:t>.</w:t>
        </w:r>
      </w:ins>
      <w:r>
        <w:rPr/>
        <w:t xml:space="preserve"> </w:t>
      </w:r>
      <w:del w:id="1801" w:author="Autor desconhecido" w:date="2024-05-14T15:06:58Z">
        <w:r>
          <w:rPr/>
          <w:delText>o</w:delText>
        </w:r>
      </w:del>
      <w:ins w:id="1802" w:author="Autor desconhecido" w:date="2024-05-14T15:06:58Z">
        <w:r>
          <w:rPr/>
          <w:t>O</w:t>
        </w:r>
      </w:ins>
      <w:r>
        <w:rPr/>
        <w:t xml:space="preserve"> que estabelece os limites de ação e força </w:t>
      </w:r>
      <w:r>
        <w:rPr/>
        <w:t xml:space="preserve">determinando </w:t>
      </w:r>
      <w:r>
        <w:rPr/>
        <w:t>a amplitude d</w:t>
      </w:r>
      <w:del w:id="1803" w:author="Autor desconhecido" w:date="2024-05-14T15:08:02Z">
        <w:r>
          <w:rPr/>
          <w:delText>e</w:delText>
        </w:r>
      </w:del>
      <w:ins w:id="1804" w:author="Autor desconhecido" w:date="2024-05-14T15:08:02Z">
        <w:r>
          <w:rPr/>
          <w:t>a mesma</w:t>
        </w:r>
      </w:ins>
      <w:del w:id="1805" w:author="Autor desconhecido" w:date="2024-05-14T15:08:07Z">
        <w:r>
          <w:rPr/>
          <w:delText xml:space="preserve"> ação</w:delText>
        </w:r>
      </w:del>
      <w:r>
        <w:rPr/>
        <w:t xml:space="preserve"> ao seu </w:t>
      </w:r>
      <w:del w:id="1806" w:author="Autor desconhecido" w:date="2024-05-14T15:05:37Z">
        <w:r>
          <w:rPr/>
          <w:delText>de</w:delText>
        </w:r>
      </w:del>
      <w:r>
        <w:rPr/>
        <w:t>redor bem próximo.</w:t>
      </w:r>
    </w:p>
    <w:p>
      <w:pPr>
        <w:pStyle w:val="Normal"/>
        <w:spacing w:before="0" w:after="0"/>
        <w:ind w:firstLine="737" w:left="0" w:right="0"/>
        <w:contextualSpacing/>
        <w:jc w:val="both"/>
        <w:rPr/>
      </w:pPr>
      <w:r>
        <w:rPr/>
        <w:t xml:space="preserve">A medida que evolui, desenvolve a inteligência e a habilidade de “criar” os instrumentos que ampliam seu âmbito de ação. Desenvolve instrumentos bélicos que partem do uso de pedras e clavas, passando pela lança e o arco e flecha até desenvolver a pólvora e a bomba nuclear. Desenvolve também a tecnologia de transporte que lhe permite ampliar ainda mais o âmbito de ação, desde o adestramento do cavalo e do camelo, até o automóvel, avião e naves espaciais. Assim passa da capacidade de se defender no confronto corpo-a-corpo até a possibilidade de destruir todo o planeta ao pressionar de um simples botão </w:t>
      </w:r>
      <w:r>
        <w:rPr/>
        <w:t>vermelho</w:t>
      </w:r>
      <w:r>
        <w:rPr/>
        <w:t>.</w:t>
      </w:r>
    </w:p>
    <w:p>
      <w:pPr>
        <w:pStyle w:val="Normal"/>
        <w:spacing w:before="0" w:after="0"/>
        <w:ind w:firstLine="737" w:left="0" w:right="0"/>
        <w:contextualSpacing/>
        <w:jc w:val="both"/>
        <w:rPr/>
      </w:pPr>
      <w:r>
        <w:rPr/>
        <w:t>Mas nesse momento ele deverá ter desenvolvido também o bom senso que permeia a ponderação necessária para não incorrer a própria destruição</w:t>
      </w:r>
      <w:ins w:id="1807" w:author="Autor desconhecido" w:date="2024-05-14T15:09:41Z">
        <w:r>
          <w:rPr/>
          <w:t>.</w:t>
        </w:r>
      </w:ins>
      <w:del w:id="1808" w:author="Autor desconhecido" w:date="2024-05-14T15:09:42Z">
        <w:r>
          <w:rPr/>
          <w:delText>,</w:delText>
        </w:r>
      </w:del>
      <w:ins w:id="1809" w:author="Autor desconhecido" w:date="2024-05-14T15:09:43Z">
        <w:r>
          <w:rPr/>
          <w:t xml:space="preserve"> </w:t>
        </w:r>
      </w:ins>
      <w:ins w:id="1810" w:author="Autor desconhecido" w:date="2024-05-14T15:09:43Z">
        <w:r>
          <w:rPr/>
          <w:t>O</w:t>
        </w:r>
      </w:ins>
      <w:del w:id="1811" w:author="Autor desconhecido" w:date="2024-05-14T15:09:47Z">
        <w:r>
          <w:rPr/>
          <w:delText xml:space="preserve"> o</w:delText>
        </w:r>
      </w:del>
      <w:r>
        <w:rPr/>
        <w:t xml:space="preserve"> que levou ao advento da gerra fria advinda da consciência do poder destrutivo dos artefatos nucleares </w:t>
      </w:r>
      <w:r>
        <w:rPr/>
        <w:t>durante</w:t>
      </w:r>
      <w:r>
        <w:rPr/>
        <w:t xml:space="preserve"> a segunda guerra mundial.</w:t>
      </w:r>
    </w:p>
    <w:p>
      <w:pPr>
        <w:pStyle w:val="Normal"/>
        <w:spacing w:before="0" w:after="0"/>
        <w:ind w:firstLine="737" w:left="0" w:right="0"/>
        <w:contextualSpacing/>
        <w:jc w:val="both"/>
        <w:rPr/>
      </w:pPr>
      <w:r>
        <w:rPr/>
        <w:t>Assim, vive a humanidade ainda hoje sob o risco de um “maluco” qualquer apertar um desses botões espalhados já em larga escala pelo mundo e capazes de produzir a extinção da vida sobre a Terra.</w:t>
      </w:r>
    </w:p>
    <w:p>
      <w:pPr>
        <w:pStyle w:val="Normal"/>
        <w:spacing w:before="0" w:after="0"/>
        <w:ind w:firstLine="737" w:left="0" w:right="0"/>
        <w:contextualSpacing/>
        <w:jc w:val="both"/>
        <w:rPr/>
      </w:pPr>
      <w:r>
        <w:rPr/>
        <w:t>Permitiria Deus a atitude de livre arbítrio de um único indivíduo com consequências de tamanha repercussão?</w:t>
      </w:r>
    </w:p>
    <w:p>
      <w:pPr>
        <w:pStyle w:val="Normal"/>
        <w:spacing w:before="0" w:after="0"/>
        <w:ind w:firstLine="737" w:left="0" w:right="0"/>
        <w:contextualSpacing/>
        <w:jc w:val="both"/>
        <w:rPr/>
      </w:pPr>
      <w:r>
        <w:rPr/>
        <w:t>Talvez sim. Esse evento catastrófico seria o resultado da integral</w:t>
      </w:r>
      <w:ins w:id="1812" w:author="Autor desconhecido" w:date="2024-06-13T14:25:37Z">
        <w:r>
          <w:rPr/>
          <w:t>idade</w:t>
        </w:r>
      </w:ins>
      <w:r>
        <w:rPr/>
        <w:t xml:space="preserve"> d</w:t>
      </w:r>
      <w:del w:id="1813" w:author="Autor desconhecido" w:date="2024-06-13T14:25:42Z">
        <w:r>
          <w:rPr/>
          <w:delText>e</w:delText>
        </w:r>
      </w:del>
      <w:ins w:id="1814" w:author="Autor desconhecido" w:date="2024-06-13T14:25:42Z">
        <w:r>
          <w:rPr/>
          <w:t>o</w:t>
        </w:r>
      </w:ins>
      <w:r>
        <w:rPr/>
        <w:t xml:space="preserve"> livre arbítrio da humanidade que afinal criou e legou acesso a esse botão a um indivíduo maluco qualquer. Botão esse, fruto do egoísmo e iniquidade coletivo da humanidade.</w:t>
      </w:r>
    </w:p>
    <w:p>
      <w:pPr>
        <w:pStyle w:val="Normal"/>
        <w:spacing w:before="0" w:after="0"/>
        <w:ind w:firstLine="737" w:left="0" w:right="0"/>
        <w:contextualSpacing/>
        <w:jc w:val="both"/>
        <w:rPr/>
      </w:pPr>
      <w:r>
        <w:rPr/>
        <w:t>Afinal</w:t>
      </w:r>
      <w:del w:id="1815" w:author="Autor desconhecido" w:date="2024-06-13T14:26:40Z">
        <w:r>
          <w:rPr/>
          <w:delText>,</w:delText>
        </w:r>
      </w:del>
      <w:r>
        <w:rPr/>
        <w:t xml:space="preserve"> esse planeta Terra, povoado com cerca de 8 bilhões de livre “arbitrári</w:t>
      </w:r>
      <w:r>
        <w:rPr/>
        <w:t>anos”</w:t>
      </w:r>
      <w:r>
        <w:rPr/>
        <w:t xml:space="preserve"> e trilhões de outros seres vivos sob sua </w:t>
      </w:r>
      <w:r>
        <w:rPr/>
        <w:t xml:space="preserve">pseudo </w:t>
      </w:r>
      <w:r>
        <w:rPr/>
        <w:t xml:space="preserve">tutela direta ou indireta, não passa de um grãozinho de areia no Universo infinto, com inúmeros outros planetas semelhantes </w:t>
      </w:r>
      <w:r>
        <w:rPr/>
        <w:t xml:space="preserve">talvez </w:t>
      </w:r>
      <w:r>
        <w:rPr/>
        <w:t>melhor sucedidos que esse.</w:t>
      </w:r>
    </w:p>
    <w:p>
      <w:pPr>
        <w:pStyle w:val="Normal"/>
        <w:spacing w:before="0" w:after="0"/>
        <w:ind w:firstLine="737" w:left="0" w:right="0"/>
        <w:contextualSpacing/>
        <w:jc w:val="both"/>
        <w:rPr/>
      </w:pPr>
      <w:r>
        <w:rPr/>
        <w:t>Ainda. A morte nem existe de fato e nem com todo a plenitude do livre arbítrio, pode o espírito atentar contra sua própria existência transcendental. Mesmo hipoteticamente destruída toda a Terra, seriamos espíritos com a experiência e uma dívida enorme de destruição de um planeta, mas com a possibilidade de reparação eternidade afora.</w:t>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t>Se pensarmos bem, ao lado da presença do livre arbítrio existe o determinismo que nos direciona inexoravelmente à perfeição no Bem e na Sabedoria. Existe o Livre arbítrio, mas</w:t>
      </w:r>
      <w:ins w:id="1816" w:author="Autor desconhecido" w:date="2024-05-14T15:14:45Z">
        <w:r>
          <w:rPr/>
          <w:t xml:space="preserve"> </w:t>
        </w:r>
      </w:ins>
      <w:del w:id="1817" w:author="Autor desconhecido" w:date="2024-05-14T15:14:46Z">
        <w:r>
          <w:rPr/>
          <w:delText xml:space="preserve"> </w:delText>
        </w:r>
      </w:del>
      <w:del w:id="1818" w:author="Autor desconhecido" w:date="2024-05-14T15:13:03Z">
        <w:r>
          <w:rPr/>
          <w:delText xml:space="preserve">também o determinismo da </w:delText>
        </w:r>
      </w:del>
      <w:ins w:id="1819" w:author="Autor desconhecido" w:date="2024-05-14T15:13:03Z">
        <w:r>
          <w:rPr/>
          <w:t xml:space="preserve">com a </w:t>
        </w:r>
      </w:ins>
      <w:r>
        <w:rPr/>
        <w:t>responsabilidade inerente aos nossos atos e suas consequências</w:t>
      </w:r>
      <w:del w:id="1820" w:author="Autor desconhecido" w:date="2024-05-14T15:13:26Z">
        <w:r>
          <w:rPr/>
          <w:delText xml:space="preserve"> no determinismo d</w:delText>
        </w:r>
      </w:del>
      <w:ins w:id="1821" w:author="Autor desconhecido" w:date="2024-05-14T15:13:40Z">
        <w:r>
          <w:rPr/>
          <w:t xml:space="preserve"> </w:t>
        </w:r>
      </w:ins>
      <w:ins w:id="1822" w:author="Autor desconhecido" w:date="2024-05-14T15:13:40Z">
        <w:r>
          <w:rPr/>
          <w:t>controlados pela</w:t>
        </w:r>
      </w:ins>
      <w:del w:id="1823" w:author="Autor desconhecido" w:date="2024-05-14T15:14:19Z">
        <w:r>
          <w:rPr/>
          <w:delText>a</w:delText>
        </w:r>
      </w:del>
      <w:r>
        <w:rPr/>
        <w:t xml:space="preserve"> Lei de </w:t>
      </w:r>
      <w:ins w:id="1824" w:author="Autor desconhecido" w:date="2024-05-14T15:13:55Z">
        <w:r>
          <w:rPr/>
          <w:t>C</w:t>
        </w:r>
      </w:ins>
      <w:del w:id="1825" w:author="Autor desconhecido" w:date="2024-05-14T15:14:02Z">
        <w:r>
          <w:rPr/>
          <w:delText>c</w:delText>
        </w:r>
      </w:del>
      <w:r>
        <w:rPr/>
        <w:t xml:space="preserve">ausa e </w:t>
      </w:r>
      <w:del w:id="1826" w:author="Autor desconhecido" w:date="2024-05-14T15:13:59Z">
        <w:r>
          <w:rPr/>
          <w:delText>e</w:delText>
        </w:r>
      </w:del>
      <w:ins w:id="1827" w:author="Autor desconhecido" w:date="2024-05-14T15:13:59Z">
        <w:r>
          <w:rPr/>
          <w:t>E</w:t>
        </w:r>
      </w:ins>
      <w:r>
        <w:rPr/>
        <w:t>feito. Os</w:t>
      </w:r>
      <w:ins w:id="1828" w:author="Autor desconhecido" w:date="2024-05-14T15:15:46Z">
        <w:r>
          <w:rPr/>
          <w:t xml:space="preserve"> </w:t>
        </w:r>
      </w:ins>
      <w:ins w:id="1829" w:author="Autor desconhecido" w:date="2024-05-14T15:15:46Z">
        <w:r>
          <w:rPr/>
          <w:t>Seres Humanos (</w:t>
        </w:r>
      </w:ins>
      <w:del w:id="1830" w:author="Autor desconhecido" w:date="2024-05-14T15:15:55Z">
        <w:r>
          <w:rPr/>
          <w:delText xml:space="preserve"> </w:delText>
        </w:r>
      </w:del>
      <w:r>
        <w:rPr/>
        <w:t>espíritos</w:t>
      </w:r>
      <w:ins w:id="1831" w:author="Autor desconhecido" w:date="2024-05-14T15:15:59Z">
        <w:r>
          <w:rPr/>
          <w:t>)</w:t>
        </w:r>
      </w:ins>
      <w:r>
        <w:rPr/>
        <w:t xml:space="preserve"> são criados simples e ignorantes e o livre arbítrio lhe</w:t>
      </w:r>
      <w:ins w:id="1832" w:author="Autor desconhecido" w:date="2024-05-14T15:15:15Z">
        <w:r>
          <w:rPr/>
          <w:t>s</w:t>
        </w:r>
      </w:ins>
      <w:r>
        <w:rPr/>
        <w:t xml:space="preserve"> proporciona, por determinismo a oportunidade de evoluir a partir de seu próprio mérito. Foram criados livres para agir, mas com o determinismo da imortalidade e da tendência evolutiva.</w:t>
      </w:r>
    </w:p>
    <w:p>
      <w:pPr>
        <w:pStyle w:val="Normal"/>
        <w:spacing w:before="0" w:after="0"/>
        <w:ind w:firstLine="737" w:left="0" w:right="0"/>
        <w:contextualSpacing/>
        <w:jc w:val="both"/>
        <w:rPr/>
      </w:pPr>
      <w:r>
        <w:rPr/>
        <w:t>Mesmo errando a partir de escolhas menos a</w:t>
      </w:r>
      <w:del w:id="1833" w:author="Autor desconhecido" w:date="2024-05-14T15:16:40Z">
        <w:r>
          <w:rPr/>
          <w:delText>ss</w:delText>
        </w:r>
      </w:del>
      <w:ins w:id="1834" w:author="Autor desconhecido" w:date="2024-05-14T15:18:26Z">
        <w:r>
          <w:rPr/>
          <w:t>ss</w:t>
        </w:r>
      </w:ins>
      <w:r>
        <w:rPr/>
        <w:t xml:space="preserve">ertivas, os erros sendo obrigatoriamente corrigidos, acabam deterministicamente resultando em aprendizado e evolução. </w:t>
      </w:r>
    </w:p>
    <w:p>
      <w:pPr>
        <w:pStyle w:val="Normal"/>
        <w:spacing w:before="0" w:after="0"/>
        <w:ind w:firstLine="737" w:left="0" w:right="0"/>
        <w:contextualSpacing/>
        <w:jc w:val="both"/>
        <w:rPr/>
      </w:pPr>
      <w:r>
        <w:rPr/>
        <w:t>Apesar de poder estacionar por algum tempo por escolha do livre arbítrio, a dor da solidão e a força da consciência, deterministicamente acabam impulsionando novas atitudes de retomada da evolução.</w:t>
      </w:r>
    </w:p>
    <w:p>
      <w:pPr>
        <w:pStyle w:val="Normal"/>
        <w:spacing w:before="0" w:after="0"/>
        <w:ind w:firstLine="737" w:left="0" w:right="0"/>
        <w:contextualSpacing/>
        <w:jc w:val="both"/>
        <w:rPr/>
      </w:pPr>
      <w:r>
        <w:rPr/>
        <w:t>Ninguém tem o Livre arbítrio de destruir, nem a si mesmo, nem nada mais. Pelo livre arbítrio intentamos a oportunidade de transformar, transitoriamente a nós mesmos dentro dos limites de nossas próprias escolhas, mas evoluindo sempre para a perfeição sob o determinismo da Lei do Amor.</w:t>
      </w:r>
    </w:p>
    <w:p>
      <w:pPr>
        <w:pStyle w:val="Normal"/>
        <w:spacing w:before="0" w:after="0"/>
        <w:ind w:firstLine="737" w:left="0" w:right="0"/>
        <w:contextualSpacing/>
        <w:jc w:val="both"/>
        <w:rPr/>
      </w:pPr>
      <w:r>
        <w:rPr/>
        <w:t xml:space="preserve">Assim percebemos que o Livre arbítrio é nos concedido por determinismo, predestinando-nos a perfeição por ação de nosso próprio mérito e </w:t>
      </w:r>
      <w:r>
        <w:rPr/>
        <w:t>esforço de</w:t>
      </w:r>
      <w:r>
        <w:rPr/>
        <w:t xml:space="preserve"> ação, mesmo errando no meio do caminho </w:t>
      </w:r>
      <w:del w:id="1835" w:author="Autor desconhecido" w:date="2024-05-14T15:21:25Z">
        <w:r>
          <w:rPr/>
          <w:delText>afim d</w:delText>
        </w:r>
      </w:del>
      <w:del w:id="1836" w:author="Autor desconhecido" w:date="2024-05-14T15:21:25Z">
        <w:r>
          <w:rPr/>
          <w:delText>e</w:delText>
        </w:r>
      </w:del>
      <w:ins w:id="1837" w:author="Autor desconhecido" w:date="2024-05-14T15:21:25Z">
        <w:r>
          <w:rPr/>
          <w:t>a fim de</w:t>
        </w:r>
      </w:ins>
      <w:r>
        <w:rPr/>
        <w:t xml:space="preserve"> aprendermos também o discernimento entre o certo e o errado no concernente ao funcionamento da máquina universal. </w:t>
      </w:r>
    </w:p>
    <w:p>
      <w:pPr>
        <w:pStyle w:val="Normal"/>
        <w:spacing w:before="0" w:after="0"/>
        <w:ind w:firstLine="737" w:left="0" w:right="0"/>
        <w:contextualSpacing/>
        <w:jc w:val="both"/>
        <w:rPr/>
      </w:pPr>
      <w:r>
        <w:rPr/>
      </w:r>
    </w:p>
    <w:p>
      <w:pPr>
        <w:pStyle w:val="Normal"/>
        <w:spacing w:before="0" w:after="0"/>
        <w:ind w:firstLine="737" w:left="0" w:right="0"/>
        <w:contextualSpacing/>
        <w:jc w:val="both"/>
        <w:rPr/>
      </w:pPr>
      <w:r>
        <w:rPr/>
        <w:t>A existência do livre arbítrio não incorre necessariamente na imprevisibilidade das escolhas. Afinal, as escolhas não acontecem por acaso. São sempre o fruto da decisão consciente, mais ou meno</w:t>
      </w:r>
      <w:r>
        <w:rPr/>
        <w:t>s</w:t>
      </w:r>
      <w:r>
        <w:rPr/>
        <w:t xml:space="preserve"> feliz, conforme já discutimos</w:t>
      </w:r>
      <w:del w:id="1838" w:author="Autor desconhecido" w:date="2024-05-14T15:22:17Z">
        <w:r>
          <w:rPr/>
          <w:delText>,</w:delText>
        </w:r>
      </w:del>
      <w:r>
        <w:rPr/>
        <w:t xml:space="preserve"> </w:t>
      </w:r>
      <w:r>
        <w:rPr/>
        <w:t>e</w:t>
      </w:r>
      <w:r>
        <w:rPr/>
        <w:t xml:space="preserve"> de acordo com a capacidade de ponderação moral e intelectual em consonância com o padrão evolutivo que já tenha atingido cada indivíduo de uma comunidade cujos membros estão unidos por sintonia e afinidade.</w:t>
      </w:r>
    </w:p>
    <w:p>
      <w:pPr>
        <w:pStyle w:val="Normal"/>
        <w:spacing w:before="0" w:after="0"/>
        <w:ind w:firstLine="737" w:left="0" w:right="0"/>
        <w:contextualSpacing/>
        <w:jc w:val="both"/>
        <w:rPr/>
      </w:pPr>
      <w:r>
        <w:rPr/>
        <w:t>Assim</w:t>
      </w:r>
      <w:del w:id="1839" w:author="Autor desconhecido" w:date="2024-06-13T14:27:15Z">
        <w:r>
          <w:rPr/>
          <w:delText>,</w:delText>
        </w:r>
      </w:del>
      <w:r>
        <w:rPr/>
        <w:t xml:space="preserve"> da mesma forma que o Universo inerte material é entropicamente previsível pelo conhecimento e ação </w:t>
      </w:r>
      <w:r>
        <w:rPr/>
        <w:t xml:space="preserve">interativas </w:t>
      </w:r>
      <w:r>
        <w:rPr/>
        <w:t>das leis da física universais que o preside</w:t>
      </w:r>
      <w:r>
        <w:rPr/>
        <w:t xml:space="preserve">m, </w:t>
      </w:r>
      <w:r>
        <w:rPr/>
        <w:t xml:space="preserve">tendendo </w:t>
      </w:r>
      <w:r>
        <w:rPr/>
        <w:t>por si só</w:t>
      </w:r>
      <w:r>
        <w:rPr/>
        <w:t xml:space="preserve"> ao pó </w:t>
      </w:r>
      <w:r>
        <w:rPr/>
        <w:t>da desorganização</w:t>
      </w:r>
      <w:del w:id="1840" w:author="Autor desconhecido" w:date="2024-05-14T15:23:13Z">
        <w:r>
          <w:rPr/>
          <w:delText>,</w:delText>
        </w:r>
      </w:del>
      <w:ins w:id="1841" w:author="Autor desconhecido" w:date="2024-05-14T15:23:13Z">
        <w:r>
          <w:rPr/>
          <w:t>.</w:t>
        </w:r>
      </w:ins>
      <w:r>
        <w:rPr/>
        <w:t xml:space="preserve"> </w:t>
      </w:r>
      <w:del w:id="1842" w:author="Autor desconhecido" w:date="2024-05-14T15:23:17Z">
        <w:r>
          <w:rPr/>
          <w:delText>o</w:delText>
        </w:r>
      </w:del>
      <w:ins w:id="1843" w:author="Autor desconhecido" w:date="2024-05-14T15:23:17Z">
        <w:r>
          <w:rPr/>
          <w:t>O</w:t>
        </w:r>
      </w:ins>
      <w:r>
        <w:rPr/>
        <w:t xml:space="preserve"> Universo vivo também é </w:t>
      </w:r>
      <w:ins w:id="1844" w:author="Autor desconhecido" w:date="2024-05-14T15:23:26Z">
        <w:r>
          <w:rPr/>
          <w:t>“</w:t>
        </w:r>
      </w:ins>
      <w:r>
        <w:rPr/>
        <w:t>sintropicamente</w:t>
      </w:r>
      <w:ins w:id="1845" w:author="Autor desconhecido" w:date="2024-05-14T15:23:30Z">
        <w:r>
          <w:rPr/>
          <w:t xml:space="preserve">” </w:t>
        </w:r>
      </w:ins>
      <w:ins w:id="1846" w:author="Autor desconhecido" w:date="2024-05-14T15:23:30Z">
        <w:r>
          <w:rPr/>
          <w:t>(ou “negentropicamente”)</w:t>
        </w:r>
      </w:ins>
      <w:r>
        <w:rPr/>
        <w:t xml:space="preserve"> previsível pela ação da Lei universal do Amor</w:t>
      </w:r>
      <w:del w:id="1847" w:author="Autor desconhecido" w:date="2024-06-13T14:27:37Z">
        <w:r>
          <w:rPr/>
          <w:delText>,</w:delText>
        </w:r>
      </w:del>
      <w:ins w:id="1848" w:author="Autor desconhecido" w:date="2024-06-13T14:27:37Z">
        <w:r>
          <w:rPr/>
          <w:t>.</w:t>
        </w:r>
      </w:ins>
      <w:r>
        <w:rPr/>
        <w:t xml:space="preserve"> </w:t>
      </w:r>
      <w:del w:id="1849" w:author="Autor desconhecido" w:date="2024-06-13T14:27:40Z">
        <w:r>
          <w:rPr/>
          <w:delText>e</w:delText>
        </w:r>
      </w:del>
      <w:ins w:id="1850" w:author="Autor desconhecido" w:date="2024-06-13T14:27:40Z">
        <w:r>
          <w:rPr/>
          <w:t>E</w:t>
        </w:r>
      </w:ins>
      <w:r>
        <w:rPr/>
        <w:t xml:space="preserve">m última análise e de suas derivadas no campo inter-relacional entre todos os seres vivos do Universo, </w:t>
      </w:r>
      <w:r>
        <w:rPr/>
        <w:t>tendendo a perfeição</w:t>
      </w:r>
      <w:r>
        <w:rPr/>
        <w:t>.</w:t>
      </w:r>
    </w:p>
    <w:p>
      <w:pPr>
        <w:pStyle w:val="Normal"/>
        <w:spacing w:before="0" w:after="0"/>
        <w:ind w:firstLine="737" w:left="0" w:right="0"/>
        <w:contextualSpacing/>
        <w:jc w:val="both"/>
        <w:rPr/>
      </w:pPr>
      <w:r>
        <w:rPr/>
      </w:r>
    </w:p>
    <w:p>
      <w:pPr>
        <w:pStyle w:val="Normal"/>
        <w:spacing w:before="0" w:after="0"/>
        <w:ind w:firstLine="850" w:left="0" w:right="0"/>
        <w:contextualSpacing/>
        <w:jc w:val="both"/>
        <w:rPr>
          <w:rFonts w:ascii="Liberation Serif" w:hAnsi="Liberation Serif"/>
          <w:sz w:val="24"/>
          <w:szCs w:val="24"/>
        </w:rPr>
      </w:pPr>
      <w:r>
        <w:rPr>
          <w:sz w:val="24"/>
          <w:szCs w:val="24"/>
        </w:rPr>
        <w:t xml:space="preserve">Como se ganhássemos duas asas, a da </w:t>
      </w:r>
      <w:r>
        <w:rPr>
          <w:b/>
          <w:bCs/>
          <w:sz w:val="24"/>
          <w:szCs w:val="24"/>
        </w:rPr>
        <w:t>razão</w:t>
      </w:r>
      <w:r>
        <w:rPr>
          <w:sz w:val="24"/>
          <w:szCs w:val="24"/>
        </w:rPr>
        <w:t xml:space="preserve"> e a do </w:t>
      </w:r>
      <w:r>
        <w:rPr>
          <w:b/>
          <w:bCs/>
          <w:sz w:val="24"/>
          <w:szCs w:val="24"/>
        </w:rPr>
        <w:t>sentimento</w:t>
      </w:r>
      <w:r>
        <w:rPr>
          <w:sz w:val="24"/>
          <w:szCs w:val="24"/>
        </w:rPr>
        <w:t xml:space="preserve">, </w:t>
      </w:r>
      <w:r>
        <w:rPr>
          <w:sz w:val="24"/>
          <w:szCs w:val="24"/>
        </w:rPr>
        <w:t xml:space="preserve">que trabalham como fiéis da balança da </w:t>
      </w:r>
      <w:r>
        <w:rPr>
          <w:b/>
          <w:bCs/>
          <w:sz w:val="24"/>
          <w:szCs w:val="24"/>
        </w:rPr>
        <w:t>consciência</w:t>
      </w:r>
      <w:r>
        <w:rPr>
          <w:sz w:val="24"/>
          <w:szCs w:val="24"/>
        </w:rPr>
        <w:t xml:space="preserve">, </w:t>
      </w:r>
      <w:r>
        <w:rPr>
          <w:sz w:val="24"/>
          <w:szCs w:val="24"/>
        </w:rPr>
        <w:t xml:space="preserve">encontramos um “ponto de mutação”, </w:t>
      </w:r>
      <w:r>
        <w:rPr>
          <w:sz w:val="24"/>
          <w:szCs w:val="24"/>
        </w:rPr>
        <w:t xml:space="preserve">imitando a </w:t>
      </w:r>
      <w:r>
        <w:rPr>
          <w:sz w:val="24"/>
          <w:szCs w:val="24"/>
        </w:rPr>
        <w:t xml:space="preserve">bem </w:t>
      </w:r>
      <w:r>
        <w:rPr>
          <w:sz w:val="24"/>
          <w:szCs w:val="24"/>
        </w:rPr>
        <w:t xml:space="preserve">nomeada e </w:t>
      </w:r>
      <w:r>
        <w:rPr>
          <w:sz w:val="24"/>
          <w:szCs w:val="24"/>
        </w:rPr>
        <w:t xml:space="preserve">abordada </w:t>
      </w:r>
      <w:r>
        <w:rPr>
          <w:sz w:val="24"/>
          <w:szCs w:val="24"/>
        </w:rPr>
        <w:t>temática utilizada</w:t>
      </w:r>
      <w:r>
        <w:rPr>
          <w:sz w:val="24"/>
          <w:szCs w:val="24"/>
        </w:rPr>
        <w:t xml:space="preserve"> por </w:t>
      </w:r>
      <w:r>
        <w:rPr>
          <w:sz w:val="24"/>
          <w:szCs w:val="24"/>
        </w:rPr>
        <w:t xml:space="preserve">Fritjof </w:t>
      </w:r>
      <w:r>
        <w:rPr>
          <w:sz w:val="24"/>
          <w:szCs w:val="24"/>
        </w:rPr>
        <w:t xml:space="preserve">Capra em sua obra filosófica, </w:t>
      </w:r>
      <w:r>
        <w:rPr>
          <w:sz w:val="24"/>
          <w:szCs w:val="24"/>
        </w:rPr>
        <w:t>muito embora tenha focado em um outro  “ponto de mutação” mais atual</w:t>
      </w:r>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t xml:space="preserve">Convenientemente, dividi aqui o desenvolvimento humano, desde os primórdios da razão </w:t>
      </w:r>
      <w:r>
        <w:rPr>
          <w:sz w:val="24"/>
          <w:szCs w:val="24"/>
        </w:rPr>
        <w:t>e do sentimento</w:t>
      </w:r>
      <w:r>
        <w:rPr>
          <w:sz w:val="24"/>
          <w:szCs w:val="24"/>
        </w:rPr>
        <w:t xml:space="preserve"> até estender uma projeção para o futuro em duas fases ainda por vir, que filosoficamente discutiremos.</w:t>
      </w:r>
    </w:p>
    <w:p>
      <w:pPr>
        <w:pStyle w:val="Normal"/>
        <w:spacing w:before="0" w:after="0"/>
        <w:ind w:firstLine="850" w:left="0" w:right="0"/>
        <w:contextualSpacing/>
        <w:jc w:val="both"/>
        <w:rPr>
          <w:rFonts w:ascii="Liberation Serif" w:hAnsi="Liberation Serif"/>
          <w:sz w:val="24"/>
          <w:szCs w:val="24"/>
        </w:rPr>
      </w:pPr>
      <w:r>
        <w:rPr>
          <w:sz w:val="24"/>
          <w:szCs w:val="24"/>
        </w:rPr>
        <w:t xml:space="preserve">Na primeira fase, que nomeamos fase do </w:t>
      </w:r>
      <w:r>
        <w:rPr>
          <w:b/>
          <w:bCs/>
          <w:sz w:val="24"/>
          <w:szCs w:val="24"/>
        </w:rPr>
        <w:t>Movimento</w:t>
      </w:r>
      <w:r>
        <w:rPr>
          <w:sz w:val="24"/>
          <w:szCs w:val="24"/>
        </w:rPr>
        <w:t>, correlacionamos com o período nômade da humanidade, caracterizada pelo extrativismo oportunista, focada pela manutenção da sobrevivência pela busca de alimentação.</w:t>
      </w:r>
    </w:p>
    <w:p>
      <w:pPr>
        <w:pStyle w:val="Normal"/>
        <w:spacing w:before="0" w:after="0"/>
        <w:ind w:firstLine="850" w:left="0" w:right="0"/>
        <w:contextualSpacing/>
        <w:jc w:val="both"/>
        <w:rPr>
          <w:rFonts w:ascii="Liberation Serif" w:hAnsi="Liberation Serif"/>
          <w:sz w:val="24"/>
          <w:szCs w:val="24"/>
        </w:rPr>
      </w:pPr>
      <w:r>
        <w:rPr>
          <w:sz w:val="24"/>
          <w:szCs w:val="24"/>
        </w:rPr>
        <w:t xml:space="preserve">Apesar de se reunirem em grupos, as atitudes eram ainda </w:t>
      </w:r>
      <w:r>
        <w:rPr>
          <w:sz w:val="24"/>
          <w:szCs w:val="24"/>
        </w:rPr>
        <w:t xml:space="preserve">mais </w:t>
      </w:r>
      <w:r>
        <w:rPr>
          <w:sz w:val="24"/>
          <w:szCs w:val="24"/>
        </w:rPr>
        <w:t xml:space="preserve">individualistas, pautadas na relações de sexualidade animal, meramente com finalidade reprodutiva </w:t>
      </w:r>
      <w:r>
        <w:rPr>
          <w:sz w:val="24"/>
          <w:szCs w:val="24"/>
        </w:rPr>
        <w:t>e de coletividade animais</w:t>
      </w:r>
      <w:r>
        <w:rPr>
          <w:sz w:val="24"/>
          <w:szCs w:val="24"/>
        </w:rPr>
        <w:t>. As sensações de origem sensorial eram ainda geridas pelo instinto predominantemente. As relações interpessoais eram limitadas à proteção da prole, mormente por parte da figura materna.</w:t>
      </w:r>
    </w:p>
    <w:p>
      <w:pPr>
        <w:pStyle w:val="Normal"/>
        <w:spacing w:before="0" w:after="0"/>
        <w:ind w:firstLine="850" w:left="0" w:right="0"/>
        <w:contextualSpacing/>
        <w:jc w:val="both"/>
        <w:rPr>
          <w:rFonts w:ascii="Liberation Serif" w:hAnsi="Liberation Serif"/>
          <w:sz w:val="24"/>
          <w:szCs w:val="24"/>
        </w:rPr>
      </w:pPr>
      <w:r>
        <w:rPr>
          <w:sz w:val="24"/>
          <w:szCs w:val="24"/>
        </w:rPr>
        <w:t xml:space="preserve">Faziam uso dos cinco sentidos básicos para </w:t>
      </w:r>
      <w:r>
        <w:rPr>
          <w:sz w:val="24"/>
          <w:szCs w:val="24"/>
        </w:rPr>
        <w:t xml:space="preserve">perceber e </w:t>
      </w:r>
      <w:r>
        <w:rPr>
          <w:sz w:val="24"/>
          <w:szCs w:val="24"/>
        </w:rPr>
        <w:t xml:space="preserve">“investigar” de forma ainda rudimentar o meio ambiente em que </w:t>
      </w:r>
      <w:r>
        <w:rPr>
          <w:sz w:val="24"/>
          <w:szCs w:val="24"/>
        </w:rPr>
        <w:t>os</w:t>
      </w:r>
      <w:r>
        <w:rPr>
          <w:sz w:val="24"/>
          <w:szCs w:val="24"/>
        </w:rPr>
        <w:t xml:space="preserve"> circundava. Descobriram a magnetita, que manuseavam como “brinquedo curioso” pelos fenômenos de atração e repulsão, sem de forma alguma fazer ideia do com que estavam lidando. Não se encontraram nenhuma evidência de utilização prática desses minerais</w:t>
      </w:r>
      <w:del w:id="1851" w:author="Autor desconhecido" w:date="2024-05-14T15:30:49Z">
        <w:r>
          <w:rPr>
            <w:sz w:val="24"/>
            <w:szCs w:val="24"/>
          </w:rPr>
          <w:delText xml:space="preserve">, </w:delText>
        </w:r>
      </w:del>
      <w:ins w:id="1852" w:author="Autor desconhecido" w:date="2024-05-14T15:30:49Z">
        <w:r>
          <w:rPr>
            <w:sz w:val="24"/>
            <w:szCs w:val="24"/>
          </w:rPr>
          <w:t xml:space="preserve">. </w:t>
        </w:r>
      </w:ins>
      <w:ins w:id="1853" w:author="Autor desconhecido" w:date="2024-05-14T15:30:49Z">
        <w:r>
          <w:rPr>
            <w:sz w:val="24"/>
            <w:szCs w:val="24"/>
          </w:rPr>
          <w:t>T</w:t>
        </w:r>
      </w:ins>
      <w:del w:id="1854" w:author="Autor desconhecido" w:date="2024-05-14T15:30:54Z">
        <w:r>
          <w:rPr>
            <w:sz w:val="24"/>
            <w:szCs w:val="24"/>
          </w:rPr>
          <w:delText>t</w:delText>
        </w:r>
      </w:del>
      <w:r>
        <w:rPr>
          <w:sz w:val="24"/>
          <w:szCs w:val="24"/>
        </w:rPr>
        <w:t xml:space="preserve">alvez quando muito possam ter sido utilizados como algum tipo de adorno </w:t>
      </w:r>
      <w:r>
        <w:rPr>
          <w:sz w:val="24"/>
          <w:szCs w:val="24"/>
        </w:rPr>
        <w:t xml:space="preserve">ou amuleto, </w:t>
      </w:r>
      <w:r>
        <w:rPr>
          <w:sz w:val="24"/>
          <w:szCs w:val="24"/>
        </w:rPr>
        <w:t xml:space="preserve">ou </w:t>
      </w:r>
      <w:r>
        <w:rPr>
          <w:sz w:val="24"/>
          <w:szCs w:val="24"/>
        </w:rPr>
        <w:t xml:space="preserve">produto de </w:t>
      </w:r>
      <w:r>
        <w:rPr>
          <w:sz w:val="24"/>
          <w:szCs w:val="24"/>
        </w:rPr>
        <w:t>manifestação divina</w:t>
      </w:r>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t>O individualismo se mostra como elemento de detur</w:t>
      </w:r>
      <w:r>
        <w:rPr>
          <w:sz w:val="24"/>
          <w:szCs w:val="24"/>
        </w:rPr>
        <w:t>p</w:t>
      </w:r>
      <w:r>
        <w:rPr>
          <w:sz w:val="24"/>
          <w:szCs w:val="24"/>
        </w:rPr>
        <w:t>ação ou corrupção do instinto, causando distúrbios de ordem social em conflitos pelo domínio, mais provavelmente relacionados com a determinação de parceiros sexuais ou por hierarquia social.</w:t>
      </w:r>
    </w:p>
    <w:p>
      <w:pPr>
        <w:pStyle w:val="Normal"/>
        <w:spacing w:before="0" w:after="0"/>
        <w:ind w:firstLine="850" w:left="0" w:right="0"/>
        <w:contextualSpacing/>
        <w:jc w:val="both"/>
        <w:rPr>
          <w:rFonts w:ascii="Liberation Serif" w:hAnsi="Liberation Serif"/>
          <w:color w:val="auto"/>
          <w:sz w:val="24"/>
          <w:szCs w:val="24"/>
        </w:rPr>
      </w:pPr>
      <w:r>
        <w:rPr>
          <w:b w:val="false"/>
          <w:i w:val="false"/>
          <w:caps w:val="false"/>
          <w:smallCaps w:val="false"/>
          <w:color w:val="auto"/>
          <w:spacing w:val="0"/>
          <w:sz w:val="24"/>
          <w:szCs w:val="24"/>
        </w:rPr>
        <w:t>Nos estágios iniciais da sociedade humana, a hierarquia social muitas vezes era baseada na idade, habilidades físicas, conhecimento prático e liderança natura</w:t>
      </w:r>
      <w:r>
        <w:rPr>
          <w:b w:val="false"/>
          <w:i w:val="false"/>
          <w:caps w:val="false"/>
          <w:smallCaps w:val="false"/>
          <w:color w:val="auto"/>
          <w:spacing w:val="0"/>
          <w:sz w:val="24"/>
          <w:szCs w:val="24"/>
        </w:rPr>
        <w:t xml:space="preserve">is, </w:t>
      </w:r>
      <w:r>
        <w:rPr>
          <w:b w:val="false"/>
          <w:i w:val="false"/>
          <w:caps w:val="false"/>
          <w:smallCaps w:val="false"/>
          <w:color w:val="auto"/>
          <w:spacing w:val="0"/>
          <w:sz w:val="24"/>
          <w:szCs w:val="24"/>
        </w:rPr>
        <w:t>atendendo à meritocracia natural.</w:t>
      </w:r>
      <w:r>
        <w:rPr>
          <w:b w:val="false"/>
          <w:i w:val="false"/>
          <w:caps w:val="false"/>
          <w:smallCaps w:val="false"/>
          <w:color w:val="auto"/>
          <w:spacing w:val="0"/>
          <w:sz w:val="24"/>
          <w:szCs w:val="24"/>
        </w:rPr>
        <w:t xml:space="preserve"> Com o tempo, à medida que as comunidades cresceram e se tornaram mais complexas, surgiram formas mais estruturadas de hierarquia, como sistemas tribais, </w:t>
      </w:r>
      <w:r>
        <w:rPr>
          <w:b w:val="false"/>
          <w:i w:val="false"/>
          <w:caps w:val="false"/>
          <w:smallCaps w:val="false"/>
          <w:color w:val="auto"/>
          <w:spacing w:val="0"/>
          <w:sz w:val="24"/>
          <w:szCs w:val="24"/>
        </w:rPr>
        <w:t>por exemplo.</w:t>
      </w:r>
    </w:p>
    <w:p>
      <w:pPr>
        <w:pStyle w:val="Normal"/>
        <w:spacing w:before="0" w:after="0"/>
        <w:ind w:firstLine="850" w:left="0" w:right="0"/>
        <w:contextualSpacing/>
        <w:jc w:val="both"/>
        <w:rPr>
          <w:rFonts w:ascii="Liberation Serif" w:hAnsi="Liberation Serif"/>
          <w:color w:val="auto"/>
          <w:sz w:val="24"/>
          <w:szCs w:val="24"/>
        </w:rPr>
      </w:pPr>
      <w:r>
        <w:rPr>
          <w:b w:val="false"/>
          <w:i w:val="false"/>
          <w:caps w:val="false"/>
          <w:smallCaps w:val="false"/>
          <w:color w:val="auto"/>
          <w:spacing w:val="0"/>
          <w:sz w:val="24"/>
          <w:szCs w:val="24"/>
        </w:rPr>
        <w:t>F</w:t>
      </w:r>
      <w:r>
        <w:rPr>
          <w:b w:val="false"/>
          <w:i w:val="false"/>
          <w:caps w:val="false"/>
          <w:smallCaps w:val="false"/>
          <w:color w:val="auto"/>
          <w:spacing w:val="0"/>
          <w:sz w:val="24"/>
          <w:szCs w:val="24"/>
        </w:rPr>
        <w:t>aziam proveito de se organizarem em grupos também visando segurança e proteção na lida com conflitos, batalhas co</w:t>
      </w:r>
      <w:r>
        <w:rPr>
          <w:b w:val="false"/>
          <w:i w:val="false"/>
          <w:caps w:val="false"/>
          <w:smallCaps w:val="false"/>
          <w:color w:val="auto"/>
          <w:spacing w:val="0"/>
          <w:sz w:val="24"/>
          <w:szCs w:val="24"/>
        </w:rPr>
        <w:t>ntra</w:t>
      </w:r>
      <w:r>
        <w:rPr>
          <w:b w:val="false"/>
          <w:i w:val="false"/>
          <w:caps w:val="false"/>
          <w:smallCaps w:val="false"/>
          <w:color w:val="auto"/>
          <w:spacing w:val="0"/>
          <w:sz w:val="24"/>
          <w:szCs w:val="24"/>
        </w:rPr>
        <w:t xml:space="preserve"> outros grupos </w:t>
      </w:r>
      <w:r>
        <w:rPr>
          <w:b w:val="false"/>
          <w:i w:val="false"/>
          <w:caps w:val="false"/>
          <w:smallCaps w:val="false"/>
          <w:color w:val="auto"/>
          <w:spacing w:val="0"/>
          <w:sz w:val="24"/>
          <w:szCs w:val="24"/>
        </w:rPr>
        <w:t>ou para vencer as dificuldades ambientais</w:t>
      </w:r>
      <w:r>
        <w:rPr>
          <w:b w:val="false"/>
          <w:i w:val="false"/>
          <w:caps w:val="false"/>
          <w:smallCaps w:val="false"/>
          <w:color w:val="auto"/>
          <w:spacing w:val="0"/>
          <w:sz w:val="24"/>
          <w:szCs w:val="24"/>
        </w:rPr>
        <w:t>.</w:t>
      </w:r>
    </w:p>
    <w:p>
      <w:pPr>
        <w:pStyle w:val="Normal"/>
        <w:spacing w:before="0" w:after="0"/>
        <w:ind w:firstLine="850" w:left="0" w:right="0"/>
        <w:contextualSpacing/>
        <w:jc w:val="both"/>
        <w:rPr>
          <w:rFonts w:ascii="Liberation Serif" w:hAnsi="Liberation Serif"/>
          <w:color w:val="auto"/>
          <w:sz w:val="24"/>
          <w:szCs w:val="24"/>
        </w:rPr>
      </w:pPr>
      <w:r>
        <w:rPr>
          <w:b w:val="false"/>
          <w:i w:val="false"/>
          <w:caps w:val="false"/>
          <w:smallCaps w:val="false"/>
          <w:color w:val="auto"/>
          <w:spacing w:val="0"/>
          <w:sz w:val="24"/>
          <w:szCs w:val="24"/>
        </w:rPr>
        <w:t xml:space="preserve">No final dessa fase, os grupos </w:t>
      </w:r>
      <w:r>
        <w:rPr>
          <w:b w:val="false"/>
          <w:i w:val="false"/>
          <w:caps w:val="false"/>
          <w:smallCaps w:val="false"/>
          <w:color w:val="auto"/>
          <w:spacing w:val="0"/>
          <w:sz w:val="24"/>
          <w:szCs w:val="24"/>
        </w:rPr>
        <w:t xml:space="preserve">geralmente possuíam estruturas sociais simples e flexíveis, adaptadas às suas necessidades de mobilidade. A organização social era baseada em clãs ou </w:t>
      </w:r>
      <w:r>
        <w:rPr>
          <w:b w:val="false"/>
          <w:i w:val="false"/>
          <w:caps w:val="false"/>
          <w:smallCaps w:val="false"/>
          <w:color w:val="auto"/>
          <w:spacing w:val="0"/>
          <w:sz w:val="24"/>
          <w:szCs w:val="24"/>
        </w:rPr>
        <w:t xml:space="preserve">pequenas </w:t>
      </w:r>
      <w:r>
        <w:rPr>
          <w:b w:val="false"/>
          <w:i w:val="false"/>
          <w:caps w:val="false"/>
          <w:smallCaps w:val="false"/>
          <w:color w:val="auto"/>
          <w:spacing w:val="0"/>
          <w:sz w:val="24"/>
          <w:szCs w:val="24"/>
        </w:rPr>
        <w:t xml:space="preserve">tribos, liderados por um chefe ou ancião que tomava decisões importantes e resolvia conflitos. A divisão de trabalho era baseada no gênero, com as mulheres geralmente responsáveis pela coleta </w:t>
      </w:r>
      <w:ins w:id="1855" w:author="Autor desconhecido" w:date="2024-05-14T15:32:49Z">
        <w:r>
          <w:rPr>
            <w:b w:val="false"/>
            <w:i w:val="false"/>
            <w:caps w:val="false"/>
            <w:smallCaps w:val="false"/>
            <w:color w:val="auto"/>
            <w:spacing w:val="0"/>
            <w:sz w:val="24"/>
            <w:szCs w:val="24"/>
          </w:rPr>
          <w:t xml:space="preserve">e </w:t>
        </w:r>
      </w:ins>
      <w:del w:id="1856" w:author="Autor desconhecido" w:date="2024-05-14T15:33:01Z">
        <w:r>
          <w:rPr>
            <w:b w:val="false"/>
            <w:i w:val="false"/>
            <w:caps w:val="false"/>
            <w:smallCaps w:val="false"/>
            <w:color w:val="auto"/>
            <w:spacing w:val="0"/>
            <w:sz w:val="24"/>
            <w:szCs w:val="24"/>
          </w:rPr>
          <w:delText xml:space="preserve">de alimentos, </w:delText>
        </w:r>
      </w:del>
      <w:r>
        <w:rPr>
          <w:b w:val="false"/>
          <w:i w:val="false"/>
          <w:caps w:val="false"/>
          <w:smallCaps w:val="false"/>
          <w:color w:val="auto"/>
          <w:spacing w:val="0"/>
          <w:sz w:val="24"/>
          <w:szCs w:val="24"/>
        </w:rPr>
        <w:t xml:space="preserve">preparação de alimentos </w:t>
      </w:r>
      <w:r>
        <w:rPr>
          <w:b w:val="false"/>
          <w:i w:val="false"/>
          <w:caps w:val="false"/>
          <w:smallCaps w:val="false"/>
          <w:color w:val="auto"/>
          <w:spacing w:val="0"/>
          <w:sz w:val="24"/>
          <w:szCs w:val="24"/>
        </w:rPr>
        <w:t>e lida com a prole</w:t>
      </w:r>
      <w:r>
        <w:rPr>
          <w:b w:val="false"/>
          <w:i w:val="false"/>
          <w:caps w:val="false"/>
          <w:smallCaps w:val="false"/>
          <w:color w:val="auto"/>
          <w:spacing w:val="0"/>
          <w:sz w:val="24"/>
          <w:szCs w:val="24"/>
        </w:rPr>
        <w:t xml:space="preserve">, enquanto os homens se dedicavam à caça, pesca e proteção do grupo. A propriedade era coletiva e a vida nômade exigia uma grande colaboração entre os membros do grupo para garantir a sobrevivência. </w:t>
      </w:r>
    </w:p>
    <w:p>
      <w:pPr>
        <w:pStyle w:val="Normal"/>
        <w:spacing w:before="0" w:after="0"/>
        <w:ind w:firstLine="850" w:left="0" w:right="0"/>
        <w:contextualSpacing/>
        <w:jc w:val="both"/>
        <w:rPr>
          <w:rFonts w:ascii="Liberation Serif" w:hAnsi="Liberation Serif"/>
          <w:color w:val="auto"/>
          <w:sz w:val="24"/>
          <w:szCs w:val="24"/>
        </w:rPr>
      </w:pPr>
      <w:r>
        <w:rPr>
          <w:b w:val="false"/>
          <w:i w:val="false"/>
          <w:caps w:val="false"/>
          <w:smallCaps w:val="false"/>
          <w:color w:val="auto"/>
          <w:spacing w:val="0"/>
          <w:sz w:val="24"/>
          <w:szCs w:val="24"/>
        </w:rPr>
        <w:t>P</w:t>
      </w:r>
      <w:r>
        <w:rPr>
          <w:b w:val="false"/>
          <w:i w:val="false"/>
          <w:caps w:val="false"/>
          <w:smallCaps w:val="false"/>
          <w:color w:val="auto"/>
          <w:spacing w:val="0"/>
          <w:sz w:val="24"/>
          <w:szCs w:val="24"/>
        </w:rPr>
        <w:t xml:space="preserve">rovavelmente, faziam pausas em assentamentos que duravam mais ou menos tempo dependendo da disponibilidade de recursos e exigências climáticas sazonais intercorrentes. </w:t>
      </w:r>
    </w:p>
    <w:p>
      <w:pPr>
        <w:pStyle w:val="Normal"/>
        <w:spacing w:before="0" w:after="0"/>
        <w:ind w:firstLine="850" w:left="0" w:right="0"/>
        <w:contextualSpacing/>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 xml:space="preserve">Há também indícios que demonstrem a existência dos princípios das relações comerciais, mormente através do escambo </w:t>
      </w:r>
      <w:r>
        <w:rPr>
          <w:b w:val="false"/>
          <w:i w:val="false"/>
          <w:caps w:val="false"/>
          <w:smallCaps w:val="false"/>
          <w:color w:val="auto"/>
          <w:spacing w:val="0"/>
          <w:sz w:val="24"/>
          <w:szCs w:val="24"/>
        </w:rPr>
        <w:t>entre grupos e dentro do próprio grupo</w:t>
      </w:r>
      <w:r>
        <w:rPr>
          <w:b w:val="false"/>
          <w:i w:val="false"/>
          <w:caps w:val="false"/>
          <w:smallCaps w:val="false"/>
          <w:color w:val="auto"/>
          <w:spacing w:val="0"/>
          <w:sz w:val="24"/>
          <w:szCs w:val="24"/>
        </w:rPr>
        <w:t xml:space="preserve">. </w:t>
      </w:r>
    </w:p>
    <w:p>
      <w:pPr>
        <w:pStyle w:val="Normal"/>
        <w:spacing w:before="0" w:after="0"/>
        <w:ind w:firstLine="850" w:left="0" w:right="0"/>
        <w:contextualSpacing/>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r>
    </w:p>
    <w:p>
      <w:pPr>
        <w:pStyle w:val="Normal"/>
        <w:spacing w:before="0" w:after="0"/>
        <w:ind w:firstLine="850" w:left="0" w:right="0"/>
        <w:contextualSpacing/>
        <w:jc w:val="both"/>
        <w:rPr>
          <w:rFonts w:ascii="Liberation Serif" w:hAnsi="Liberation Serif"/>
          <w:color w:val="auto"/>
          <w:sz w:val="24"/>
          <w:szCs w:val="24"/>
        </w:rPr>
      </w:pPr>
      <w:r>
        <w:rPr>
          <w:b w:val="false"/>
          <w:i w:val="false"/>
          <w:caps w:val="false"/>
          <w:smallCaps w:val="false"/>
          <w:color w:val="auto"/>
          <w:spacing w:val="0"/>
          <w:sz w:val="24"/>
          <w:szCs w:val="24"/>
        </w:rPr>
        <w:t>D</w:t>
      </w:r>
      <w:r>
        <w:rPr>
          <w:b w:val="false"/>
          <w:i w:val="false"/>
          <w:caps w:val="false"/>
          <w:smallCaps w:val="false"/>
          <w:color w:val="auto"/>
          <w:spacing w:val="0"/>
          <w:sz w:val="24"/>
          <w:szCs w:val="24"/>
        </w:rPr>
        <w:t>essa forma os grupos for</w:t>
      </w:r>
      <w:r>
        <w:rPr>
          <w:b w:val="false"/>
          <w:i w:val="false"/>
          <w:caps w:val="false"/>
          <w:smallCaps w:val="false"/>
          <w:color w:val="auto"/>
          <w:spacing w:val="0"/>
          <w:sz w:val="24"/>
          <w:szCs w:val="24"/>
        </w:rPr>
        <w:t>a</w:t>
      </w:r>
      <w:r>
        <w:rPr>
          <w:b w:val="false"/>
          <w:i w:val="false"/>
          <w:caps w:val="false"/>
          <w:smallCaps w:val="false"/>
          <w:color w:val="auto"/>
          <w:spacing w:val="0"/>
          <w:sz w:val="24"/>
          <w:szCs w:val="24"/>
        </w:rPr>
        <w:t xml:space="preserve">m se desenvolvendo gradativamente para a fase de </w:t>
      </w:r>
      <w:r>
        <w:rPr>
          <w:b/>
          <w:bCs/>
          <w:i w:val="false"/>
          <w:caps w:val="false"/>
          <w:smallCaps w:val="false"/>
          <w:color w:val="auto"/>
          <w:spacing w:val="0"/>
          <w:sz w:val="24"/>
          <w:szCs w:val="24"/>
        </w:rPr>
        <w:t>Interação</w:t>
      </w:r>
      <w:r>
        <w:rPr>
          <w:b w:val="false"/>
          <w:i w:val="false"/>
          <w:caps w:val="false"/>
          <w:smallCaps w:val="false"/>
          <w:color w:val="auto"/>
          <w:spacing w:val="0"/>
          <w:sz w:val="24"/>
          <w:szCs w:val="24"/>
        </w:rPr>
        <w:t>.</w:t>
      </w:r>
    </w:p>
    <w:p>
      <w:pPr>
        <w:pStyle w:val="Normal"/>
        <w:spacing w:before="0" w:after="0"/>
        <w:ind w:firstLine="850" w:left="0" w:right="0"/>
        <w:contextualSpacing/>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 xml:space="preserve">A origem da agricultura deve ter sido o maior estímulo </w:t>
      </w:r>
      <w:r>
        <w:rPr>
          <w:b w:val="false"/>
          <w:i w:val="false"/>
          <w:caps w:val="false"/>
          <w:smallCaps w:val="false"/>
          <w:color w:val="auto"/>
          <w:spacing w:val="0"/>
          <w:sz w:val="24"/>
          <w:szCs w:val="24"/>
        </w:rPr>
        <w:t>ou consequência</w:t>
      </w:r>
      <w:r>
        <w:rPr>
          <w:b w:val="false"/>
          <w:i w:val="false"/>
          <w:caps w:val="false"/>
          <w:smallCaps w:val="false"/>
          <w:color w:val="auto"/>
          <w:spacing w:val="0"/>
          <w:sz w:val="24"/>
          <w:szCs w:val="24"/>
        </w:rPr>
        <w:t xml:space="preserve"> para o </w:t>
      </w:r>
      <w:ins w:id="1857" w:author="Autor desconhecido" w:date="2024-05-14T15:35:27Z">
        <w:r>
          <w:rPr>
            <w:b w:val="false"/>
            <w:i w:val="false"/>
            <w:caps w:val="false"/>
            <w:smallCaps w:val="false"/>
            <w:color w:val="auto"/>
            <w:spacing w:val="0"/>
            <w:sz w:val="24"/>
            <w:szCs w:val="24"/>
          </w:rPr>
          <w:t xml:space="preserve">assentamento </w:t>
        </w:r>
      </w:ins>
      <w:del w:id="1858" w:author="Autor desconhecido" w:date="2024-05-14T15:35:35Z">
        <w:r>
          <w:rPr>
            <w:b w:val="false"/>
            <w:i w:val="false"/>
            <w:caps w:val="false"/>
            <w:smallCaps w:val="false"/>
            <w:color w:val="auto"/>
            <w:spacing w:val="0"/>
            <w:sz w:val="24"/>
            <w:szCs w:val="24"/>
          </w:rPr>
          <w:delText xml:space="preserve">sedentarismo </w:delText>
        </w:r>
      </w:del>
      <w:r>
        <w:rPr>
          <w:b w:val="false"/>
          <w:i w:val="false"/>
          <w:caps w:val="false"/>
          <w:smallCaps w:val="false"/>
          <w:color w:val="auto"/>
          <w:spacing w:val="0"/>
          <w:sz w:val="24"/>
          <w:szCs w:val="24"/>
        </w:rPr>
        <w:t>das comunidades nessa passagem de fase</w:t>
      </w:r>
      <w:ins w:id="1859" w:author="Autor desconhecido" w:date="2024-05-14T15:36:48Z">
        <w:r>
          <w:rPr>
            <w:b w:val="false"/>
            <w:i w:val="false"/>
            <w:caps w:val="false"/>
            <w:smallCaps w:val="false"/>
            <w:color w:val="auto"/>
            <w:spacing w:val="0"/>
            <w:sz w:val="24"/>
            <w:szCs w:val="24"/>
          </w:rPr>
          <w:t xml:space="preserve">. </w:t>
        </w:r>
      </w:ins>
      <w:ins w:id="1860" w:author="Autor desconhecido" w:date="2024-05-14T15:36:48Z">
        <w:r>
          <w:rPr>
            <w:b w:val="false"/>
            <w:i w:val="false"/>
            <w:caps w:val="false"/>
            <w:smallCaps w:val="false"/>
            <w:color w:val="auto"/>
            <w:spacing w:val="0"/>
            <w:sz w:val="24"/>
            <w:szCs w:val="24"/>
          </w:rPr>
          <w:t>G</w:t>
        </w:r>
      </w:ins>
      <w:del w:id="1861" w:author="Autor desconhecido" w:date="2024-05-14T15:36:51Z">
        <w:r>
          <w:rPr>
            <w:b w:val="false"/>
            <w:i w:val="false"/>
            <w:caps w:val="false"/>
            <w:smallCaps w:val="false"/>
            <w:color w:val="auto"/>
            <w:spacing w:val="0"/>
            <w:sz w:val="24"/>
            <w:szCs w:val="24"/>
          </w:rPr>
          <w:delText>, g</w:delText>
        </w:r>
      </w:del>
      <w:r>
        <w:rPr>
          <w:b w:val="false"/>
          <w:i w:val="false"/>
          <w:caps w:val="false"/>
          <w:smallCaps w:val="false"/>
          <w:color w:val="auto"/>
          <w:spacing w:val="0"/>
          <w:sz w:val="24"/>
          <w:szCs w:val="24"/>
        </w:rPr>
        <w:t>ra</w:t>
      </w:r>
      <w:r>
        <w:rPr>
          <w:b w:val="false"/>
          <w:i w:val="false"/>
          <w:caps w:val="false"/>
          <w:smallCaps w:val="false"/>
          <w:color w:val="auto"/>
          <w:spacing w:val="0"/>
          <w:sz w:val="24"/>
          <w:szCs w:val="24"/>
        </w:rPr>
        <w:t>dativa</w:t>
      </w:r>
      <w:r>
        <w:rPr>
          <w:b w:val="false"/>
          <w:i w:val="false"/>
          <w:caps w:val="false"/>
          <w:smallCaps w:val="false"/>
          <w:color w:val="auto"/>
          <w:spacing w:val="0"/>
          <w:sz w:val="24"/>
          <w:szCs w:val="24"/>
        </w:rPr>
        <w:t>mente trazendo solução para as dificuldades inerentes à movimentação nômade</w:t>
      </w:r>
      <w:ins w:id="1862" w:author="Autor desconhecido" w:date="2024-05-14T15:37:21Z">
        <w:r>
          <w:rPr>
            <w:b w:val="false"/>
            <w:i w:val="false"/>
            <w:caps w:val="false"/>
            <w:smallCaps w:val="false"/>
            <w:color w:val="auto"/>
            <w:spacing w:val="0"/>
            <w:sz w:val="24"/>
            <w:szCs w:val="24"/>
          </w:rPr>
          <w:t xml:space="preserve">. </w:t>
        </w:r>
      </w:ins>
      <w:ins w:id="1863" w:author="Autor desconhecido" w:date="2024-05-14T15:37:21Z">
        <w:r>
          <w:rPr>
            <w:b w:val="false"/>
            <w:i w:val="false"/>
            <w:caps w:val="false"/>
            <w:smallCaps w:val="false"/>
            <w:color w:val="auto"/>
            <w:spacing w:val="0"/>
            <w:sz w:val="24"/>
            <w:szCs w:val="24"/>
          </w:rPr>
          <w:t>C</w:t>
        </w:r>
      </w:ins>
      <w:del w:id="1864" w:author="Autor desconhecido" w:date="2024-05-14T15:37:24Z">
        <w:r>
          <w:rPr>
            <w:b w:val="false"/>
            <w:i w:val="false"/>
            <w:caps w:val="false"/>
            <w:smallCaps w:val="false"/>
            <w:color w:val="auto"/>
            <w:spacing w:val="0"/>
            <w:sz w:val="24"/>
            <w:szCs w:val="24"/>
          </w:rPr>
          <w:delText>, c</w:delText>
        </w:r>
      </w:del>
      <w:r>
        <w:rPr>
          <w:b w:val="false"/>
          <w:i w:val="false"/>
          <w:caps w:val="false"/>
          <w:smallCaps w:val="false"/>
          <w:color w:val="auto"/>
          <w:spacing w:val="0"/>
          <w:sz w:val="24"/>
          <w:szCs w:val="24"/>
        </w:rPr>
        <w:t>ontribuindo mormente para a economia de dispêndio energético</w:t>
      </w:r>
      <w:ins w:id="1865" w:author="Autor desconhecido" w:date="2024-05-14T15:37:38Z">
        <w:r>
          <w:rPr>
            <w:b w:val="false"/>
            <w:i w:val="false"/>
            <w:caps w:val="false"/>
            <w:smallCaps w:val="false"/>
            <w:color w:val="auto"/>
            <w:spacing w:val="0"/>
            <w:sz w:val="24"/>
            <w:szCs w:val="24"/>
          </w:rPr>
          <w:t xml:space="preserve">. </w:t>
        </w:r>
      </w:ins>
      <w:ins w:id="1866" w:author="Autor desconhecido" w:date="2024-05-14T15:37:38Z">
        <w:r>
          <w:rPr>
            <w:b w:val="false"/>
            <w:i w:val="false"/>
            <w:caps w:val="false"/>
            <w:smallCaps w:val="false"/>
            <w:color w:val="auto"/>
            <w:spacing w:val="0"/>
            <w:sz w:val="24"/>
            <w:szCs w:val="24"/>
          </w:rPr>
          <w:t>D</w:t>
        </w:r>
      </w:ins>
      <w:del w:id="1867" w:author="Autor desconhecido" w:date="2024-05-14T15:37:41Z">
        <w:r>
          <w:rPr>
            <w:b w:val="false"/>
            <w:i w:val="false"/>
            <w:caps w:val="false"/>
            <w:smallCaps w:val="false"/>
            <w:color w:val="auto"/>
            <w:spacing w:val="0"/>
            <w:sz w:val="24"/>
            <w:szCs w:val="24"/>
          </w:rPr>
          <w:delText>, d</w:delText>
        </w:r>
      </w:del>
      <w:r>
        <w:rPr>
          <w:b w:val="false"/>
          <w:i w:val="false"/>
          <w:caps w:val="false"/>
          <w:smallCaps w:val="false"/>
          <w:color w:val="auto"/>
          <w:spacing w:val="0"/>
          <w:sz w:val="24"/>
          <w:szCs w:val="24"/>
        </w:rPr>
        <w:t>iminuindo esforços peculiares ao transporte de objetos e bens dos grupos</w:t>
      </w:r>
      <w:del w:id="1868" w:author="Autor desconhecido" w:date="2024-05-14T15:37:53Z">
        <w:r>
          <w:rPr>
            <w:b w:val="false"/>
            <w:i w:val="false"/>
            <w:caps w:val="false"/>
            <w:smallCaps w:val="false"/>
            <w:color w:val="auto"/>
            <w:spacing w:val="0"/>
            <w:sz w:val="24"/>
            <w:szCs w:val="24"/>
          </w:rPr>
          <w:delText>,</w:delText>
        </w:r>
      </w:del>
      <w:ins w:id="1869" w:author="Autor desconhecido" w:date="2024-05-14T15:37:54Z">
        <w:r>
          <w:rPr>
            <w:b w:val="false"/>
            <w:i w:val="false"/>
            <w:caps w:val="false"/>
            <w:smallCaps w:val="false"/>
            <w:color w:val="auto"/>
            <w:spacing w:val="0"/>
            <w:sz w:val="24"/>
            <w:szCs w:val="24"/>
          </w:rPr>
          <w:t>.</w:t>
        </w:r>
      </w:ins>
      <w:r>
        <w:rPr>
          <w:b w:val="false"/>
          <w:i w:val="false"/>
          <w:caps w:val="false"/>
          <w:smallCaps w:val="false"/>
          <w:color w:val="auto"/>
          <w:spacing w:val="0"/>
          <w:sz w:val="24"/>
          <w:szCs w:val="24"/>
        </w:rPr>
        <w:t xml:space="preserve"> </w:t>
      </w:r>
      <w:del w:id="1870" w:author="Autor desconhecido" w:date="2024-05-14T15:37:58Z">
        <w:r>
          <w:rPr>
            <w:b w:val="false"/>
            <w:i w:val="false"/>
            <w:caps w:val="false"/>
            <w:smallCaps w:val="false"/>
            <w:color w:val="auto"/>
            <w:spacing w:val="0"/>
            <w:sz w:val="24"/>
            <w:szCs w:val="24"/>
          </w:rPr>
          <w:delText>d</w:delText>
        </w:r>
      </w:del>
      <w:ins w:id="1871" w:author="Autor desconhecido" w:date="2024-05-14T15:37:58Z">
        <w:r>
          <w:rPr>
            <w:b w:val="false"/>
            <w:i w:val="false"/>
            <w:caps w:val="false"/>
            <w:smallCaps w:val="false"/>
            <w:color w:val="auto"/>
            <w:spacing w:val="0"/>
            <w:sz w:val="24"/>
            <w:szCs w:val="24"/>
          </w:rPr>
          <w:t>D</w:t>
        </w:r>
      </w:ins>
      <w:r>
        <w:rPr>
          <w:b w:val="false"/>
          <w:i w:val="false"/>
          <w:caps w:val="false"/>
          <w:smallCaps w:val="false"/>
          <w:color w:val="auto"/>
          <w:spacing w:val="0"/>
          <w:sz w:val="24"/>
          <w:szCs w:val="24"/>
        </w:rPr>
        <w:t xml:space="preserve">ando disparo a revolução agrícola, que resultou na criação das primeiras tribos </w:t>
      </w:r>
      <w:del w:id="1872" w:author="Autor desconhecido" w:date="2024-05-14T15:39:30Z">
        <w:r>
          <w:rPr>
            <w:b w:val="false"/>
            <w:i w:val="false"/>
            <w:caps w:val="false"/>
            <w:smallCaps w:val="false"/>
            <w:color w:val="auto"/>
            <w:spacing w:val="0"/>
            <w:sz w:val="24"/>
            <w:szCs w:val="24"/>
          </w:rPr>
          <w:delText>sedentárias</w:delText>
        </w:r>
      </w:del>
      <w:del w:id="1873" w:author="Autor desconhecido" w:date="2024-05-14T15:38:08Z">
        <w:r>
          <w:rPr>
            <w:b w:val="false"/>
            <w:i w:val="false"/>
            <w:caps w:val="false"/>
            <w:smallCaps w:val="false"/>
            <w:color w:val="auto"/>
            <w:spacing w:val="0"/>
            <w:sz w:val="24"/>
            <w:szCs w:val="24"/>
          </w:rPr>
          <w:delText>,</w:delText>
        </w:r>
      </w:del>
      <w:ins w:id="1874" w:author="Autor desconhecido" w:date="2024-05-14T15:39:30Z">
        <w:r>
          <w:rPr>
            <w:b w:val="false"/>
            <w:i w:val="false"/>
            <w:caps w:val="false"/>
            <w:smallCaps w:val="false"/>
            <w:color w:val="auto"/>
            <w:spacing w:val="0"/>
            <w:sz w:val="24"/>
            <w:szCs w:val="24"/>
          </w:rPr>
          <w:t>assentadas</w:t>
        </w:r>
      </w:ins>
      <w:ins w:id="1875" w:author="Autor desconhecido" w:date="2024-05-14T15:38:08Z">
        <w:r>
          <w:rPr>
            <w:b w:val="false"/>
            <w:i w:val="false"/>
            <w:caps w:val="false"/>
            <w:smallCaps w:val="false"/>
            <w:color w:val="auto"/>
            <w:spacing w:val="0"/>
            <w:sz w:val="24"/>
            <w:szCs w:val="24"/>
          </w:rPr>
          <w:t>.</w:t>
        </w:r>
      </w:ins>
      <w:r>
        <w:rPr>
          <w:b w:val="false"/>
          <w:i w:val="false"/>
          <w:caps w:val="false"/>
          <w:smallCaps w:val="false"/>
          <w:color w:val="auto"/>
          <w:spacing w:val="0"/>
          <w:sz w:val="24"/>
          <w:szCs w:val="24"/>
        </w:rPr>
        <w:t xml:space="preserve"> </w:t>
      </w:r>
      <w:del w:id="1876" w:author="Autor desconhecido" w:date="2024-05-14T15:38:12Z">
        <w:r>
          <w:rPr>
            <w:b w:val="false"/>
            <w:i w:val="false"/>
            <w:caps w:val="false"/>
            <w:smallCaps w:val="false"/>
            <w:color w:val="auto"/>
            <w:spacing w:val="0"/>
            <w:sz w:val="24"/>
            <w:szCs w:val="24"/>
          </w:rPr>
          <w:delText>d</w:delText>
        </w:r>
      </w:del>
      <w:ins w:id="1877" w:author="Autor desconhecido" w:date="2024-05-14T15:38:12Z">
        <w:r>
          <w:rPr>
            <w:b w:val="false"/>
            <w:i w:val="false"/>
            <w:caps w:val="false"/>
            <w:smallCaps w:val="false"/>
            <w:color w:val="auto"/>
            <w:spacing w:val="0"/>
            <w:sz w:val="24"/>
            <w:szCs w:val="24"/>
          </w:rPr>
          <w:t>D</w:t>
        </w:r>
      </w:ins>
      <w:r>
        <w:rPr>
          <w:b w:val="false"/>
          <w:i w:val="false"/>
          <w:caps w:val="false"/>
          <w:smallCaps w:val="false"/>
          <w:color w:val="auto"/>
          <w:spacing w:val="0"/>
          <w:sz w:val="24"/>
          <w:szCs w:val="24"/>
        </w:rPr>
        <w:t xml:space="preserve">ando ainda ensejo ao início do consumismo e culto </w:t>
      </w:r>
      <w:r>
        <w:rPr>
          <w:b w:val="false"/>
          <w:i w:val="false"/>
          <w:caps w:val="false"/>
          <w:smallCaps w:val="false"/>
          <w:color w:val="auto"/>
          <w:spacing w:val="0"/>
          <w:sz w:val="24"/>
          <w:szCs w:val="24"/>
        </w:rPr>
        <w:t>ao</w:t>
      </w:r>
      <w:r>
        <w:rPr>
          <w:b w:val="false"/>
          <w:i w:val="false"/>
          <w:caps w:val="false"/>
          <w:smallCaps w:val="false"/>
          <w:color w:val="auto"/>
          <w:spacing w:val="0"/>
          <w:sz w:val="24"/>
          <w:szCs w:val="24"/>
        </w:rPr>
        <w:t xml:space="preserve"> acúmulo de pertences, objetos, moradia e espaço de terra</w:t>
      </w:r>
      <w:r>
        <w:rPr>
          <w:b w:val="false"/>
          <w:i w:val="false"/>
          <w:caps w:val="false"/>
          <w:smallCaps w:val="false"/>
          <w:color w:val="auto"/>
          <w:spacing w:val="0"/>
          <w:sz w:val="24"/>
          <w:szCs w:val="24"/>
        </w:rPr>
        <w:t xml:space="preserve">. </w:t>
      </w:r>
    </w:p>
    <w:p>
      <w:pPr>
        <w:pStyle w:val="Normal"/>
        <w:spacing w:before="0" w:after="0"/>
        <w:ind w:firstLine="850" w:left="0" w:right="0"/>
        <w:contextualSpacing/>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Com o crescimento populacional dos grupos cresce também os problemas de relacionamento e competições por recursos, poder e território.</w:t>
      </w:r>
    </w:p>
    <w:p>
      <w:pPr>
        <w:pStyle w:val="Normal"/>
        <w:spacing w:before="0" w:after="0"/>
        <w:ind w:firstLine="850" w:left="0" w:right="0"/>
        <w:contextualSpacing/>
        <w:jc w:val="both"/>
        <w:rPr>
          <w:rFonts w:ascii="Liberation Serif" w:hAnsi="Liberation Serif"/>
          <w:color w:val="auto"/>
          <w:sz w:val="24"/>
          <w:szCs w:val="24"/>
        </w:rPr>
      </w:pPr>
      <w:r>
        <w:rPr>
          <w:b w:val="false"/>
          <w:i w:val="false"/>
          <w:caps w:val="false"/>
          <w:smallCaps w:val="false"/>
          <w:color w:val="auto"/>
          <w:spacing w:val="0"/>
          <w:sz w:val="24"/>
          <w:szCs w:val="24"/>
        </w:rPr>
        <w:t xml:space="preserve">O egoismo se apresenta como maior deturpador do instinto de autopreservação. </w:t>
      </w:r>
      <w:r>
        <w:rPr>
          <w:b w:val="false"/>
          <w:i w:val="false"/>
          <w:caps w:val="false"/>
          <w:smallCaps w:val="false"/>
          <w:color w:val="auto"/>
          <w:spacing w:val="0"/>
          <w:sz w:val="24"/>
          <w:szCs w:val="24"/>
        </w:rPr>
        <w:t>P</w:t>
      </w:r>
      <w:r>
        <w:rPr>
          <w:b w:val="false"/>
          <w:i w:val="false"/>
          <w:caps w:val="false"/>
          <w:smallCaps w:val="false"/>
          <w:color w:val="auto"/>
          <w:spacing w:val="0"/>
          <w:sz w:val="24"/>
          <w:szCs w:val="24"/>
        </w:rPr>
        <w:t xml:space="preserve">or outro lado, as relações se solidificam, configurando a consolidação do conceito de família e responsabilidade por obrigação. </w:t>
      </w:r>
      <w:r>
        <w:rPr>
          <w:b w:val="false"/>
          <w:i w:val="false"/>
          <w:caps w:val="false"/>
          <w:smallCaps w:val="false"/>
          <w:color w:val="auto"/>
          <w:spacing w:val="0"/>
          <w:sz w:val="24"/>
          <w:szCs w:val="24"/>
        </w:rPr>
        <w:t>O</w:t>
      </w:r>
      <w:r>
        <w:rPr>
          <w:b w:val="false"/>
          <w:i w:val="false"/>
          <w:caps w:val="false"/>
          <w:smallCaps w:val="false"/>
          <w:color w:val="auto"/>
          <w:spacing w:val="0"/>
          <w:sz w:val="24"/>
          <w:szCs w:val="24"/>
        </w:rPr>
        <w:t xml:space="preserve">s princípios políticos e sociais se solidificam. </w:t>
      </w:r>
      <w:r>
        <w:rPr>
          <w:b w:val="false"/>
          <w:i w:val="false"/>
          <w:caps w:val="false"/>
          <w:smallCaps w:val="false"/>
          <w:color w:val="auto"/>
          <w:spacing w:val="0"/>
          <w:sz w:val="24"/>
          <w:szCs w:val="24"/>
        </w:rPr>
        <w:t>A economia e o comércio se estabelecem com a utilização das primeiras moedas. A sexualidade se apresenta extrapolando os limites da reprodução, atendendo a satisfação do sexo por prazer.</w:t>
      </w:r>
    </w:p>
    <w:p>
      <w:pPr>
        <w:pStyle w:val="Normal"/>
        <w:spacing w:before="0" w:after="0"/>
        <w:ind w:firstLine="850" w:left="0" w:right="0"/>
        <w:contextualSpacing/>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 xml:space="preserve">Mais “parado”, </w:t>
      </w:r>
      <w:r>
        <w:rPr>
          <w:b w:val="false"/>
          <w:i w:val="false"/>
          <w:caps w:val="false"/>
          <w:smallCaps w:val="false"/>
          <w:color w:val="auto"/>
          <w:spacing w:val="0"/>
          <w:sz w:val="24"/>
          <w:szCs w:val="24"/>
        </w:rPr>
        <w:t xml:space="preserve">estacionário, </w:t>
      </w:r>
      <w:r>
        <w:rPr>
          <w:b w:val="false"/>
          <w:i w:val="false"/>
          <w:caps w:val="false"/>
          <w:smallCaps w:val="false"/>
          <w:color w:val="auto"/>
          <w:spacing w:val="0"/>
          <w:sz w:val="24"/>
          <w:szCs w:val="24"/>
        </w:rPr>
        <w:t xml:space="preserve">o Homem tem mais oportunidades para se reconhecer como </w:t>
      </w:r>
      <w:del w:id="1878" w:author="Autor desconhecido" w:date="2024-05-14T15:41:34Z">
        <w:r>
          <w:rPr>
            <w:b w:val="false"/>
            <w:i w:val="false"/>
            <w:caps w:val="false"/>
            <w:smallCaps w:val="false"/>
            <w:color w:val="auto"/>
            <w:spacing w:val="0"/>
            <w:sz w:val="24"/>
            <w:szCs w:val="24"/>
          </w:rPr>
          <w:delText>s</w:delText>
        </w:r>
      </w:del>
      <w:ins w:id="1879" w:author="Autor desconhecido" w:date="2024-05-14T15:41:34Z">
        <w:r>
          <w:rPr>
            <w:b w:val="false"/>
            <w:i w:val="false"/>
            <w:caps w:val="false"/>
            <w:smallCaps w:val="false"/>
            <w:color w:val="auto"/>
            <w:spacing w:val="0"/>
            <w:sz w:val="24"/>
            <w:szCs w:val="24"/>
          </w:rPr>
          <w:t>S</w:t>
        </w:r>
      </w:ins>
      <w:r>
        <w:rPr>
          <w:b w:val="false"/>
          <w:i w:val="false"/>
          <w:caps w:val="false"/>
          <w:smallCaps w:val="false"/>
          <w:color w:val="auto"/>
          <w:spacing w:val="0"/>
          <w:sz w:val="24"/>
          <w:szCs w:val="24"/>
        </w:rPr>
        <w:t>er</w:t>
      </w:r>
      <w:ins w:id="1880" w:author="Autor desconhecido" w:date="2024-05-14T15:41:37Z">
        <w:r>
          <w:rPr>
            <w:b w:val="false"/>
            <w:i w:val="false"/>
            <w:caps w:val="false"/>
            <w:smallCaps w:val="false"/>
            <w:color w:val="auto"/>
            <w:spacing w:val="0"/>
            <w:sz w:val="24"/>
            <w:szCs w:val="24"/>
          </w:rPr>
          <w:t xml:space="preserve">. </w:t>
        </w:r>
      </w:ins>
      <w:ins w:id="1881" w:author="Autor desconhecido" w:date="2024-05-14T15:41:37Z">
        <w:r>
          <w:rPr>
            <w:b w:val="false"/>
            <w:i w:val="false"/>
            <w:caps w:val="false"/>
            <w:smallCaps w:val="false"/>
            <w:color w:val="auto"/>
            <w:spacing w:val="0"/>
            <w:sz w:val="24"/>
            <w:szCs w:val="24"/>
          </w:rPr>
          <w:t>E</w:t>
        </w:r>
      </w:ins>
      <w:del w:id="1882" w:author="Autor desconhecido" w:date="2024-05-14T15:41:43Z">
        <w:r>
          <w:rPr>
            <w:b w:val="false"/>
            <w:i w:val="false"/>
            <w:caps w:val="false"/>
            <w:smallCaps w:val="false"/>
            <w:color w:val="auto"/>
            <w:spacing w:val="0"/>
            <w:sz w:val="24"/>
            <w:szCs w:val="24"/>
          </w:rPr>
          <w:delText>, e</w:delText>
        </w:r>
      </w:del>
      <w:r>
        <w:rPr>
          <w:b w:val="false"/>
          <w:i w:val="false"/>
          <w:caps w:val="false"/>
          <w:smallCaps w:val="false"/>
          <w:color w:val="auto"/>
          <w:spacing w:val="0"/>
          <w:sz w:val="24"/>
          <w:szCs w:val="24"/>
        </w:rPr>
        <w:t xml:space="preserve">stabelecendo papéis diversos </w:t>
      </w:r>
      <w:r>
        <w:rPr>
          <w:b w:val="false"/>
          <w:i w:val="false"/>
          <w:caps w:val="false"/>
          <w:smallCaps w:val="false"/>
          <w:color w:val="auto"/>
          <w:spacing w:val="0"/>
          <w:sz w:val="24"/>
          <w:szCs w:val="24"/>
        </w:rPr>
        <w:t>e numerosos</w:t>
      </w:r>
      <w:r>
        <w:rPr>
          <w:b w:val="false"/>
          <w:i w:val="false"/>
          <w:caps w:val="false"/>
          <w:smallCaps w:val="false"/>
          <w:color w:val="auto"/>
          <w:spacing w:val="0"/>
          <w:sz w:val="24"/>
          <w:szCs w:val="24"/>
        </w:rPr>
        <w:t xml:space="preserve"> nos meandros do relacionamento social.</w:t>
      </w:r>
    </w:p>
    <w:p>
      <w:pPr>
        <w:pStyle w:val="Normal"/>
        <w:spacing w:before="0" w:after="0"/>
        <w:ind w:firstLine="850" w:left="0" w:right="0"/>
        <w:contextualSpacing/>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Essa fase permeou grandes revoluções, mormente pela revolução industrial em meados do século XIX</w:t>
      </w:r>
      <w:del w:id="1883" w:author="Autor desconhecido" w:date="2024-06-13T14:29:23Z">
        <w:r>
          <w:rPr>
            <w:b w:val="false"/>
            <w:i w:val="false"/>
            <w:caps w:val="false"/>
            <w:smallCaps w:val="false"/>
            <w:color w:val="auto"/>
            <w:spacing w:val="0"/>
            <w:sz w:val="24"/>
            <w:szCs w:val="24"/>
          </w:rPr>
          <w:delText>,</w:delText>
        </w:r>
      </w:del>
      <w:ins w:id="1884" w:author="Autor desconhecido" w:date="2024-06-13T14:29:23Z">
        <w:r>
          <w:rPr>
            <w:b w:val="false"/>
            <w:i w:val="false"/>
            <w:caps w:val="false"/>
            <w:smallCaps w:val="false"/>
            <w:color w:val="auto"/>
            <w:spacing w:val="0"/>
            <w:sz w:val="24"/>
            <w:szCs w:val="24"/>
          </w:rPr>
          <w:t xml:space="preserve">. </w:t>
        </w:r>
      </w:ins>
      <w:ins w:id="1885" w:author="Autor desconhecido" w:date="2024-06-13T14:29:23Z">
        <w:r>
          <w:rPr>
            <w:b w:val="false"/>
            <w:i w:val="false"/>
            <w:caps w:val="false"/>
            <w:smallCaps w:val="false"/>
            <w:color w:val="auto"/>
            <w:spacing w:val="0"/>
            <w:sz w:val="24"/>
            <w:szCs w:val="24"/>
          </w:rPr>
          <w:t>M</w:t>
        </w:r>
      </w:ins>
      <w:del w:id="1886" w:author="Autor desconhecido" w:date="2024-06-13T14:29:26Z">
        <w:r>
          <w:rPr>
            <w:b w:val="false"/>
            <w:i w:val="false"/>
            <w:caps w:val="false"/>
            <w:smallCaps w:val="false"/>
            <w:color w:val="auto"/>
            <w:spacing w:val="0"/>
            <w:sz w:val="24"/>
            <w:szCs w:val="24"/>
          </w:rPr>
          <w:delText xml:space="preserve"> m</w:delText>
        </w:r>
      </w:del>
      <w:r>
        <w:rPr>
          <w:b w:val="false"/>
          <w:i w:val="false"/>
          <w:caps w:val="false"/>
          <w:smallCaps w:val="false"/>
          <w:color w:val="auto"/>
          <w:spacing w:val="0"/>
          <w:sz w:val="24"/>
          <w:szCs w:val="24"/>
        </w:rPr>
        <w:t>as também foi caracterizado por conflitos e g</w:t>
      </w:r>
      <w:r>
        <w:rPr>
          <w:b w:val="false"/>
          <w:i w:val="false"/>
          <w:caps w:val="false"/>
          <w:smallCaps w:val="false"/>
          <w:color w:val="auto"/>
          <w:spacing w:val="0"/>
          <w:sz w:val="24"/>
          <w:szCs w:val="24"/>
        </w:rPr>
        <w:t>u</w:t>
      </w:r>
      <w:r>
        <w:rPr>
          <w:b w:val="false"/>
          <w:i w:val="false"/>
          <w:caps w:val="false"/>
          <w:smallCaps w:val="false"/>
          <w:color w:val="auto"/>
          <w:spacing w:val="0"/>
          <w:sz w:val="24"/>
          <w:szCs w:val="24"/>
        </w:rPr>
        <w:t xml:space="preserve">erras de grande </w:t>
      </w:r>
      <w:r>
        <w:rPr>
          <w:b w:val="false"/>
          <w:i w:val="false"/>
          <w:caps w:val="false"/>
          <w:smallCaps w:val="false"/>
          <w:color w:val="auto"/>
          <w:spacing w:val="0"/>
          <w:sz w:val="24"/>
          <w:szCs w:val="24"/>
        </w:rPr>
        <w:t>vulto mundial carreando suas</w:t>
      </w:r>
      <w:r>
        <w:rPr>
          <w:b w:val="false"/>
          <w:i w:val="false"/>
          <w:caps w:val="false"/>
          <w:smallCaps w:val="false"/>
          <w:color w:val="auto"/>
          <w:spacing w:val="0"/>
          <w:sz w:val="24"/>
          <w:szCs w:val="24"/>
        </w:rPr>
        <w:t xml:space="preserve"> consequências.</w:t>
      </w:r>
    </w:p>
    <w:p>
      <w:pPr>
        <w:pStyle w:val="Normal"/>
        <w:spacing w:before="0" w:after="0"/>
        <w:ind w:firstLine="850" w:left="0" w:right="0"/>
        <w:contextualSpacing/>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Propiciou o</w:t>
      </w:r>
      <w:r>
        <w:rPr>
          <w:b w:val="false"/>
          <w:i w:val="false"/>
          <w:caps w:val="false"/>
          <w:smallCaps w:val="false"/>
          <w:color w:val="auto"/>
          <w:spacing w:val="0"/>
          <w:sz w:val="24"/>
          <w:szCs w:val="24"/>
        </w:rPr>
        <w:t xml:space="preserve"> século das luzes, com adendo importante no campo das artes e da cultura.</w:t>
      </w:r>
    </w:p>
    <w:p>
      <w:pPr>
        <w:pStyle w:val="Normal"/>
        <w:spacing w:before="0" w:after="0"/>
        <w:ind w:firstLine="850" w:left="0" w:right="0"/>
        <w:contextualSpacing/>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 xml:space="preserve">A razão passa por grandes avanços, </w:t>
      </w:r>
      <w:r>
        <w:rPr>
          <w:b w:val="false"/>
          <w:i w:val="false"/>
          <w:caps w:val="false"/>
          <w:smallCaps w:val="false"/>
          <w:color w:val="auto"/>
          <w:spacing w:val="0"/>
          <w:sz w:val="24"/>
          <w:szCs w:val="24"/>
        </w:rPr>
        <w:t>nas ciências, na tecnologia, na saúde, na indústria, etc.</w:t>
      </w:r>
      <w:r>
        <w:rPr>
          <w:b w:val="false"/>
          <w:i w:val="false"/>
          <w:caps w:val="false"/>
          <w:smallCaps w:val="false"/>
          <w:color w:val="auto"/>
          <w:spacing w:val="0"/>
          <w:sz w:val="24"/>
          <w:szCs w:val="24"/>
        </w:rPr>
        <w:t xml:space="preserve"> </w:t>
      </w:r>
      <w:r>
        <w:rPr>
          <w:b w:val="false"/>
          <w:i w:val="false"/>
          <w:caps w:val="false"/>
          <w:smallCaps w:val="false"/>
          <w:color w:val="auto"/>
          <w:spacing w:val="0"/>
          <w:sz w:val="24"/>
          <w:szCs w:val="24"/>
        </w:rPr>
        <w:t>P</w:t>
      </w:r>
      <w:r>
        <w:rPr>
          <w:b w:val="false"/>
          <w:i w:val="false"/>
          <w:caps w:val="false"/>
          <w:smallCaps w:val="false"/>
          <w:color w:val="auto"/>
          <w:spacing w:val="0"/>
          <w:sz w:val="24"/>
          <w:szCs w:val="24"/>
        </w:rPr>
        <w:t xml:space="preserve">orém </w:t>
      </w:r>
      <w:r>
        <w:rPr>
          <w:b w:val="false"/>
          <w:i w:val="false"/>
          <w:caps w:val="false"/>
          <w:smallCaps w:val="false"/>
          <w:color w:val="auto"/>
          <w:spacing w:val="0"/>
          <w:sz w:val="24"/>
          <w:szCs w:val="24"/>
        </w:rPr>
        <w:t>se mostra ainda</w:t>
      </w:r>
      <w:r>
        <w:rPr>
          <w:b w:val="false"/>
          <w:i w:val="false"/>
          <w:caps w:val="false"/>
          <w:smallCaps w:val="false"/>
          <w:color w:val="auto"/>
          <w:spacing w:val="0"/>
          <w:sz w:val="24"/>
          <w:szCs w:val="24"/>
        </w:rPr>
        <w:t xml:space="preserve"> muito corrompida pela imaturidade social e moral que experimenta a rebeldia de sua jovialidade infantil, </w:t>
      </w:r>
      <w:r>
        <w:rPr>
          <w:b w:val="false"/>
          <w:i w:val="false"/>
          <w:caps w:val="false"/>
          <w:smallCaps w:val="false"/>
          <w:color w:val="auto"/>
          <w:spacing w:val="0"/>
          <w:sz w:val="24"/>
          <w:szCs w:val="24"/>
        </w:rPr>
        <w:t>que perduram ainda hoje</w:t>
      </w:r>
      <w:r>
        <w:rPr>
          <w:b w:val="false"/>
          <w:i w:val="false"/>
          <w:caps w:val="false"/>
          <w:smallCaps w:val="false"/>
          <w:color w:val="auto"/>
          <w:spacing w:val="0"/>
          <w:sz w:val="24"/>
          <w:szCs w:val="24"/>
        </w:rPr>
        <w:t xml:space="preserve">. </w:t>
      </w:r>
    </w:p>
    <w:p>
      <w:pPr>
        <w:pStyle w:val="Normal"/>
        <w:spacing w:before="0" w:after="0"/>
        <w:ind w:firstLine="850" w:left="0" w:right="0"/>
        <w:contextualSpacing/>
        <w:jc w:val="both"/>
        <w:rPr>
          <w:rFonts w:ascii="Liberation Serif" w:hAnsi="Liberation Serif"/>
          <w:color w:val="auto"/>
          <w:sz w:val="24"/>
          <w:szCs w:val="24"/>
        </w:rPr>
      </w:pPr>
      <w:r>
        <w:rPr>
          <w:b w:val="false"/>
          <w:i w:val="false"/>
          <w:caps w:val="false"/>
          <w:smallCaps w:val="false"/>
          <w:color w:val="auto"/>
          <w:spacing w:val="0"/>
          <w:sz w:val="24"/>
          <w:szCs w:val="24"/>
        </w:rPr>
        <w:t>No</w:t>
      </w:r>
      <w:r>
        <w:rPr>
          <w:b w:val="false"/>
          <w:i w:val="false"/>
          <w:caps w:val="false"/>
          <w:smallCaps w:val="false"/>
          <w:color w:val="auto"/>
          <w:spacing w:val="0"/>
          <w:sz w:val="24"/>
          <w:szCs w:val="24"/>
        </w:rPr>
        <w:t xml:space="preserve"> séc. XX adentramos a terceira fase a que nomeamos </w:t>
      </w:r>
      <w:r>
        <w:rPr>
          <w:b/>
          <w:bCs/>
          <w:i w:val="false"/>
          <w:caps w:val="false"/>
          <w:smallCaps w:val="false"/>
          <w:color w:val="auto"/>
          <w:spacing w:val="0"/>
          <w:sz w:val="24"/>
          <w:szCs w:val="24"/>
        </w:rPr>
        <w:t>Revolução</w:t>
      </w:r>
      <w:r>
        <w:rPr>
          <w:b w:val="false"/>
          <w:i w:val="false"/>
          <w:caps w:val="false"/>
          <w:smallCaps w:val="false"/>
          <w:color w:val="auto"/>
          <w:spacing w:val="0"/>
          <w:sz w:val="24"/>
          <w:szCs w:val="24"/>
        </w:rPr>
        <w:t xml:space="preserve">. Em poucas décadas, </w:t>
      </w:r>
      <w:r>
        <w:rPr>
          <w:b w:val="false"/>
          <w:i w:val="false"/>
          <w:caps w:val="false"/>
          <w:smallCaps w:val="false"/>
          <w:color w:val="auto"/>
          <w:spacing w:val="0"/>
          <w:sz w:val="24"/>
          <w:szCs w:val="24"/>
        </w:rPr>
        <w:t>a</w:t>
      </w:r>
      <w:r>
        <w:rPr>
          <w:b w:val="false"/>
          <w:i w:val="false"/>
          <w:caps w:val="false"/>
          <w:smallCaps w:val="false"/>
          <w:color w:val="auto"/>
          <w:spacing w:val="0"/>
          <w:sz w:val="24"/>
          <w:szCs w:val="24"/>
        </w:rPr>
        <w:t xml:space="preserve"> Ciência, </w:t>
      </w:r>
      <w:r>
        <w:rPr>
          <w:b w:val="false"/>
          <w:i w:val="false"/>
          <w:caps w:val="false"/>
          <w:smallCaps w:val="false"/>
          <w:color w:val="auto"/>
          <w:spacing w:val="0"/>
          <w:sz w:val="24"/>
          <w:szCs w:val="24"/>
        </w:rPr>
        <w:t>T</w:t>
      </w:r>
      <w:r>
        <w:rPr>
          <w:b w:val="false"/>
          <w:i w:val="false"/>
          <w:caps w:val="false"/>
          <w:smallCaps w:val="false"/>
          <w:color w:val="auto"/>
          <w:spacing w:val="0"/>
          <w:sz w:val="24"/>
          <w:szCs w:val="24"/>
        </w:rPr>
        <w:t xml:space="preserve">ecnologia </w:t>
      </w:r>
      <w:r>
        <w:rPr>
          <w:b w:val="false"/>
          <w:i w:val="false"/>
          <w:caps w:val="false"/>
          <w:smallCaps w:val="false"/>
          <w:color w:val="auto"/>
          <w:spacing w:val="0"/>
          <w:sz w:val="24"/>
          <w:szCs w:val="24"/>
        </w:rPr>
        <w:t xml:space="preserve">e </w:t>
      </w:r>
      <w:r>
        <w:rPr>
          <w:b w:val="false"/>
          <w:i w:val="false"/>
          <w:caps w:val="false"/>
          <w:smallCaps w:val="false"/>
          <w:color w:val="auto"/>
          <w:spacing w:val="0"/>
          <w:sz w:val="24"/>
          <w:szCs w:val="24"/>
        </w:rPr>
        <w:t>o conhecimento humano</w:t>
      </w:r>
      <w:del w:id="1887" w:author="Autor desconhecido" w:date="2024-06-13T14:30:01Z">
        <w:r>
          <w:rPr>
            <w:b w:val="false"/>
            <w:i w:val="false"/>
            <w:caps w:val="false"/>
            <w:smallCaps w:val="false"/>
            <w:color w:val="auto"/>
            <w:spacing w:val="0"/>
            <w:sz w:val="24"/>
            <w:szCs w:val="24"/>
          </w:rPr>
          <w:delText>s</w:delText>
        </w:r>
      </w:del>
      <w:r>
        <w:rPr>
          <w:b w:val="false"/>
          <w:i w:val="false"/>
          <w:caps w:val="false"/>
          <w:smallCaps w:val="false"/>
          <w:color w:val="auto"/>
          <w:spacing w:val="0"/>
          <w:sz w:val="24"/>
          <w:szCs w:val="24"/>
        </w:rPr>
        <w:t xml:space="preserve"> acumul</w:t>
      </w:r>
      <w:r>
        <w:rPr>
          <w:b w:val="false"/>
          <w:i w:val="false"/>
          <w:caps w:val="false"/>
          <w:smallCaps w:val="false"/>
          <w:color w:val="auto"/>
          <w:spacing w:val="0"/>
          <w:sz w:val="24"/>
          <w:szCs w:val="24"/>
        </w:rPr>
        <w:t>aram</w:t>
      </w:r>
      <w:r>
        <w:rPr>
          <w:b w:val="false"/>
          <w:i w:val="false"/>
          <w:caps w:val="false"/>
          <w:smallCaps w:val="false"/>
          <w:color w:val="auto"/>
          <w:spacing w:val="0"/>
          <w:sz w:val="24"/>
          <w:szCs w:val="24"/>
        </w:rPr>
        <w:t xml:space="preserve"> desenvolvimento que super</w:t>
      </w:r>
      <w:r>
        <w:rPr>
          <w:b w:val="false"/>
          <w:i w:val="false"/>
          <w:caps w:val="false"/>
          <w:smallCaps w:val="false"/>
          <w:color w:val="auto"/>
          <w:spacing w:val="0"/>
          <w:sz w:val="24"/>
          <w:szCs w:val="24"/>
        </w:rPr>
        <w:t>aram</w:t>
      </w:r>
      <w:r>
        <w:rPr>
          <w:b w:val="false"/>
          <w:i w:val="false"/>
          <w:caps w:val="false"/>
          <w:smallCaps w:val="false"/>
          <w:color w:val="auto"/>
          <w:spacing w:val="0"/>
          <w:sz w:val="24"/>
          <w:szCs w:val="24"/>
        </w:rPr>
        <w:t xml:space="preserve"> em muito tudo o que evoluiu em todos os tempos anteriores. </w:t>
      </w:r>
      <w:r>
        <w:rPr>
          <w:b w:val="false"/>
          <w:i w:val="false"/>
          <w:caps w:val="false"/>
          <w:smallCaps w:val="false"/>
          <w:color w:val="auto"/>
          <w:spacing w:val="0"/>
          <w:sz w:val="24"/>
          <w:szCs w:val="24"/>
        </w:rPr>
        <w:t xml:space="preserve">Partimos do transporte a cavalo e alcançamos o espaço e a Lua. Saímos da medicina protagonizada pelo barbeiro para a neurocirurgia auxiliada por robôs manipuladores. Galgamos da manufatura artesanal para as linhas de produção automatizadas. Descortinamos o </w:t>
      </w:r>
      <w:del w:id="1888" w:author="Autor desconhecido" w:date="2024-06-13T14:30:47Z">
        <w:r>
          <w:rPr>
            <w:b w:val="false"/>
            <w:i w:val="false"/>
            <w:caps w:val="false"/>
            <w:smallCaps w:val="false"/>
            <w:color w:val="auto"/>
            <w:spacing w:val="0"/>
            <w:sz w:val="24"/>
            <w:szCs w:val="24"/>
          </w:rPr>
          <w:delText>micro cosmos</w:delText>
        </w:r>
      </w:del>
      <w:ins w:id="1889" w:author="Autor desconhecido" w:date="2024-06-13T14:30:47Z">
        <w:r>
          <w:rPr>
            <w:b w:val="false"/>
            <w:i w:val="false"/>
            <w:caps w:val="false"/>
            <w:smallCaps w:val="false"/>
            <w:color w:val="auto"/>
            <w:spacing w:val="0"/>
            <w:sz w:val="24"/>
            <w:szCs w:val="24"/>
          </w:rPr>
          <w:t>microcosmos</w:t>
        </w:r>
      </w:ins>
      <w:r>
        <w:rPr>
          <w:b w:val="false"/>
          <w:i w:val="false"/>
          <w:caps w:val="false"/>
          <w:smallCaps w:val="false"/>
          <w:color w:val="auto"/>
          <w:spacing w:val="0"/>
          <w:sz w:val="24"/>
          <w:szCs w:val="24"/>
        </w:rPr>
        <w:t>, desde a investigação empírica da anatomia animal, até a colisão de partículas nos aceleradores. Fomos da luneta de Galileu até o telescópio James Web</w:t>
      </w:r>
      <w:r>
        <w:rPr>
          <w:b w:val="false"/>
          <w:i w:val="false"/>
          <w:caps w:val="false"/>
          <w:smallCaps w:val="false"/>
          <w:color w:val="auto"/>
          <w:spacing w:val="0"/>
          <w:sz w:val="24"/>
          <w:szCs w:val="24"/>
        </w:rPr>
        <w:t xml:space="preserve">b, ampliando os horizontes do Universo Infinito. Inflamos da agricultura da enxada e da charrua para colheitadeiras autônomas nas lavouras adubadas quimicamente por drones. </w:t>
      </w:r>
      <w:r>
        <w:rPr>
          <w:b w:val="false"/>
          <w:i w:val="false"/>
          <w:caps w:val="false"/>
          <w:smallCaps w:val="false"/>
          <w:color w:val="auto"/>
          <w:spacing w:val="0"/>
          <w:sz w:val="24"/>
          <w:szCs w:val="24"/>
        </w:rPr>
        <w:t xml:space="preserve">Do cinematógrafo de Edson para o streaming nos celulares conectados à Internet. </w:t>
      </w:r>
      <w:r>
        <w:rPr>
          <w:b w:val="false"/>
          <w:i w:val="false"/>
          <w:caps w:val="false"/>
          <w:smallCaps w:val="false"/>
          <w:color w:val="auto"/>
          <w:spacing w:val="0"/>
          <w:sz w:val="24"/>
          <w:szCs w:val="24"/>
        </w:rPr>
        <w:t>Experimentamos a comunicação por pombos-correio, o telégrafo, o telefone, o rádio, o satélite. Iluminamos com a candeia de óleo de baleia, com a lâmpada de tungstênio, com o led e o laser. Dominamos os elétrons desde a válvula, o transistor até os microchips, encapsulando trilhões de transistores em 1mm</w:t>
      </w:r>
      <w:r>
        <w:rPr>
          <w:b w:val="false"/>
          <w:i w:val="false"/>
          <w:caps w:val="false"/>
          <w:smallCaps w:val="false"/>
          <w:color w:val="auto"/>
          <w:spacing w:val="0"/>
          <w:sz w:val="24"/>
          <w:szCs w:val="24"/>
          <w:vertAlign w:val="superscript"/>
        </w:rPr>
        <w:t>2</w:t>
      </w:r>
      <w:r>
        <w:rPr>
          <w:b w:val="false"/>
          <w:i w:val="false"/>
          <w:caps w:val="false"/>
          <w:smallCaps w:val="false"/>
          <w:color w:val="auto"/>
          <w:spacing w:val="0"/>
          <w:sz w:val="24"/>
          <w:szCs w:val="24"/>
        </w:rPr>
        <w:t>.</w:t>
      </w:r>
    </w:p>
    <w:p>
      <w:pPr>
        <w:pStyle w:val="Normal"/>
        <w:spacing w:before="0" w:after="0"/>
        <w:ind w:firstLine="850" w:left="0" w:right="0"/>
        <w:contextualSpacing/>
        <w:jc w:val="both"/>
        <w:rPr>
          <w:rFonts w:ascii="Liberation Serif" w:hAnsi="Liberation Serif"/>
          <w:color w:val="auto"/>
          <w:sz w:val="24"/>
          <w:szCs w:val="24"/>
        </w:rPr>
      </w:pPr>
      <w:r>
        <w:rPr>
          <w:b w:val="false"/>
          <w:i w:val="false"/>
          <w:caps w:val="false"/>
          <w:smallCaps w:val="false"/>
          <w:color w:val="auto"/>
          <w:spacing w:val="0"/>
          <w:sz w:val="24"/>
          <w:szCs w:val="24"/>
        </w:rPr>
        <w:t xml:space="preserve">A </w:t>
      </w:r>
      <w:r>
        <w:rPr>
          <w:b w:val="false"/>
          <w:i w:val="false"/>
          <w:caps w:val="false"/>
          <w:smallCaps w:val="false"/>
          <w:color w:val="auto"/>
          <w:spacing w:val="0"/>
          <w:sz w:val="24"/>
          <w:szCs w:val="24"/>
        </w:rPr>
        <w:t>Internet destroça as diferenças socioculturais proporcionando o fenômeno de globalização que escancara a céu aberto, derrubando os portais linguísticos, culturais, sociais, econômicos, políticos, religiosos, etc.</w:t>
      </w:r>
      <w:del w:id="1890" w:author="Autor desconhecido" w:date="2024-06-13T14:31:10Z">
        <w:r>
          <w:rPr>
            <w:b w:val="false"/>
            <w:i w:val="false"/>
            <w:caps w:val="false"/>
            <w:smallCaps w:val="false"/>
            <w:color w:val="auto"/>
            <w:spacing w:val="0"/>
            <w:sz w:val="24"/>
            <w:szCs w:val="24"/>
          </w:rPr>
          <w:delText>,</w:delText>
        </w:r>
      </w:del>
      <w:r>
        <w:rPr>
          <w:b w:val="false"/>
          <w:i w:val="false"/>
          <w:caps w:val="false"/>
          <w:smallCaps w:val="false"/>
          <w:color w:val="auto"/>
          <w:spacing w:val="0"/>
          <w:sz w:val="24"/>
          <w:szCs w:val="24"/>
        </w:rPr>
        <w:t xml:space="preserve"> </w:t>
      </w:r>
      <w:del w:id="1891" w:author="Autor desconhecido" w:date="2024-06-13T14:31:15Z">
        <w:r>
          <w:rPr>
            <w:b w:val="false"/>
            <w:i w:val="false"/>
            <w:caps w:val="false"/>
            <w:smallCaps w:val="false"/>
            <w:color w:val="auto"/>
            <w:spacing w:val="0"/>
            <w:sz w:val="24"/>
            <w:szCs w:val="24"/>
          </w:rPr>
          <w:delText>d</w:delText>
        </w:r>
      </w:del>
      <w:ins w:id="1892" w:author="Autor desconhecido" w:date="2024-06-13T14:31:15Z">
        <w:r>
          <w:rPr>
            <w:b w:val="false"/>
            <w:i w:val="false"/>
            <w:caps w:val="false"/>
            <w:smallCaps w:val="false"/>
            <w:color w:val="auto"/>
            <w:spacing w:val="0"/>
            <w:sz w:val="24"/>
            <w:szCs w:val="24"/>
          </w:rPr>
          <w:t>D</w:t>
        </w:r>
      </w:ins>
      <w:r>
        <w:rPr>
          <w:b w:val="false"/>
          <w:i w:val="false"/>
          <w:caps w:val="false"/>
          <w:smallCaps w:val="false"/>
          <w:color w:val="auto"/>
          <w:spacing w:val="0"/>
          <w:sz w:val="24"/>
          <w:szCs w:val="24"/>
        </w:rPr>
        <w:t xml:space="preserve">isponibilizando a informação a praticamente todas as pessoas do mundo. Muito embora, também, jogue por terra todo o controle sobre o que </w:t>
      </w:r>
      <w:r>
        <w:rPr>
          <w:b w:val="false"/>
          <w:i w:val="false"/>
          <w:caps w:val="false"/>
          <w:smallCaps w:val="false"/>
          <w:color w:val="auto"/>
          <w:spacing w:val="0"/>
          <w:sz w:val="24"/>
          <w:szCs w:val="24"/>
        </w:rPr>
        <w:t xml:space="preserve">é </w:t>
      </w:r>
      <w:r>
        <w:rPr>
          <w:b w:val="false"/>
          <w:i w:val="false"/>
          <w:caps w:val="false"/>
          <w:smallCaps w:val="false"/>
          <w:color w:val="auto"/>
          <w:spacing w:val="0"/>
          <w:sz w:val="24"/>
          <w:szCs w:val="24"/>
        </w:rPr>
        <w:t xml:space="preserve">certo e o que é errado. Um universo todo a parte, praticamente sem lei, onde qualquer um pode se encontrar com o que quiser, seja bom ou seja ruim, </w:t>
      </w:r>
      <w:r>
        <w:rPr>
          <w:b w:val="false"/>
          <w:i w:val="false"/>
          <w:caps w:val="false"/>
          <w:smallCaps w:val="false"/>
          <w:color w:val="auto"/>
          <w:spacing w:val="0"/>
          <w:sz w:val="24"/>
          <w:szCs w:val="24"/>
        </w:rPr>
        <w:t>na livre expressão de seu livre arbítrio</w:t>
      </w:r>
      <w:r>
        <w:rPr>
          <w:b w:val="false"/>
          <w:i w:val="false"/>
          <w:caps w:val="false"/>
          <w:smallCaps w:val="false"/>
          <w:color w:val="auto"/>
          <w:spacing w:val="0"/>
          <w:sz w:val="24"/>
          <w:szCs w:val="24"/>
        </w:rPr>
        <w:t>.</w:t>
      </w:r>
    </w:p>
    <w:p>
      <w:pPr>
        <w:pStyle w:val="Normal"/>
        <w:spacing w:before="0" w:after="0"/>
        <w:ind w:firstLine="850" w:left="0" w:right="0"/>
        <w:contextualSpacing/>
        <w:jc w:val="both"/>
        <w:rPr>
          <w:rFonts w:ascii="Liberation Serif" w:hAnsi="Liberation Serif"/>
          <w:color w:val="auto"/>
          <w:sz w:val="24"/>
          <w:szCs w:val="24"/>
        </w:rPr>
      </w:pPr>
      <w:r>
        <w:rPr>
          <w:b w:val="false"/>
          <w:i w:val="false"/>
          <w:caps w:val="false"/>
          <w:smallCaps w:val="false"/>
          <w:color w:val="auto"/>
          <w:spacing w:val="0"/>
          <w:sz w:val="24"/>
          <w:szCs w:val="24"/>
        </w:rPr>
        <w:t>Ainda</w:t>
      </w:r>
      <w:del w:id="1893" w:author="Autor desconhecido" w:date="2024-06-13T14:32:29Z">
        <w:r>
          <w:rPr>
            <w:b w:val="false"/>
            <w:i w:val="false"/>
            <w:caps w:val="false"/>
            <w:smallCaps w:val="false"/>
            <w:color w:val="auto"/>
            <w:spacing w:val="0"/>
            <w:sz w:val="24"/>
            <w:szCs w:val="24"/>
          </w:rPr>
          <w:delText>,</w:delText>
        </w:r>
      </w:del>
      <w:r>
        <w:rPr>
          <w:b w:val="false"/>
          <w:i w:val="false"/>
          <w:caps w:val="false"/>
          <w:smallCaps w:val="false"/>
          <w:color w:val="auto"/>
          <w:spacing w:val="0"/>
          <w:sz w:val="24"/>
          <w:szCs w:val="24"/>
        </w:rPr>
        <w:t xml:space="preserve"> e</w:t>
      </w:r>
      <w:r>
        <w:rPr>
          <w:b w:val="false"/>
          <w:i w:val="false"/>
          <w:caps w:val="false"/>
          <w:smallCaps w:val="false"/>
          <w:color w:val="auto"/>
          <w:spacing w:val="0"/>
          <w:sz w:val="24"/>
          <w:szCs w:val="24"/>
        </w:rPr>
        <w:t xml:space="preserve">ntramos e “passamos” pela era atômica, </w:t>
      </w:r>
      <w:r>
        <w:rPr>
          <w:b w:val="false"/>
          <w:i w:val="false"/>
          <w:caps w:val="false"/>
          <w:smallCaps w:val="false"/>
          <w:color w:val="auto"/>
          <w:spacing w:val="0"/>
          <w:sz w:val="24"/>
          <w:szCs w:val="24"/>
        </w:rPr>
        <w:t>que começamos a usar, mas não controlar de fato e</w:t>
      </w:r>
      <w:r>
        <w:rPr>
          <w:b w:val="false"/>
          <w:i w:val="false"/>
          <w:caps w:val="false"/>
          <w:smallCaps w:val="false"/>
          <w:color w:val="auto"/>
          <w:spacing w:val="0"/>
          <w:sz w:val="24"/>
          <w:szCs w:val="24"/>
        </w:rPr>
        <w:t xml:space="preserve"> </w:t>
      </w:r>
      <w:r>
        <w:rPr>
          <w:b w:val="false"/>
          <w:i w:val="false"/>
          <w:caps w:val="false"/>
          <w:smallCaps w:val="false"/>
          <w:color w:val="auto"/>
          <w:spacing w:val="0"/>
          <w:sz w:val="24"/>
          <w:szCs w:val="24"/>
        </w:rPr>
        <w:t>que</w:t>
      </w:r>
      <w:del w:id="1894" w:author="Autor desconhecido" w:date="2024-05-14T15:45:36Z">
        <w:r>
          <w:rPr>
            <w:b w:val="false"/>
            <w:i w:val="false"/>
            <w:caps w:val="false"/>
            <w:smallCaps w:val="false"/>
            <w:color w:val="auto"/>
            <w:spacing w:val="0"/>
            <w:sz w:val="24"/>
            <w:szCs w:val="24"/>
          </w:rPr>
          <w:delText>,</w:delText>
        </w:r>
      </w:del>
      <w:r>
        <w:rPr>
          <w:b w:val="false"/>
          <w:i w:val="false"/>
          <w:caps w:val="false"/>
          <w:smallCaps w:val="false"/>
          <w:color w:val="auto"/>
          <w:spacing w:val="0"/>
          <w:sz w:val="24"/>
          <w:szCs w:val="24"/>
        </w:rPr>
        <w:t xml:space="preserve"> apesar de seu contributo para a ciência e a saúde, </w:t>
      </w:r>
      <w:r>
        <w:rPr>
          <w:b w:val="false"/>
          <w:i w:val="false"/>
          <w:caps w:val="false"/>
          <w:smallCaps w:val="false"/>
          <w:color w:val="auto"/>
          <w:spacing w:val="0"/>
          <w:sz w:val="24"/>
          <w:szCs w:val="24"/>
        </w:rPr>
        <w:t>deixa suas sequelas nos desastres da guerra.</w:t>
      </w:r>
    </w:p>
    <w:p>
      <w:pPr>
        <w:pStyle w:val="Normal"/>
        <w:spacing w:before="0" w:after="0"/>
        <w:ind w:firstLine="850" w:left="0" w:right="0"/>
        <w:contextualSpacing/>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 xml:space="preserve">Explode a população humana na terra. </w:t>
      </w:r>
      <w:r>
        <w:rPr>
          <w:b w:val="false"/>
          <w:i w:val="false"/>
          <w:caps w:val="false"/>
          <w:smallCaps w:val="false"/>
          <w:color w:val="auto"/>
          <w:spacing w:val="0"/>
          <w:sz w:val="24"/>
          <w:szCs w:val="24"/>
        </w:rPr>
        <w:t>Em poucas décadas, p</w:t>
      </w:r>
      <w:r>
        <w:rPr>
          <w:b w:val="false"/>
          <w:i w:val="false"/>
          <w:caps w:val="false"/>
          <w:smallCaps w:val="false"/>
          <w:color w:val="auto"/>
          <w:spacing w:val="0"/>
          <w:sz w:val="24"/>
          <w:szCs w:val="24"/>
        </w:rPr>
        <w:t xml:space="preserve">assamos de poucos milhões para </w:t>
      </w:r>
      <w:r>
        <w:rPr>
          <w:b w:val="false"/>
          <w:i w:val="false"/>
          <w:caps w:val="false"/>
          <w:smallCaps w:val="false"/>
          <w:color w:val="auto"/>
          <w:spacing w:val="0"/>
          <w:sz w:val="24"/>
          <w:szCs w:val="24"/>
        </w:rPr>
        <w:t xml:space="preserve">mais de </w:t>
      </w:r>
      <w:r>
        <w:rPr>
          <w:b w:val="false"/>
          <w:i w:val="false"/>
          <w:caps w:val="false"/>
          <w:smallCaps w:val="false"/>
          <w:color w:val="auto"/>
          <w:spacing w:val="0"/>
          <w:sz w:val="24"/>
          <w:szCs w:val="24"/>
        </w:rPr>
        <w:t>7 bilhões de pessoas</w:t>
      </w:r>
      <w:del w:id="1895" w:author="Autor desconhecido" w:date="2024-05-14T15:46:28Z">
        <w:r>
          <w:rPr>
            <w:b w:val="false"/>
            <w:i w:val="false"/>
            <w:caps w:val="false"/>
            <w:smallCaps w:val="false"/>
            <w:color w:val="auto"/>
            <w:spacing w:val="0"/>
            <w:sz w:val="24"/>
            <w:szCs w:val="24"/>
          </w:rPr>
          <w:delText>,</w:delText>
        </w:r>
      </w:del>
      <w:ins w:id="1896" w:author="Autor desconhecido" w:date="2024-05-14T15:46:28Z">
        <w:r>
          <w:rPr>
            <w:b w:val="false"/>
            <w:i w:val="false"/>
            <w:caps w:val="false"/>
            <w:smallCaps w:val="false"/>
            <w:color w:val="auto"/>
            <w:spacing w:val="0"/>
            <w:sz w:val="24"/>
            <w:szCs w:val="24"/>
          </w:rPr>
          <w:t>.</w:t>
        </w:r>
      </w:ins>
      <w:r>
        <w:rPr>
          <w:b w:val="false"/>
          <w:i w:val="false"/>
          <w:caps w:val="false"/>
          <w:smallCaps w:val="false"/>
          <w:color w:val="auto"/>
          <w:spacing w:val="0"/>
          <w:sz w:val="24"/>
          <w:szCs w:val="24"/>
        </w:rPr>
        <w:t xml:space="preserve"> </w:t>
      </w:r>
      <w:del w:id="1897" w:author="Autor desconhecido" w:date="2024-05-14T15:46:31Z">
        <w:r>
          <w:rPr>
            <w:b w:val="false"/>
            <w:i w:val="false"/>
            <w:caps w:val="false"/>
            <w:smallCaps w:val="false"/>
            <w:color w:val="auto"/>
            <w:spacing w:val="0"/>
            <w:sz w:val="24"/>
            <w:szCs w:val="24"/>
          </w:rPr>
          <w:delText>c</w:delText>
        </w:r>
      </w:del>
      <w:ins w:id="1898" w:author="Autor desconhecido" w:date="2024-05-14T15:46:31Z">
        <w:r>
          <w:rPr>
            <w:b w:val="false"/>
            <w:i w:val="false"/>
            <w:caps w:val="false"/>
            <w:smallCaps w:val="false"/>
            <w:color w:val="auto"/>
            <w:spacing w:val="0"/>
            <w:sz w:val="24"/>
            <w:szCs w:val="24"/>
          </w:rPr>
          <w:t>C</w:t>
        </w:r>
      </w:ins>
      <w:r>
        <w:rPr>
          <w:b w:val="false"/>
          <w:i w:val="false"/>
          <w:caps w:val="false"/>
          <w:smallCaps w:val="false"/>
          <w:color w:val="auto"/>
          <w:spacing w:val="0"/>
          <w:sz w:val="24"/>
          <w:szCs w:val="24"/>
        </w:rPr>
        <w:t xml:space="preserve">ompartilhando </w:t>
      </w:r>
      <w:r>
        <w:rPr>
          <w:b w:val="false"/>
          <w:i w:val="false"/>
          <w:caps w:val="false"/>
          <w:smallCaps w:val="false"/>
          <w:color w:val="auto"/>
          <w:spacing w:val="0"/>
          <w:sz w:val="24"/>
          <w:szCs w:val="24"/>
        </w:rPr>
        <w:t xml:space="preserve">recursos </w:t>
      </w:r>
      <w:r>
        <w:rPr>
          <w:b w:val="false"/>
          <w:i w:val="false"/>
          <w:caps w:val="false"/>
          <w:smallCaps w:val="false"/>
          <w:color w:val="auto"/>
          <w:spacing w:val="0"/>
          <w:sz w:val="24"/>
          <w:szCs w:val="24"/>
        </w:rPr>
        <w:t xml:space="preserve">de forma desigual, exagerada e inconsequente, despreocupada com os efeitos colaterais dos excessos exploratórios em desarmonia com fluxo da natureza do meio ambiente. </w:t>
      </w:r>
      <w:r>
        <w:rPr>
          <w:b w:val="false"/>
          <w:i w:val="false"/>
          <w:caps w:val="false"/>
          <w:smallCaps w:val="false"/>
          <w:color w:val="auto"/>
          <w:spacing w:val="0"/>
          <w:sz w:val="24"/>
          <w:szCs w:val="24"/>
        </w:rPr>
        <w:t xml:space="preserve">Fenômeno semelhante ao “espichão” da juventude, onde o menino cresce rápido, engrossa a voz, desenvolve corpo de gente grande, mas a cabeça </w:t>
      </w:r>
      <w:del w:id="1899" w:author="Autor desconhecido" w:date="2024-05-14T15:47:18Z">
        <w:r>
          <w:rPr>
            <w:b w:val="false"/>
            <w:i w:val="false"/>
            <w:caps w:val="false"/>
            <w:smallCaps w:val="false"/>
            <w:color w:val="auto"/>
            <w:spacing w:val="0"/>
            <w:sz w:val="24"/>
            <w:szCs w:val="24"/>
          </w:rPr>
          <w:delText xml:space="preserve">ainda </w:delText>
        </w:r>
      </w:del>
      <w:r>
        <w:rPr>
          <w:b w:val="false"/>
          <w:i w:val="false"/>
          <w:caps w:val="false"/>
          <w:smallCaps w:val="false"/>
          <w:color w:val="auto"/>
          <w:spacing w:val="0"/>
          <w:sz w:val="24"/>
          <w:szCs w:val="24"/>
        </w:rPr>
        <w:t>continua de menino.</w:t>
      </w:r>
    </w:p>
    <w:p>
      <w:pPr>
        <w:pStyle w:val="Normal"/>
        <w:spacing w:before="0" w:after="0"/>
        <w:ind w:firstLine="850" w:left="0" w:right="0"/>
        <w:contextualSpacing/>
        <w:jc w:val="both"/>
        <w:rPr>
          <w:rFonts w:ascii="Liberation Serif" w:hAnsi="Liberation Serif"/>
          <w:color w:val="auto"/>
          <w:sz w:val="24"/>
          <w:szCs w:val="24"/>
        </w:rPr>
      </w:pPr>
      <w:r>
        <w:rPr>
          <w:b w:val="false"/>
          <w:i w:val="false"/>
          <w:caps w:val="false"/>
          <w:smallCaps w:val="false"/>
          <w:color w:val="auto"/>
          <w:spacing w:val="0"/>
          <w:sz w:val="24"/>
          <w:szCs w:val="24"/>
        </w:rPr>
        <w:t xml:space="preserve">Passamos ainda pela febre das inversões de valores, confusos pela falácia disfarçada, descaracterizando os valores morais, transformando liberdade em libertinagem na corrupção dos instrumentos de contenção do crime. </w:t>
      </w:r>
      <w:r>
        <w:rPr>
          <w:b w:val="false"/>
          <w:i w:val="false"/>
          <w:caps w:val="false"/>
          <w:smallCaps w:val="false"/>
          <w:color w:val="auto"/>
          <w:spacing w:val="0"/>
          <w:sz w:val="24"/>
          <w:szCs w:val="24"/>
        </w:rPr>
        <w:t xml:space="preserve">Perdemos o medo de pecar, apregoado pelas religiões e o medo das penas legais, transformadas em letras sem valor nos tratados constitucionais das nações </w:t>
      </w:r>
      <w:r>
        <w:rPr>
          <w:b w:val="false"/>
          <w:i w:val="false"/>
          <w:caps w:val="false"/>
          <w:smallCaps w:val="false"/>
          <w:color w:val="auto"/>
          <w:spacing w:val="0"/>
          <w:sz w:val="24"/>
          <w:szCs w:val="24"/>
        </w:rPr>
        <w:t>esquecidos e desprezados.</w:t>
      </w:r>
    </w:p>
    <w:p>
      <w:pPr>
        <w:pStyle w:val="Normal"/>
        <w:spacing w:before="0" w:after="0"/>
        <w:ind w:firstLine="850" w:left="0" w:right="0"/>
        <w:contextualSpacing/>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Chegamos ao limite de praticamente destruir a instituição dos princípios de família.</w:t>
      </w:r>
    </w:p>
    <w:p>
      <w:pPr>
        <w:pStyle w:val="Normal"/>
        <w:spacing w:before="0" w:after="0"/>
        <w:ind w:firstLine="850" w:left="0" w:right="0"/>
        <w:contextualSpacing/>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 xml:space="preserve">Nos tornamos mais nós mesmos, na expressão sem limites daquilo que nem sabemos mais </w:t>
      </w:r>
      <w:r>
        <w:rPr>
          <w:b w:val="false"/>
          <w:i w:val="false"/>
          <w:caps w:val="false"/>
          <w:smallCaps w:val="false"/>
          <w:color w:val="auto"/>
          <w:spacing w:val="0"/>
          <w:sz w:val="24"/>
          <w:szCs w:val="24"/>
        </w:rPr>
        <w:t xml:space="preserve">o </w:t>
      </w:r>
      <w:r>
        <w:rPr>
          <w:b w:val="false"/>
          <w:i w:val="false"/>
          <w:caps w:val="false"/>
          <w:smallCaps w:val="false"/>
          <w:color w:val="auto"/>
          <w:spacing w:val="0"/>
          <w:sz w:val="24"/>
          <w:szCs w:val="24"/>
        </w:rPr>
        <w:t xml:space="preserve">que </w:t>
      </w:r>
      <w:r>
        <w:rPr>
          <w:b w:val="false"/>
          <w:i w:val="false"/>
          <w:caps w:val="false"/>
          <w:smallCaps w:val="false"/>
          <w:color w:val="auto"/>
          <w:spacing w:val="0"/>
          <w:sz w:val="24"/>
          <w:szCs w:val="24"/>
        </w:rPr>
        <w:t>ou quem</w:t>
      </w:r>
      <w:r>
        <w:rPr>
          <w:b w:val="false"/>
          <w:i w:val="false"/>
          <w:caps w:val="false"/>
          <w:smallCaps w:val="false"/>
          <w:color w:val="auto"/>
          <w:spacing w:val="0"/>
          <w:sz w:val="24"/>
          <w:szCs w:val="24"/>
        </w:rPr>
        <w:t xml:space="preserve"> somos.</w:t>
      </w:r>
    </w:p>
    <w:p>
      <w:pPr>
        <w:pStyle w:val="Normal"/>
        <w:spacing w:before="0" w:after="0"/>
        <w:ind w:firstLine="850" w:left="0" w:right="0"/>
        <w:contextualSpacing/>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Eis onde e quando estamos. Pode ser mesmo o prelúdio de um fim menos feliz</w:t>
      </w:r>
      <w:del w:id="1900" w:author="Autor desconhecido" w:date="2024-05-14T15:48:58Z">
        <w:r>
          <w:rPr>
            <w:b w:val="false"/>
            <w:i w:val="false"/>
            <w:caps w:val="false"/>
            <w:smallCaps w:val="false"/>
            <w:color w:val="auto"/>
            <w:spacing w:val="0"/>
            <w:sz w:val="24"/>
            <w:szCs w:val="24"/>
          </w:rPr>
          <w:delText>,</w:delText>
        </w:r>
      </w:del>
      <w:ins w:id="1901" w:author="Autor desconhecido" w:date="2024-05-14T15:48:58Z">
        <w:r>
          <w:rPr>
            <w:b w:val="false"/>
            <w:i w:val="false"/>
            <w:caps w:val="false"/>
            <w:smallCaps w:val="false"/>
            <w:color w:val="auto"/>
            <w:spacing w:val="0"/>
            <w:sz w:val="24"/>
            <w:szCs w:val="24"/>
          </w:rPr>
          <w:t>.</w:t>
        </w:r>
      </w:ins>
      <w:r>
        <w:rPr>
          <w:b w:val="false"/>
          <w:i w:val="false"/>
          <w:caps w:val="false"/>
          <w:smallCaps w:val="false"/>
          <w:color w:val="auto"/>
          <w:spacing w:val="0"/>
          <w:sz w:val="24"/>
          <w:szCs w:val="24"/>
        </w:rPr>
        <w:t xml:space="preserve"> </w:t>
      </w:r>
      <w:del w:id="1902" w:author="Autor desconhecido" w:date="2024-05-14T15:49:02Z">
        <w:r>
          <w:rPr>
            <w:b w:val="false"/>
            <w:i w:val="false"/>
            <w:caps w:val="false"/>
            <w:smallCaps w:val="false"/>
            <w:color w:val="auto"/>
            <w:spacing w:val="0"/>
            <w:sz w:val="24"/>
            <w:szCs w:val="24"/>
          </w:rPr>
          <w:delText>p</w:delText>
        </w:r>
      </w:del>
      <w:ins w:id="1903" w:author="Autor desconhecido" w:date="2024-05-14T15:49:02Z">
        <w:r>
          <w:rPr>
            <w:b w:val="false"/>
            <w:i w:val="false"/>
            <w:caps w:val="false"/>
            <w:smallCaps w:val="false"/>
            <w:color w:val="auto"/>
            <w:spacing w:val="0"/>
            <w:sz w:val="24"/>
            <w:szCs w:val="24"/>
          </w:rPr>
          <w:t>P</w:t>
        </w:r>
      </w:ins>
      <w:r>
        <w:rPr>
          <w:b w:val="false"/>
          <w:i w:val="false"/>
          <w:caps w:val="false"/>
          <w:smallCaps w:val="false"/>
          <w:color w:val="auto"/>
          <w:spacing w:val="0"/>
          <w:sz w:val="24"/>
          <w:szCs w:val="24"/>
        </w:rPr>
        <w:t>ode ser começo de retomada de direção</w:t>
      </w:r>
      <w:del w:id="1904" w:author="Autor desconhecido" w:date="2024-05-14T15:48:51Z">
        <w:r>
          <w:rPr>
            <w:b w:val="false"/>
            <w:i w:val="false"/>
            <w:caps w:val="false"/>
            <w:smallCaps w:val="false"/>
            <w:color w:val="auto"/>
            <w:spacing w:val="0"/>
            <w:sz w:val="24"/>
            <w:szCs w:val="24"/>
          </w:rPr>
          <w:delText>,</w:delText>
        </w:r>
      </w:del>
      <w:ins w:id="1905" w:author="Autor desconhecido" w:date="2024-05-14T15:48:51Z">
        <w:r>
          <w:rPr>
            <w:b w:val="false"/>
            <w:i w:val="false"/>
            <w:caps w:val="false"/>
            <w:smallCaps w:val="false"/>
            <w:color w:val="auto"/>
            <w:spacing w:val="0"/>
            <w:sz w:val="24"/>
            <w:szCs w:val="24"/>
          </w:rPr>
          <w:t>.</w:t>
        </w:r>
      </w:ins>
      <w:r>
        <w:rPr>
          <w:b w:val="false"/>
          <w:i w:val="false"/>
          <w:caps w:val="false"/>
          <w:smallCaps w:val="false"/>
          <w:color w:val="auto"/>
          <w:spacing w:val="0"/>
          <w:sz w:val="24"/>
          <w:szCs w:val="24"/>
        </w:rPr>
        <w:t xml:space="preserve"> </w:t>
      </w:r>
      <w:del w:id="1906" w:author="Autor desconhecido" w:date="2024-05-14T15:48:54Z">
        <w:r>
          <w:rPr>
            <w:b w:val="false"/>
            <w:i w:val="false"/>
            <w:caps w:val="false"/>
            <w:smallCaps w:val="false"/>
            <w:color w:val="auto"/>
            <w:spacing w:val="0"/>
            <w:sz w:val="24"/>
            <w:szCs w:val="24"/>
          </w:rPr>
          <w:delText>p</w:delText>
        </w:r>
      </w:del>
      <w:ins w:id="1907" w:author="Autor desconhecido" w:date="2024-05-14T15:48:54Z">
        <w:r>
          <w:rPr>
            <w:b w:val="false"/>
            <w:i w:val="false"/>
            <w:caps w:val="false"/>
            <w:smallCaps w:val="false"/>
            <w:color w:val="auto"/>
            <w:spacing w:val="0"/>
            <w:sz w:val="24"/>
            <w:szCs w:val="24"/>
          </w:rPr>
          <w:t>P</w:t>
        </w:r>
      </w:ins>
      <w:r>
        <w:rPr>
          <w:b w:val="false"/>
          <w:i w:val="false"/>
          <w:caps w:val="false"/>
          <w:smallCaps w:val="false"/>
          <w:color w:val="auto"/>
          <w:spacing w:val="0"/>
          <w:sz w:val="24"/>
          <w:szCs w:val="24"/>
        </w:rPr>
        <w:t>ode ser somente o meio de uma mesmice que perdurará ainda.</w:t>
      </w:r>
    </w:p>
    <w:p>
      <w:pPr>
        <w:pStyle w:val="Normal"/>
        <w:spacing w:before="0" w:after="0"/>
        <w:ind w:firstLine="850" w:left="0" w:right="0"/>
        <w:contextualSpacing/>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Há em mancheias os que gostam das ideias apocalíticas, prato cheio para alimentar a compulsão da mídia e do cinema. Isso vende muito bem. Já que vai tudo acabar nessa proposta, não vamos perder tempo em discuti-la aqui.</w:t>
      </w:r>
    </w:p>
    <w:p>
      <w:pPr>
        <w:pStyle w:val="Normal"/>
        <w:spacing w:before="0" w:after="0"/>
        <w:ind w:firstLine="850" w:left="0" w:right="0"/>
        <w:contextualSpacing/>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A ideia do “se entenderam e viveram felizes para sempre.” é marketing sem graça, além de requerer muito trabalho de mudança íntima de cada um.</w:t>
      </w:r>
    </w:p>
    <w:p>
      <w:pPr>
        <w:pStyle w:val="Normal"/>
        <w:spacing w:before="0" w:after="0"/>
        <w:ind w:firstLine="850" w:left="0" w:right="0"/>
        <w:contextualSpacing/>
        <w:jc w:val="both"/>
        <w:rPr>
          <w:rFonts w:ascii="Liberation Serif" w:hAnsi="Liberation Serif"/>
          <w:b w:val="false"/>
          <w:i w:val="false"/>
          <w:caps w:val="false"/>
          <w:smallCaps w:val="false"/>
          <w:color w:val="auto"/>
          <w:spacing w:val="0"/>
          <w:sz w:val="24"/>
          <w:szCs w:val="24"/>
        </w:rPr>
      </w:pPr>
      <w:r>
        <w:rPr>
          <w:b w:val="false"/>
          <w:i w:val="false"/>
          <w:caps w:val="false"/>
          <w:smallCaps w:val="false"/>
          <w:color w:val="auto"/>
          <w:spacing w:val="0"/>
          <w:sz w:val="24"/>
          <w:szCs w:val="24"/>
        </w:rPr>
        <w:t xml:space="preserve">Ficar sentado em zona de conforto indolente, esperando na mesmice do cotidiano </w:t>
      </w:r>
      <w:del w:id="1908" w:author="Autor desconhecido" w:date="2024-05-14T15:50:12Z">
        <w:r>
          <w:rPr>
            <w:b w:val="false"/>
            <w:i w:val="false"/>
            <w:caps w:val="false"/>
            <w:smallCaps w:val="false"/>
            <w:color w:val="auto"/>
            <w:spacing w:val="0"/>
            <w:sz w:val="24"/>
            <w:szCs w:val="24"/>
          </w:rPr>
          <w:delText>"</w:delText>
        </w:r>
      </w:del>
      <w:ins w:id="1909" w:author="Autor desconhecido" w:date="2024-05-14T15:50:12Z">
        <w:r>
          <w:rPr>
            <w:b w:val="false"/>
            <w:i w:val="false"/>
            <w:caps w:val="false"/>
            <w:smallCaps w:val="false"/>
            <w:color w:val="000000"/>
            <w:spacing w:val="0"/>
            <w:sz w:val="24"/>
            <w:szCs w:val="24"/>
            <w:shd w:fill="FFFF00" w:val="clear"/>
          </w:rPr>
          <w:t>“</w:t>
        </w:r>
      </w:ins>
      <w:r>
        <w:rPr>
          <w:b w:val="false"/>
          <w:i w:val="false"/>
          <w:caps w:val="false"/>
          <w:smallCaps w:val="false"/>
          <w:color w:val="000000"/>
          <w:spacing w:val="0"/>
          <w:sz w:val="24"/>
          <w:szCs w:val="24"/>
          <w:shd w:fill="FFFF00" w:val="clear"/>
          <w:rPrChange w:id="0" w:author="Autor desconhecido" w:date="2024-05-14T15:50:44Z"/>
        </w:rPr>
        <w:t>coitadista</w:t>
      </w:r>
      <w:del w:id="1911" w:author="Autor desconhecido" w:date="2024-05-14T15:50:16Z">
        <w:r>
          <w:rPr>
            <w:b w:val="false"/>
            <w:i w:val="false"/>
            <w:caps w:val="false"/>
            <w:smallCaps w:val="false"/>
            <w:color w:val="000000"/>
            <w:spacing w:val="0"/>
            <w:sz w:val="24"/>
            <w:szCs w:val="24"/>
            <w:shd w:fill="FFFF00" w:val="clear"/>
          </w:rPr>
          <w:delText>"</w:delText>
        </w:r>
      </w:del>
      <w:ins w:id="1912" w:author="Autor desconhecido" w:date="2024-05-14T15:50:16Z">
        <w:r>
          <w:rPr>
            <w:b w:val="false"/>
            <w:i w:val="false"/>
            <w:caps w:val="false"/>
            <w:smallCaps w:val="false"/>
            <w:color w:val="000000"/>
            <w:spacing w:val="0"/>
            <w:sz w:val="24"/>
            <w:szCs w:val="24"/>
            <w:shd w:fill="FFFF00" w:val="clear"/>
          </w:rPr>
          <w:t>”</w:t>
        </w:r>
      </w:ins>
      <w:r>
        <w:rPr>
          <w:b w:val="false"/>
          <w:i w:val="false"/>
          <w:caps w:val="false"/>
          <w:smallCaps w:val="false"/>
          <w:color w:val="auto"/>
          <w:spacing w:val="0"/>
          <w:sz w:val="24"/>
          <w:szCs w:val="24"/>
        </w:rPr>
        <w:t xml:space="preserve">, parece ser a opção mais vivenciada na síndrome de Marvel, aguardando a chegada de um super herói mutante ou extraterrestre. </w:t>
      </w:r>
    </w:p>
    <w:p>
      <w:pPr>
        <w:pStyle w:val="Normal"/>
        <w:spacing w:before="0" w:after="0"/>
        <w:ind w:firstLine="850" w:left="0" w:right="0"/>
        <w:contextualSpacing/>
        <w:jc w:val="both"/>
        <w:rPr>
          <w:rFonts w:ascii="Liberation Serif" w:hAnsi="Liberation Serif"/>
          <w:sz w:val="24"/>
          <w:szCs w:val="24"/>
        </w:rPr>
      </w:pPr>
      <w:r>
        <w:rPr>
          <w:sz w:val="24"/>
          <w:szCs w:val="24"/>
        </w:rPr>
        <w:t xml:space="preserve">A </w:t>
      </w:r>
      <w:r>
        <w:rPr>
          <w:b/>
          <w:bCs/>
          <w:sz w:val="24"/>
          <w:szCs w:val="24"/>
        </w:rPr>
        <w:t>Doutrina</w:t>
      </w:r>
      <w:r>
        <w:rPr>
          <w:sz w:val="24"/>
          <w:szCs w:val="24"/>
        </w:rPr>
        <w:t xml:space="preserve"> </w:t>
      </w:r>
      <w:r>
        <w:rPr>
          <w:b/>
          <w:bCs/>
          <w:sz w:val="24"/>
          <w:szCs w:val="24"/>
        </w:rPr>
        <w:t>Espírita</w:t>
      </w:r>
      <w:r>
        <w:rPr>
          <w:sz w:val="24"/>
          <w:szCs w:val="24"/>
        </w:rPr>
        <w:t>, categoriza essa</w:t>
      </w:r>
      <w:r>
        <w:rPr>
          <w:sz w:val="24"/>
          <w:szCs w:val="24"/>
        </w:rPr>
        <w:t>s</w:t>
      </w:r>
      <w:r>
        <w:rPr>
          <w:sz w:val="24"/>
          <w:szCs w:val="24"/>
        </w:rPr>
        <w:t xml:space="preserve"> </w:t>
      </w:r>
      <w:r>
        <w:rPr>
          <w:sz w:val="24"/>
          <w:szCs w:val="24"/>
        </w:rPr>
        <w:t xml:space="preserve">3 fases </w:t>
      </w:r>
      <w:r>
        <w:rPr>
          <w:sz w:val="24"/>
          <w:szCs w:val="24"/>
        </w:rPr>
        <w:t>do desenvolvimento do planeta, como “</w:t>
      </w:r>
      <w:r>
        <w:rPr>
          <w:b/>
          <w:bCs/>
          <w:sz w:val="24"/>
          <w:szCs w:val="24"/>
        </w:rPr>
        <w:t>mundo de espiação e provas</w:t>
      </w:r>
      <w:r>
        <w:rPr>
          <w:sz w:val="24"/>
          <w:szCs w:val="24"/>
        </w:rPr>
        <w:t>”, segunda fase da ordem de cinco preconiza</w:t>
      </w:r>
      <w:r>
        <w:rPr>
          <w:sz w:val="24"/>
          <w:szCs w:val="24"/>
        </w:rPr>
        <w:t>da por Kardec</w:t>
      </w:r>
      <w:r>
        <w:rPr>
          <w:sz w:val="24"/>
          <w:szCs w:val="24"/>
        </w:rPr>
        <w:t xml:space="preserve">. Estado em que ainda nos encontramos, já pelo seu término pela transição </w:t>
      </w:r>
      <w:r>
        <w:rPr>
          <w:sz w:val="24"/>
          <w:szCs w:val="24"/>
        </w:rPr>
        <w:t xml:space="preserve">para o processo </w:t>
      </w:r>
      <w:r>
        <w:rPr>
          <w:b/>
          <w:bCs/>
          <w:sz w:val="24"/>
          <w:szCs w:val="24"/>
        </w:rPr>
        <w:t>regenerativ</w:t>
      </w:r>
      <w:r>
        <w:rPr>
          <w:b/>
          <w:bCs/>
          <w:sz w:val="24"/>
          <w:szCs w:val="24"/>
        </w:rPr>
        <w:t>o</w:t>
      </w:r>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t>Para essa doutrina é</w:t>
      </w:r>
      <w:r>
        <w:rPr>
          <w:sz w:val="24"/>
          <w:szCs w:val="24"/>
        </w:rPr>
        <w:t xml:space="preserve"> o limiar de mais um ponto de mutação. Similarmente às fases de mutação da borboleta, passamos da fase de ovulação, no mundo primitivo, pela fase de lagarta no mundo de espiação e provas e adentraremos a fase de crisálida no processo de regeneração para só mais tarde irrompermos alados em liberdade plena e verdadeira na condição de </w:t>
      </w:r>
      <w:r>
        <w:rPr>
          <w:sz w:val="24"/>
          <w:szCs w:val="24"/>
        </w:rPr>
        <w:t xml:space="preserve">borboleta, </w:t>
      </w:r>
      <w:r>
        <w:rPr>
          <w:sz w:val="24"/>
          <w:szCs w:val="24"/>
        </w:rPr>
        <w:t>nos mundos mais evoluídos.</w:t>
      </w:r>
    </w:p>
    <w:p>
      <w:pPr>
        <w:pStyle w:val="Normal"/>
        <w:spacing w:before="0" w:after="0"/>
        <w:ind w:firstLine="850" w:left="0" w:right="0"/>
        <w:contextualSpacing/>
        <w:jc w:val="both"/>
        <w:rPr>
          <w:rFonts w:ascii="Liberation Serif" w:hAnsi="Liberation Serif"/>
          <w:sz w:val="24"/>
          <w:szCs w:val="24"/>
        </w:rPr>
      </w:pPr>
      <w:r>
        <w:rPr>
          <w:sz w:val="24"/>
          <w:szCs w:val="24"/>
        </w:rPr>
        <w:t>As duas próximas fases, só podem ser discutidas filosoficamente e resultam de uma projeção ponderada</w:t>
      </w:r>
      <w:ins w:id="1913" w:author="Autor desconhecido" w:date="2024-06-13T14:33:26Z">
        <w:r>
          <w:rPr>
            <w:sz w:val="24"/>
            <w:szCs w:val="24"/>
          </w:rPr>
          <w:t xml:space="preserve">. </w:t>
        </w:r>
      </w:ins>
      <w:ins w:id="1914" w:author="Autor desconhecido" w:date="2024-06-13T14:33:26Z">
        <w:r>
          <w:rPr>
            <w:sz w:val="24"/>
            <w:szCs w:val="24"/>
          </w:rPr>
          <w:t>O</w:t>
        </w:r>
      </w:ins>
      <w:del w:id="1915" w:author="Autor desconhecido" w:date="2024-06-13T14:33:29Z">
        <w:r>
          <w:rPr>
            <w:sz w:val="24"/>
            <w:szCs w:val="24"/>
          </w:rPr>
          <w:delText>, o</w:delText>
        </w:r>
      </w:del>
      <w:r>
        <w:rPr>
          <w:sz w:val="24"/>
          <w:szCs w:val="24"/>
        </w:rPr>
        <w:t xml:space="preserve"> mais possível na lógica positiva e contando com a suposição de continuidade de uma linha evolutiva crescente </w:t>
      </w:r>
      <w:r>
        <w:rPr>
          <w:sz w:val="24"/>
          <w:szCs w:val="24"/>
        </w:rPr>
        <w:t>e que também podemos elaborar por uma análise fractal</w:t>
      </w:r>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t xml:space="preserve">Não são poucos os que preconizam uma visão pessimista do futuro, ilustrada ricamente em profecias apocalípticas do </w:t>
      </w:r>
      <w:del w:id="1916" w:author="Autor desconhecido" w:date="2024-06-13T14:35:13Z">
        <w:r>
          <w:rPr>
            <w:sz w:val="24"/>
            <w:szCs w:val="24"/>
          </w:rPr>
          <w:delText>a</w:delText>
        </w:r>
      </w:del>
      <w:del w:id="1917" w:author="Autor desconhecido" w:date="2024-06-13T14:35:13Z">
        <w:r>
          <w:rPr>
            <w:sz w:val="24"/>
            <w:szCs w:val="24"/>
          </w:rPr>
          <w:delText>rmagedom</w:delText>
        </w:r>
      </w:del>
      <w:ins w:id="1918" w:author="Autor desconhecido" w:date="2024-06-13T14:35:13Z">
        <w:r>
          <w:rPr>
            <w:sz w:val="24"/>
            <w:szCs w:val="24"/>
          </w:rPr>
          <w:t>Armagedom</w:t>
        </w:r>
      </w:ins>
      <w:r>
        <w:rPr>
          <w:sz w:val="24"/>
          <w:szCs w:val="24"/>
        </w:rPr>
        <w:t xml:space="preserve">, sejam elas deduzidas de textos </w:t>
      </w:r>
      <w:r>
        <w:rPr>
          <w:sz w:val="24"/>
          <w:szCs w:val="24"/>
        </w:rPr>
        <w:t xml:space="preserve">de </w:t>
      </w:r>
      <w:r>
        <w:rPr>
          <w:sz w:val="24"/>
          <w:szCs w:val="24"/>
        </w:rPr>
        <w:t>Nostradamus, bíblicos e de diversas outras fontes, pautadas, via de regra, por interpretações tendenciosas, talvez mais para agradar pelo sensacionalismo ou para chamar a atenção do que pela seriedade que poderiam merecer em uma análise mais cuidadosa. Não faltam filmes, documentários, livros, obras de arte que abordem o assunto “</w:t>
      </w:r>
      <w:r>
        <w:rPr>
          <w:sz w:val="24"/>
          <w:szCs w:val="24"/>
        </w:rPr>
        <w:t xml:space="preserve">apocalipse” </w:t>
      </w:r>
      <w:r>
        <w:rPr>
          <w:sz w:val="24"/>
          <w:szCs w:val="24"/>
        </w:rPr>
        <w:t xml:space="preserve">com esmero e dedicação, </w:t>
      </w:r>
      <w:r>
        <w:rPr>
          <w:sz w:val="24"/>
          <w:szCs w:val="24"/>
        </w:rPr>
        <w:t>repletos de efeitos especias</w:t>
      </w:r>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t>Não são poucos os que acreditam que a sociedade ruma diretamente para o caos socia</w:t>
      </w:r>
      <w:r>
        <w:rPr>
          <w:sz w:val="24"/>
          <w:szCs w:val="24"/>
        </w:rPr>
        <w:t>l</w:t>
      </w:r>
      <w:r>
        <w:rPr>
          <w:sz w:val="24"/>
          <w:szCs w:val="24"/>
        </w:rPr>
        <w:t xml:space="preserve">, </w:t>
      </w:r>
      <w:r>
        <w:rPr>
          <w:sz w:val="24"/>
          <w:szCs w:val="24"/>
        </w:rPr>
        <w:t xml:space="preserve">baseando-se </w:t>
      </w:r>
      <w:r>
        <w:rPr>
          <w:sz w:val="24"/>
          <w:szCs w:val="24"/>
        </w:rPr>
        <w:t>na atual conjuntura e analisando o rumo que as coisas estão toma</w:t>
      </w:r>
      <w:del w:id="1919" w:author="Autor desconhecido" w:date="2024-06-13T14:35:35Z">
        <w:r>
          <w:rPr>
            <w:sz w:val="24"/>
            <w:szCs w:val="24"/>
          </w:rPr>
          <w:delText>m</w:delText>
        </w:r>
      </w:del>
      <w:ins w:id="1920" w:author="Autor desconhecido" w:date="2024-06-13T14:35:35Z">
        <w:r>
          <w:rPr>
            <w:sz w:val="24"/>
            <w:szCs w:val="24"/>
          </w:rPr>
          <w:t>nd</w:t>
        </w:r>
      </w:ins>
      <w:r>
        <w:rPr>
          <w:sz w:val="24"/>
          <w:szCs w:val="24"/>
        </w:rPr>
        <w:t>o</w:t>
      </w:r>
      <w:del w:id="1921" w:author="Autor desconhecido" w:date="2024-06-13T14:35:40Z">
        <w:r>
          <w:rPr>
            <w:sz w:val="24"/>
            <w:szCs w:val="24"/>
          </w:rPr>
          <w:delText>s</w:delText>
        </w:r>
      </w:del>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t>Tudo o que se vê abordando o contrário</w:t>
      </w:r>
      <w:del w:id="1922" w:author="Autor desconhecido" w:date="2024-06-13T14:36:25Z">
        <w:r>
          <w:rPr>
            <w:sz w:val="24"/>
            <w:szCs w:val="24"/>
          </w:rPr>
          <w:delText>,</w:delText>
        </w:r>
      </w:del>
      <w:r>
        <w:rPr>
          <w:sz w:val="24"/>
          <w:szCs w:val="24"/>
        </w:rPr>
        <w:t xml:space="preserve"> geralmente </w:t>
      </w:r>
      <w:r>
        <w:rPr>
          <w:sz w:val="24"/>
          <w:szCs w:val="24"/>
        </w:rPr>
        <w:t xml:space="preserve">acaba assumindo </w:t>
      </w:r>
      <w:r>
        <w:rPr>
          <w:sz w:val="24"/>
          <w:szCs w:val="24"/>
        </w:rPr>
        <w:t xml:space="preserve">uma conotação de “sem graça”, no estilo “e viveram felizes para sempre”. Muitas vezes são </w:t>
      </w:r>
      <w:r>
        <w:rPr>
          <w:sz w:val="24"/>
          <w:szCs w:val="24"/>
        </w:rPr>
        <w:t>t</w:t>
      </w:r>
      <w:r>
        <w:rPr>
          <w:sz w:val="24"/>
          <w:szCs w:val="24"/>
        </w:rPr>
        <w:t>omadas</w:t>
      </w:r>
      <w:r>
        <w:rPr>
          <w:sz w:val="24"/>
          <w:szCs w:val="24"/>
        </w:rPr>
        <w:t xml:space="preserve"> por utópicas.</w:t>
      </w:r>
    </w:p>
    <w:p>
      <w:pPr>
        <w:pStyle w:val="Normal"/>
        <w:spacing w:before="0" w:after="0"/>
        <w:ind w:firstLine="850" w:left="0" w:right="0"/>
        <w:contextualSpacing/>
        <w:jc w:val="both"/>
        <w:rPr>
          <w:rFonts w:ascii="Liberation Serif" w:hAnsi="Liberation Serif"/>
          <w:sz w:val="24"/>
          <w:szCs w:val="24"/>
        </w:rPr>
      </w:pPr>
      <w:r>
        <w:rPr>
          <w:sz w:val="24"/>
          <w:szCs w:val="24"/>
        </w:rPr>
        <w:t>Falando em utopia, esse termo, etimologicamente, vem do grego e significa “lugar nenhum” ou “lugar que não existe”.</w:t>
      </w:r>
    </w:p>
    <w:p>
      <w:pPr>
        <w:pStyle w:val="Normal"/>
        <w:spacing w:before="0" w:after="0"/>
        <w:ind w:firstLine="850" w:left="0" w:right="0"/>
        <w:contextualSpacing/>
        <w:jc w:val="both"/>
        <w:rPr>
          <w:rFonts w:ascii="Liberation Serif" w:hAnsi="Liberation Serif"/>
          <w:sz w:val="24"/>
          <w:szCs w:val="24"/>
        </w:rPr>
      </w:pPr>
      <w:r>
        <w:rPr>
          <w:sz w:val="24"/>
          <w:szCs w:val="24"/>
        </w:rPr>
        <w:t>Não sei porque Thomas More</w:t>
      </w:r>
      <w:del w:id="1923" w:author="Autor desconhecido" w:date="2024-06-13T14:37:24Z">
        <w:r>
          <w:rPr>
            <w:sz w:val="24"/>
            <w:szCs w:val="24"/>
          </w:rPr>
          <w:delText>,</w:delText>
        </w:r>
      </w:del>
      <w:r>
        <w:rPr>
          <w:sz w:val="24"/>
          <w:szCs w:val="24"/>
        </w:rPr>
        <w:t xml:space="preserve"> </w:t>
      </w:r>
      <w:ins w:id="1924" w:author="Autor desconhecido" w:date="2024-06-13T14:37:18Z">
        <w:r>
          <w:rPr>
            <w:sz w:val="24"/>
            <w:szCs w:val="24"/>
          </w:rPr>
          <w:t>(</w:t>
        </w:r>
      </w:ins>
      <w:r>
        <w:rPr>
          <w:sz w:val="24"/>
          <w:szCs w:val="24"/>
        </w:rPr>
        <w:t>em 151</w:t>
      </w:r>
      <w:r>
        <w:rPr>
          <w:sz w:val="24"/>
          <w:szCs w:val="24"/>
        </w:rPr>
        <w:t>6</w:t>
      </w:r>
      <w:ins w:id="1925" w:author="Autor desconhecido" w:date="2024-06-13T14:37:21Z">
        <w:r>
          <w:rPr>
            <w:sz w:val="24"/>
            <w:szCs w:val="24"/>
          </w:rPr>
          <w:t>)</w:t>
        </w:r>
      </w:ins>
      <w:del w:id="1926" w:author="Autor desconhecido" w:date="2024-06-13T14:37:26Z">
        <w:r>
          <w:rPr>
            <w:sz w:val="24"/>
            <w:szCs w:val="24"/>
          </w:rPr>
          <w:delText>,</w:delText>
        </w:r>
      </w:del>
      <w:r>
        <w:rPr>
          <w:sz w:val="24"/>
          <w:szCs w:val="24"/>
        </w:rPr>
        <w:t xml:space="preserve"> ironicamente adotou esse nome para sua obra literária, onde preconiza romantizando uma sociedade “presumivelmente” perfeita, justa e feliz. </w:t>
      </w:r>
      <w:r>
        <w:rPr>
          <w:sz w:val="24"/>
          <w:szCs w:val="24"/>
        </w:rPr>
        <w:t>Sua obra teve grande repercussão influenciando consideravelmente o pensamento político da época.</w:t>
      </w:r>
      <w:r>
        <w:rPr>
          <w:sz w:val="24"/>
          <w:szCs w:val="24"/>
        </w:rPr>
        <w:t xml:space="preserve"> Embora adote a estória um regime de república </w:t>
      </w:r>
      <w:r>
        <w:rPr>
          <w:sz w:val="24"/>
          <w:szCs w:val="24"/>
        </w:rPr>
        <w:t>ou monarquia benevolente, meritocrática</w:t>
      </w:r>
      <w:del w:id="1927" w:author="Autor desconhecido" w:date="2024-05-14T15:54:43Z">
        <w:r>
          <w:rPr>
            <w:sz w:val="24"/>
            <w:szCs w:val="24"/>
          </w:rPr>
          <w:delText>,</w:delText>
        </w:r>
      </w:del>
      <w:ins w:id="1928" w:author="Autor desconhecido" w:date="2024-05-14T15:54:43Z">
        <w:r>
          <w:rPr>
            <w:sz w:val="24"/>
            <w:szCs w:val="24"/>
          </w:rPr>
          <w:t>.</w:t>
        </w:r>
      </w:ins>
      <w:r>
        <w:rPr>
          <w:sz w:val="24"/>
          <w:szCs w:val="24"/>
        </w:rPr>
        <w:t xml:space="preserve"> </w:t>
      </w:r>
      <w:del w:id="1929" w:author="Autor desconhecido" w:date="2024-05-14T15:54:47Z">
        <w:r>
          <w:rPr>
            <w:sz w:val="24"/>
            <w:szCs w:val="24"/>
          </w:rPr>
          <w:delText>a</w:delText>
        </w:r>
      </w:del>
      <w:ins w:id="1930" w:author="Autor desconhecido" w:date="2024-05-14T15:54:47Z">
        <w:r>
          <w:rPr>
            <w:sz w:val="24"/>
            <w:szCs w:val="24"/>
          </w:rPr>
          <w:t>A</w:t>
        </w:r>
      </w:ins>
      <w:r>
        <w:rPr>
          <w:sz w:val="24"/>
          <w:szCs w:val="24"/>
        </w:rPr>
        <w:t xml:space="preserve"> formatação do sistema de governo agradou mais os leitores socialistas, categorizando-os de  socialistas utópicos.</w:t>
      </w:r>
      <w:del w:id="1931" w:author="Autor desconhecido" w:date="2024-06-13T14:37:53Z">
        <w:r>
          <w:rPr>
            <w:sz w:val="24"/>
            <w:szCs w:val="24"/>
          </w:rPr>
          <w:delText xml:space="preserve"> </w:delText>
        </w:r>
      </w:del>
      <w:bookmarkStart w:id="39" w:name="Zélia_14maio24_16h00_Copia_1_Copia_1_Cop"/>
      <w:bookmarkEnd w:id="39"/>
    </w:p>
    <w:p>
      <w:pPr>
        <w:pStyle w:val="Normal"/>
        <w:spacing w:before="0" w:after="0"/>
        <w:ind w:firstLine="850" w:left="0" w:right="0"/>
        <w:contextualSpacing/>
        <w:jc w:val="both"/>
        <w:rPr>
          <w:rFonts w:ascii="Liberation Serif" w:hAnsi="Liberation Serif"/>
          <w:sz w:val="24"/>
          <w:szCs w:val="24"/>
        </w:rPr>
      </w:pPr>
      <w:r>
        <w:rPr>
          <w:sz w:val="24"/>
          <w:szCs w:val="24"/>
        </w:rPr>
        <w:t xml:space="preserve">Acredito que uma das repercussões dessa obra é a tendência de </w:t>
      </w:r>
      <w:r>
        <w:rPr>
          <w:sz w:val="24"/>
          <w:szCs w:val="24"/>
        </w:rPr>
        <w:t xml:space="preserve">inopinadamente </w:t>
      </w:r>
      <w:r>
        <w:rPr>
          <w:sz w:val="24"/>
          <w:szCs w:val="24"/>
        </w:rPr>
        <w:t xml:space="preserve">supor “utópica” toda ideia </w:t>
      </w:r>
      <w:r>
        <w:rPr>
          <w:sz w:val="24"/>
          <w:szCs w:val="24"/>
        </w:rPr>
        <w:t xml:space="preserve">que se rascunhe, idealizando uma sociedade melhor e equilibrada, ou talvez seja tão somente utilizada como justificativa para uma tendência normal das pessoas de rejeitar o que cobra mais trabalho para ser realizado. </w:t>
      </w:r>
      <w:r>
        <w:rPr>
          <w:sz w:val="24"/>
          <w:szCs w:val="24"/>
        </w:rPr>
        <w:t>A natureza carrega também, por princípio a “</w:t>
      </w:r>
      <w:r>
        <w:rPr>
          <w:b/>
          <w:bCs/>
          <w:sz w:val="24"/>
          <w:szCs w:val="24"/>
        </w:rPr>
        <w:t>Lei do menor esforço</w:t>
      </w:r>
      <w:r>
        <w:rPr>
          <w:sz w:val="24"/>
          <w:szCs w:val="24"/>
        </w:rPr>
        <w:t>”, uma artimanha para talvez promover a economia de recursos e dispêndio de energia. Esse processo natural pode levar-nos a contrapor um sistema social que para se implantar, naturalmente exigiria mais trabalho e esforço para se concretizar.</w:t>
      </w:r>
    </w:p>
    <w:p>
      <w:pPr>
        <w:pStyle w:val="Normal"/>
        <w:spacing w:lineRule="auto" w:line="240" w:before="0" w:after="0"/>
        <w:ind w:firstLine="737" w:left="0" w:right="0"/>
        <w:contextualSpacing/>
        <w:jc w:val="both"/>
        <w:rPr>
          <w:rFonts w:ascii="Liberation Serif" w:hAnsi="Liberation Serif"/>
          <w:sz w:val="24"/>
          <w:szCs w:val="24"/>
        </w:rPr>
      </w:pPr>
      <w:r>
        <w:rPr>
          <w:sz w:val="24"/>
          <w:szCs w:val="24"/>
        </w:rPr>
        <w:t>Longe de querer aqui “profetizar” o futuro, entendo ser importante deixar isso bem claro.</w:t>
      </w:r>
    </w:p>
    <w:p>
      <w:pPr>
        <w:pStyle w:val="Normal"/>
        <w:spacing w:lineRule="auto" w:line="240" w:before="0" w:after="0"/>
        <w:ind w:firstLine="737" w:left="0" w:right="0"/>
        <w:contextualSpacing/>
        <w:jc w:val="both"/>
        <w:rPr>
          <w:rFonts w:ascii="Liberation Serif" w:hAnsi="Liberation Serif"/>
          <w:sz w:val="24"/>
          <w:szCs w:val="24"/>
        </w:rPr>
      </w:pPr>
      <w:r>
        <w:rPr>
          <w:sz w:val="24"/>
          <w:szCs w:val="24"/>
        </w:rPr>
        <w:t>Fazendo uso da mesma ilustração comparativa da sociedade com as fases de mutação da borboleta, assim como na natureza alguns casulos morrem durante a fase de regeneração, uma sociedade</w:t>
      </w:r>
      <w:del w:id="1932" w:author="Autor desconhecido" w:date="2024-06-13T14:38:28Z">
        <w:r>
          <w:rPr>
            <w:sz w:val="24"/>
            <w:szCs w:val="24"/>
          </w:rPr>
          <w:delText>,</w:delText>
        </w:r>
      </w:del>
      <w:r>
        <w:rPr>
          <w:sz w:val="24"/>
          <w:szCs w:val="24"/>
        </w:rPr>
        <w:t xml:space="preserve"> ou uma espécie humana pode degenerar e falir por efeito de sua própria insensatez. Nossa humanidade não está livre dessa possibilidade, penso eu. Entretanto, partindo dess</w:t>
      </w:r>
      <w:r>
        <w:rPr>
          <w:sz w:val="24"/>
          <w:szCs w:val="24"/>
        </w:rPr>
        <w:t>a</w:t>
      </w:r>
      <w:r>
        <w:rPr>
          <w:sz w:val="24"/>
          <w:szCs w:val="24"/>
        </w:rPr>
        <w:t xml:space="preserve"> possibilidade, essa iniciativa deixa de ter objetivo e propósito que possa ser aproveitado </w:t>
      </w:r>
      <w:r>
        <w:rPr>
          <w:sz w:val="24"/>
          <w:szCs w:val="24"/>
        </w:rPr>
        <w:t>aqui</w:t>
      </w:r>
      <w:r>
        <w:rPr>
          <w:sz w:val="24"/>
          <w:szCs w:val="24"/>
        </w:rPr>
        <w:t>. Então, prefiro supor que conseguiremos irromper a carapaça desse casulo e conquistar os ares no céu do futuro.</w:t>
      </w:r>
    </w:p>
    <w:p>
      <w:pPr>
        <w:pStyle w:val="Normal"/>
        <w:spacing w:lineRule="auto" w:line="240" w:before="0" w:after="0"/>
        <w:ind w:firstLine="737" w:left="0" w:right="0"/>
        <w:contextualSpacing/>
        <w:jc w:val="both"/>
        <w:rPr>
          <w:rFonts w:ascii="Liberation Serif" w:hAnsi="Liberation Serif"/>
          <w:sz w:val="24"/>
          <w:szCs w:val="24"/>
        </w:rPr>
      </w:pPr>
      <w:r>
        <w:rPr>
          <w:sz w:val="24"/>
          <w:szCs w:val="24"/>
        </w:rPr>
        <w:t xml:space="preserve">Também julgo ser inócua a pretensão de modelar uma nova versão da </w:t>
      </w:r>
      <w:r>
        <w:rPr>
          <w:sz w:val="24"/>
          <w:szCs w:val="24"/>
        </w:rPr>
        <w:t xml:space="preserve">ilha </w:t>
      </w:r>
      <w:r>
        <w:rPr>
          <w:sz w:val="24"/>
          <w:szCs w:val="24"/>
        </w:rPr>
        <w:t>Utopia</w:t>
      </w:r>
      <w:r>
        <w:rPr>
          <w:sz w:val="24"/>
          <w:szCs w:val="24"/>
        </w:rPr>
        <w:t xml:space="preserve"> do eminente autor Thomas More. Não é essa nossa intenção. Isso seria similar a pretender que a lagarta defina como será a vida da borboleta.</w:t>
      </w:r>
    </w:p>
    <w:p>
      <w:pPr>
        <w:pStyle w:val="Normal"/>
        <w:spacing w:lineRule="auto" w:line="240" w:before="0" w:after="0"/>
        <w:ind w:firstLine="737" w:left="0" w:right="0"/>
        <w:contextualSpacing/>
        <w:jc w:val="both"/>
        <w:rPr>
          <w:rFonts w:ascii="Liberation Serif" w:hAnsi="Liberation Serif"/>
          <w:sz w:val="24"/>
          <w:szCs w:val="24"/>
        </w:rPr>
      </w:pPr>
      <w:r>
        <w:rPr>
          <w:sz w:val="24"/>
          <w:szCs w:val="24"/>
        </w:rPr>
        <w:t>Poderia até ser divertido dar asas a nossa imaginação e rascunhar um modelo de sociedade do tipo “e viveram felizes para sempre”, mas entendo que isso não é tão importante e necessário por  hora.</w:t>
      </w:r>
    </w:p>
    <w:p>
      <w:pPr>
        <w:pStyle w:val="Normal"/>
        <w:spacing w:lineRule="auto" w:line="240" w:before="0" w:after="0"/>
        <w:ind w:firstLine="737" w:left="0" w:right="0"/>
        <w:contextualSpacing/>
        <w:jc w:val="both"/>
        <w:rPr>
          <w:rFonts w:ascii="Liberation Serif" w:hAnsi="Liberation Serif"/>
          <w:sz w:val="24"/>
          <w:szCs w:val="24"/>
        </w:rPr>
      </w:pPr>
      <w:r>
        <w:rPr>
          <w:sz w:val="24"/>
          <w:szCs w:val="24"/>
        </w:rPr>
        <w:t xml:space="preserve">Se pensarmos um pouco, não é a escolha de um regime político </w:t>
      </w:r>
      <w:r>
        <w:rPr>
          <w:sz w:val="24"/>
          <w:szCs w:val="24"/>
        </w:rPr>
        <w:t xml:space="preserve">que seja </w:t>
      </w:r>
      <w:r>
        <w:rPr>
          <w:sz w:val="24"/>
          <w:szCs w:val="24"/>
        </w:rPr>
        <w:t>democrático, meritocrático, socialista, comunista</w:t>
      </w:r>
      <w:del w:id="1933" w:author="Autor desconhecido" w:date="2024-06-13T14:43:27Z">
        <w:r>
          <w:rPr>
            <w:sz w:val="24"/>
            <w:szCs w:val="24"/>
          </w:rPr>
          <w:delText>,</w:delText>
        </w:r>
      </w:del>
      <w:r>
        <w:rPr>
          <w:sz w:val="24"/>
          <w:szCs w:val="24"/>
        </w:rPr>
        <w:t xml:space="preserve"> ou qualquer outro que determina o sucesso dessa ou daquela sociedade, mas a integridade moral e a educação d</w:t>
      </w:r>
      <w:r>
        <w:rPr>
          <w:sz w:val="24"/>
          <w:szCs w:val="24"/>
        </w:rPr>
        <w:t xml:space="preserve">o seu povo. </w:t>
      </w:r>
    </w:p>
    <w:p>
      <w:pPr>
        <w:pStyle w:val="Normal"/>
        <w:spacing w:lineRule="auto" w:line="240" w:before="0" w:after="0"/>
        <w:ind w:firstLine="737" w:left="0" w:right="0"/>
        <w:contextualSpacing/>
        <w:jc w:val="both"/>
        <w:rPr>
          <w:rFonts w:ascii="Liberation Serif" w:hAnsi="Liberation Serif"/>
          <w:sz w:val="24"/>
          <w:szCs w:val="24"/>
        </w:rPr>
      </w:pPr>
      <w:r>
        <w:rPr>
          <w:sz w:val="24"/>
          <w:szCs w:val="24"/>
        </w:rPr>
        <w:t>No “fritar dos ovos” a frase atribuída ao francês Joseph de Maistre em 1811: “Cada povo tem o governo que merece.”, representa muito bem para expressar a ideia de que os governos são o reflexo direto das escolhas e comportamentos do povo que os elege e ou os permitem.</w:t>
      </w:r>
    </w:p>
    <w:p>
      <w:pPr>
        <w:pStyle w:val="Normal"/>
        <w:spacing w:lineRule="auto" w:line="240" w:before="0" w:after="0"/>
        <w:ind w:firstLine="737" w:left="0" w:right="0"/>
        <w:contextualSpacing/>
        <w:jc w:val="both"/>
        <w:rPr>
          <w:rFonts w:ascii="Liberation Serif" w:hAnsi="Liberation Serif"/>
          <w:sz w:val="24"/>
          <w:szCs w:val="24"/>
        </w:rPr>
      </w:pPr>
      <w:r>
        <w:rPr>
          <w:sz w:val="24"/>
          <w:szCs w:val="24"/>
        </w:rPr>
        <w:t>Outrossim, uma profecia aceita por verdade poderia se consolidar em um influenciador que tenda a se realizar por indução. Uma falsa profecia ou mentira aceita, “tanto bate até que se torna em uma falácia aceita”. Por isso, talvez as “verdadeiras” profecias sejam enigmáticas.</w:t>
      </w:r>
    </w:p>
    <w:p>
      <w:pPr>
        <w:pStyle w:val="Normal"/>
        <w:spacing w:lineRule="auto" w:line="240" w:before="0" w:after="0"/>
        <w:ind w:firstLine="737" w:left="0" w:right="0"/>
        <w:contextualSpacing/>
        <w:jc w:val="both"/>
        <w:rPr>
          <w:rFonts w:ascii="Liberation Serif" w:hAnsi="Liberation Serif"/>
          <w:sz w:val="24"/>
          <w:szCs w:val="24"/>
        </w:rPr>
      </w:pPr>
      <w:r>
        <w:rPr>
          <w:sz w:val="24"/>
          <w:szCs w:val="24"/>
        </w:rPr>
        <w:t xml:space="preserve">Cá entre nós, as profecias verdadeiras, se sobrevivem, devem ser muito raras, pois em milhares de anos desde suas primeiras aparições em manuscritos até hoje, não temos notícias de comprovações categóricas de alguma que se tenha por termo realizada. </w:t>
      </w:r>
    </w:p>
    <w:p>
      <w:pPr>
        <w:pStyle w:val="Normal"/>
        <w:spacing w:lineRule="auto" w:line="240" w:before="0" w:after="0"/>
        <w:ind w:firstLine="737" w:left="0" w:right="0"/>
        <w:contextualSpacing/>
        <w:jc w:val="both"/>
        <w:rPr>
          <w:rFonts w:ascii="Liberation Serif" w:hAnsi="Liberation Serif"/>
          <w:sz w:val="24"/>
          <w:szCs w:val="24"/>
        </w:rPr>
      </w:pPr>
      <w:r>
        <w:rPr>
          <w:sz w:val="24"/>
          <w:szCs w:val="24"/>
        </w:rPr>
        <w:t>Assim, postulemos.</w:t>
      </w:r>
    </w:p>
    <w:p>
      <w:pPr>
        <w:pStyle w:val="Normal"/>
        <w:spacing w:lineRule="auto" w:line="240" w:before="0" w:after="0"/>
        <w:ind w:firstLine="737" w:left="0" w:right="0"/>
        <w:contextualSpacing/>
        <w:jc w:val="both"/>
        <w:rPr>
          <w:rFonts w:ascii="Liberation Serif" w:hAnsi="Liberation Serif"/>
          <w:sz w:val="24"/>
          <w:szCs w:val="24"/>
        </w:rPr>
      </w:pPr>
      <w:r>
        <w:rPr>
          <w:sz w:val="24"/>
          <w:szCs w:val="24"/>
        </w:rPr>
        <w:t xml:space="preserve">A quarta fase, que intitulamos de </w:t>
      </w:r>
      <w:r>
        <w:rPr>
          <w:b/>
          <w:bCs/>
          <w:sz w:val="24"/>
          <w:szCs w:val="24"/>
        </w:rPr>
        <w:t>Conscientização</w:t>
      </w:r>
      <w:r>
        <w:rPr>
          <w:sz w:val="24"/>
          <w:szCs w:val="24"/>
        </w:rPr>
        <w:t>, nos convida a projetar metas para o futuro, elencando os passos e atitudes que possam levar a Humanidade para um mundo melhor, mesmo não sabendo direito como ele será.</w:t>
      </w:r>
    </w:p>
    <w:p>
      <w:pPr>
        <w:pStyle w:val="Normal"/>
        <w:spacing w:lineRule="auto" w:line="240" w:before="0" w:after="0"/>
        <w:ind w:firstLine="737" w:left="0" w:right="0"/>
        <w:contextualSpacing/>
        <w:jc w:val="both"/>
        <w:rPr>
          <w:rFonts w:ascii="Liberation Serif" w:hAnsi="Liberation Serif"/>
          <w:sz w:val="24"/>
          <w:szCs w:val="24"/>
        </w:rPr>
      </w:pPr>
      <w:r>
        <w:rPr>
          <w:sz w:val="24"/>
          <w:szCs w:val="24"/>
        </w:rPr>
        <w:t xml:space="preserve">Entendamos que regeneração (do latim “regeneratio”) significa “gerar novamente”. </w:t>
      </w:r>
    </w:p>
    <w:p>
      <w:pPr>
        <w:pStyle w:val="Normal"/>
        <w:spacing w:lineRule="auto" w:line="240" w:before="0" w:after="0"/>
        <w:ind w:firstLine="737" w:left="0" w:right="0"/>
        <w:contextualSpacing/>
        <w:jc w:val="both"/>
        <w:rPr>
          <w:rFonts w:ascii="Liberation Serif" w:hAnsi="Liberation Serif"/>
          <w:sz w:val="24"/>
          <w:szCs w:val="24"/>
        </w:rPr>
      </w:pPr>
      <w:r>
        <w:rPr>
          <w:sz w:val="24"/>
          <w:szCs w:val="24"/>
        </w:rPr>
        <w:t xml:space="preserve">Consideremos então que não estamos falando de uma “reforminha” de repintura de paredes da sociedade, mas de praticamente de uma demolição, seguida de uma reconstrução com nova arquitetura e com materiais modernos. Assim como acontece no interior da crisálida, cujo resultado final, a borboleta, parece não ter nada a ver com a antiga lagarta. A mudança é metamorfósica </w:t>
      </w:r>
      <w:r>
        <w:rPr>
          <w:sz w:val="24"/>
          <w:szCs w:val="24"/>
        </w:rPr>
        <w:t xml:space="preserve">e </w:t>
      </w:r>
      <w:r>
        <w:rPr>
          <w:sz w:val="24"/>
          <w:szCs w:val="24"/>
        </w:rPr>
        <w:t xml:space="preserve">total. </w:t>
      </w:r>
      <w:r>
        <w:rPr>
          <w:sz w:val="24"/>
          <w:szCs w:val="24"/>
        </w:rPr>
        <w:t>Assim</w:t>
      </w:r>
      <w:del w:id="1934" w:author="Autor desconhecido" w:date="2024-06-13T14:44:08Z">
        <w:r>
          <w:rPr>
            <w:sz w:val="24"/>
            <w:szCs w:val="24"/>
          </w:rPr>
          <w:delText>,</w:delText>
        </w:r>
      </w:del>
      <w:r>
        <w:rPr>
          <w:sz w:val="24"/>
          <w:szCs w:val="24"/>
        </w:rPr>
        <w:t xml:space="preserve"> penso, deverá acontecer com a humanidade.</w:t>
      </w:r>
    </w:p>
    <w:p>
      <w:pPr>
        <w:pStyle w:val="Normal"/>
        <w:spacing w:lineRule="auto" w:line="240" w:before="0" w:after="0"/>
        <w:ind w:firstLine="737" w:left="0" w:right="0"/>
        <w:contextualSpacing/>
        <w:jc w:val="both"/>
        <w:rPr>
          <w:rFonts w:ascii="Liberation Serif" w:hAnsi="Liberation Serif"/>
          <w:sz w:val="24"/>
          <w:szCs w:val="24"/>
        </w:rPr>
      </w:pPr>
      <w:r>
        <w:rPr>
          <w:sz w:val="24"/>
          <w:szCs w:val="24"/>
        </w:rPr>
        <w:t>Ora pois, se analisarmos bem, todas as instituições humanas nos apresentam corrompidas por um modelo de sustentação baseado na satisfação de interesses materiais, sejam de cunho econômico, de poder ou de domínio pela imposição de alguma forma de controle absoluto.</w:t>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t xml:space="preserve">Para ilustrar, desenhei esse gráfico </w:t>
      </w:r>
      <w:r>
        <w:rPr>
          <w:color w:val="auto"/>
          <w:sz w:val="24"/>
          <w:szCs w:val="24"/>
        </w:rPr>
        <w:t xml:space="preserve">da fig. </w:t>
      </w:r>
      <w:r>
        <w:rPr>
          <w:color w:val="auto"/>
          <w:sz w:val="24"/>
          <w:szCs w:val="24"/>
        </w:rPr>
        <w:t>3</w:t>
      </w:r>
      <w:r>
        <w:rPr>
          <w:color w:val="auto"/>
          <w:sz w:val="24"/>
          <w:szCs w:val="24"/>
        </w:rPr>
        <w:t xml:space="preserve">, meramente ilustrativo, que </w:t>
      </w:r>
      <w:r>
        <w:rPr>
          <w:color w:val="auto"/>
          <w:sz w:val="24"/>
          <w:szCs w:val="24"/>
        </w:rPr>
        <w:t xml:space="preserve">tem por objetivo </w:t>
      </w:r>
      <w:r>
        <w:rPr>
          <w:color w:val="auto"/>
          <w:sz w:val="24"/>
          <w:szCs w:val="24"/>
        </w:rPr>
        <w:t>mostrar o quanto</w:t>
      </w:r>
      <w:r>
        <w:rPr>
          <w:color w:val="auto"/>
          <w:sz w:val="24"/>
          <w:szCs w:val="24"/>
        </w:rPr>
        <w:t xml:space="preserve"> erramos a medida que evoluímos como </w:t>
      </w:r>
      <w:r>
        <w:rPr>
          <w:color w:val="auto"/>
          <w:sz w:val="24"/>
          <w:szCs w:val="24"/>
        </w:rPr>
        <w:t xml:space="preserve">comunidade em um </w:t>
      </w:r>
      <w:r>
        <w:rPr>
          <w:color w:val="auto"/>
          <w:sz w:val="24"/>
          <w:szCs w:val="24"/>
        </w:rPr>
        <w:t>planeta e, individualmente, como espíritos.</w:t>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t xml:space="preserve">Parti com referência para sua elaboração </w:t>
      </w:r>
      <w:r>
        <w:rPr>
          <w:color w:val="auto"/>
          <w:sz w:val="24"/>
          <w:szCs w:val="24"/>
        </w:rPr>
        <w:t>das obras: O Evangelho segundo o espiritismo, cap. III – Diferentes categorias de mundos habitados e de o Livro dos espíritos, cap. III – Da Criação – Pluralidade dos mundos, questões 55 e seguintes, de Allan Kardec.</w:t>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t>Convenientemente, “Kardec” divide os mundos habitados em 5 categorias, dependendo em grau de evolução de seus habitantes.</w:t>
      </w:r>
    </w:p>
    <w:p>
      <w:pPr>
        <w:pStyle w:val="Normal"/>
        <w:spacing w:before="0" w:after="0"/>
        <w:ind w:firstLine="737" w:left="0" w:right="0"/>
        <w:contextualSpacing/>
        <w:jc w:val="both"/>
        <w:rPr>
          <w:rFonts w:ascii="Liberation Serif" w:hAnsi="Liberation Serif"/>
          <w:sz w:val="24"/>
          <w:szCs w:val="24"/>
        </w:rPr>
      </w:pPr>
      <w:r>
        <w:rPr>
          <w:color w:val="auto"/>
          <w:sz w:val="24"/>
          <w:szCs w:val="24"/>
        </w:rPr>
        <w:t xml:space="preserve">Seguindo cada uma dessas categorias, os </w:t>
      </w:r>
      <w:r>
        <w:rPr>
          <w:b/>
          <w:bCs/>
          <w:color w:val="auto"/>
          <w:sz w:val="24"/>
          <w:szCs w:val="24"/>
        </w:rPr>
        <w:t>mundos</w:t>
      </w:r>
      <w:r>
        <w:rPr>
          <w:color w:val="auto"/>
          <w:sz w:val="24"/>
          <w:szCs w:val="24"/>
        </w:rPr>
        <w:t xml:space="preserve"> </w:t>
      </w:r>
      <w:r>
        <w:rPr>
          <w:b/>
          <w:bCs/>
          <w:color w:val="auto"/>
          <w:sz w:val="24"/>
          <w:szCs w:val="24"/>
        </w:rPr>
        <w:t>primitivos</w:t>
      </w:r>
      <w:r>
        <w:rPr>
          <w:color w:val="auto"/>
          <w:sz w:val="24"/>
          <w:szCs w:val="24"/>
        </w:rPr>
        <w:t xml:space="preserve"> acolhem os espíritos em suas primeiras encarnações. </w:t>
      </w:r>
      <w:r>
        <w:rPr>
          <w:color w:val="auto"/>
          <w:sz w:val="24"/>
          <w:szCs w:val="24"/>
        </w:rPr>
        <w:t xml:space="preserve">É a infância da razão, </w:t>
      </w:r>
      <w:r>
        <w:rPr>
          <w:color w:val="auto"/>
          <w:sz w:val="24"/>
          <w:szCs w:val="24"/>
        </w:rPr>
        <w:t xml:space="preserve">Nessa fase, </w:t>
      </w:r>
      <w:r>
        <w:rPr>
          <w:color w:val="auto"/>
          <w:sz w:val="24"/>
          <w:szCs w:val="24"/>
        </w:rPr>
        <w:t>os homens são quase que inteiramente dirigidos pelos instintos, e como dissemos mais acima, considerando o instinto como fruto de evolução multimilenar, nessa fase os homens quase não erram. Poderíamos comparar tudo iss</w:t>
      </w:r>
      <w:r>
        <w:rPr>
          <w:color w:val="auto"/>
          <w:sz w:val="24"/>
          <w:szCs w:val="24"/>
        </w:rPr>
        <w:t>o</w:t>
      </w:r>
      <w:r>
        <w:rPr>
          <w:color w:val="auto"/>
          <w:sz w:val="24"/>
          <w:szCs w:val="24"/>
        </w:rPr>
        <w:t xml:space="preserve">, fractalmente também com as fases de desenvolvimento do homem durante uma vida. Chamar essa fase de lúdica, também me parece conveniente. (acompanhe a linha em azul grossa do gráfico). </w:t>
      </w:r>
    </w:p>
    <w:p>
      <w:pPr>
        <w:pStyle w:val="Normal"/>
        <w:spacing w:before="0" w:after="0"/>
        <w:ind w:firstLine="850" w:left="0" w:right="0"/>
        <w:contextualSpacing/>
        <w:jc w:val="both"/>
        <w:rPr>
          <w:rFonts w:ascii="Liberation Serif" w:hAnsi="Liberation Serif"/>
          <w:sz w:val="24"/>
          <w:szCs w:val="24"/>
        </w:rPr>
      </w:pPr>
      <w:r>
        <w:rPr>
          <w:sz w:val="24"/>
          <w:szCs w:val="24"/>
        </w:rPr>
      </w:r>
      <w:r>
        <w:br w:type="page"/>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mc:AlternateContent>
          <mc:Choice Requires="wps">
            <w:drawing>
              <wp:anchor behindDoc="0" distT="0" distB="0" distL="0" distR="0" simplePos="0" locked="0" layoutInCell="1" allowOverlap="1" relativeHeight="16">
                <wp:simplePos x="0" y="0"/>
                <wp:positionH relativeFrom="column">
                  <wp:posOffset>1151255</wp:posOffset>
                </wp:positionH>
                <wp:positionV relativeFrom="paragraph">
                  <wp:posOffset>131445</wp:posOffset>
                </wp:positionV>
                <wp:extent cx="14605" cy="3619500"/>
                <wp:effectExtent l="635" t="635" r="635" b="635"/>
                <wp:wrapNone/>
                <wp:docPr id="64" name="Linha 4"/>
                <a:graphic xmlns:a="http://schemas.openxmlformats.org/drawingml/2006/main">
                  <a:graphicData uri="http://schemas.microsoft.com/office/word/2010/wordprocessingShape">
                    <wps:wsp>
                      <wps:cNvSpPr/>
                      <wps:spPr>
                        <a:xfrm flipH="1">
                          <a:off x="0" y="0"/>
                          <a:ext cx="14760" cy="36194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90.65pt,10.35pt" to="91.75pt,295.3pt" ID="Linha 4" stroked="t" o:allowincell="f" style="position:absolute;flip:x">
                <v:stroke color="#3465a4" joinstyle="round" endcap="flat"/>
                <v:fill o:detectmouseclick="t" on="false"/>
                <w10:wrap type="none"/>
              </v:line>
            </w:pict>
          </mc:Fallback>
        </mc:AlternateContent>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mc:AlternateContent>
          <mc:Choice Requires="wps">
            <w:drawing>
              <wp:anchor behindDoc="0" distT="0" distB="0" distL="0" distR="0" simplePos="0" locked="0" layoutInCell="1" allowOverlap="1" relativeHeight="9">
                <wp:simplePos x="0" y="0"/>
                <wp:positionH relativeFrom="column">
                  <wp:posOffset>2191385</wp:posOffset>
                </wp:positionH>
                <wp:positionV relativeFrom="paragraph">
                  <wp:posOffset>13970</wp:posOffset>
                </wp:positionV>
                <wp:extent cx="14605" cy="3619500"/>
                <wp:effectExtent l="635" t="635" r="635" b="635"/>
                <wp:wrapNone/>
                <wp:docPr id="65" name="Linha 2"/>
                <a:graphic xmlns:a="http://schemas.openxmlformats.org/drawingml/2006/main">
                  <a:graphicData uri="http://schemas.microsoft.com/office/word/2010/wordprocessingShape">
                    <wps:wsp>
                      <wps:cNvSpPr/>
                      <wps:spPr>
                        <a:xfrm flipH="1">
                          <a:off x="0" y="0"/>
                          <a:ext cx="14760" cy="36194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72.55pt,1.1pt" to="173.65pt,286.05pt" ID="Linha 2" stroked="t" o:allowincell="f" style="position:absolute;flip:x">
                <v:stroke color="#3465a4" joinstyle="round" endcap="flat"/>
                <v:fill o:detectmouseclick="t" on="false"/>
                <w10:wrap type="none"/>
              </v:line>
            </w:pict>
          </mc:Fallback>
        </mc:AlternateContent>
        <mc:AlternateContent>
          <mc:Choice Requires="wps">
            <w:drawing>
              <wp:anchor behindDoc="0" distT="0" distB="0" distL="0" distR="0" simplePos="0" locked="0" layoutInCell="1" allowOverlap="1" relativeHeight="10">
                <wp:simplePos x="0" y="0"/>
                <wp:positionH relativeFrom="column">
                  <wp:posOffset>1832610</wp:posOffset>
                </wp:positionH>
                <wp:positionV relativeFrom="paragraph">
                  <wp:posOffset>13970</wp:posOffset>
                </wp:positionV>
                <wp:extent cx="14605" cy="3619500"/>
                <wp:effectExtent l="635" t="635" r="635" b="635"/>
                <wp:wrapNone/>
                <wp:docPr id="66" name="Linha 3"/>
                <a:graphic xmlns:a="http://schemas.openxmlformats.org/drawingml/2006/main">
                  <a:graphicData uri="http://schemas.microsoft.com/office/word/2010/wordprocessingShape">
                    <wps:wsp>
                      <wps:cNvSpPr/>
                      <wps:spPr>
                        <a:xfrm flipH="1">
                          <a:off x="0" y="0"/>
                          <a:ext cx="14760" cy="36194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44.3pt,1.1pt" to="145.4pt,286.05pt" ID="Linha 3" stroked="t" o:allowincell="f" style="position:absolute;flip:x">
                <v:stroke color="#3465a4" joinstyle="round" endcap="flat"/>
                <v:fill o:detectmouseclick="t" on="false"/>
                <w10:wrap type="none"/>
              </v:line>
            </w:pict>
          </mc:Fallback>
        </mc:AlternateContent>
        <mc:AlternateContent>
          <mc:Choice Requires="wps">
            <w:drawing>
              <wp:anchor behindDoc="0" distT="0" distB="0" distL="0" distR="0" simplePos="0" locked="0" layoutInCell="1" allowOverlap="1" relativeHeight="11">
                <wp:simplePos x="0" y="0"/>
                <wp:positionH relativeFrom="column">
                  <wp:posOffset>19050</wp:posOffset>
                </wp:positionH>
                <wp:positionV relativeFrom="paragraph">
                  <wp:posOffset>2149475</wp:posOffset>
                </wp:positionV>
                <wp:extent cx="1384935" cy="190500"/>
                <wp:effectExtent l="635" t="635" r="635" b="0"/>
                <wp:wrapNone/>
                <wp:docPr id="67" name="Quadro de texto 1"/>
                <a:graphic xmlns:a="http://schemas.openxmlformats.org/drawingml/2006/main">
                  <a:graphicData uri="http://schemas.microsoft.com/office/word/2010/wordprocessingShape">
                    <wps:wsp>
                      <wps:cNvSpPr txBox="1"/>
                      <wps:spPr>
                        <a:xfrm rot="16197000">
                          <a:off x="0" y="0"/>
                          <a:ext cx="1384920" cy="190440"/>
                        </a:xfrm>
                        <a:prstGeom prst="rect">
                          <a:avLst/>
                        </a:prstGeom>
                        <a:noFill/>
                        <a:ln w="0">
                          <a:noFill/>
                        </a:ln>
                      </wps:spPr>
                      <wps:txbx>
                        <w:txbxContent>
                          <w:p>
                            <w:pPr>
                              <w:jc w:val="left"/>
                              <w:rPr/>
                            </w:pPr>
                            <w:r>
                              <w:rPr/>
                              <w:t>Mundos primitivos.</w:t>
                            </w:r>
                          </w:p>
                        </w:txbxContent>
                      </wps:txbx>
                      <wps:bodyPr wrap="square" lIns="0" rIns="0" tIns="0" bIns="0" anchor="t">
                        <a:noAutofit/>
                      </wps:bodyPr>
                    </wps:wsp>
                  </a:graphicData>
                </a:graphic>
              </wp:anchor>
            </w:drawing>
          </mc:Choice>
          <mc:Fallback>
            <w:pict>
              <v:shape id="shape_0" ID="Quadro de texto 1" stroked="f" o:allowincell="f" style="position:absolute;margin-left:1.55pt;margin-top:169.2pt;width:109pt;height:14.95pt;mso-wrap-style:square;v-text-anchor:top;rotation:270" type="_x0000_t202">
                <v:textbox>
                  <w:txbxContent>
                    <w:p>
                      <w:pPr>
                        <w:jc w:val="left"/>
                        <w:rPr/>
                      </w:pPr>
                      <w:r>
                        <w:rPr/>
                        <w:t>Mundos primitivos.</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12">
                <wp:simplePos x="0" y="0"/>
                <wp:positionH relativeFrom="column">
                  <wp:posOffset>471805</wp:posOffset>
                </wp:positionH>
                <wp:positionV relativeFrom="paragraph">
                  <wp:posOffset>1330325</wp:posOffset>
                </wp:positionV>
                <wp:extent cx="2164715" cy="250190"/>
                <wp:effectExtent l="635" t="635" r="635" b="0"/>
                <wp:wrapNone/>
                <wp:docPr id="68" name="Quadro de texto 2"/>
                <a:graphic xmlns:a="http://schemas.openxmlformats.org/drawingml/2006/main">
                  <a:graphicData uri="http://schemas.microsoft.com/office/word/2010/wordprocessingShape">
                    <wps:wsp>
                      <wps:cNvSpPr txBox="1"/>
                      <wps:spPr>
                        <a:xfrm rot="16197000">
                          <a:off x="0" y="0"/>
                          <a:ext cx="2164680" cy="250200"/>
                        </a:xfrm>
                        <a:prstGeom prst="rect">
                          <a:avLst/>
                        </a:prstGeom>
                        <a:noFill/>
                        <a:ln w="0">
                          <a:noFill/>
                        </a:ln>
                      </wps:spPr>
                      <wps:txbx>
                        <w:txbxContent>
                          <w:p>
                            <w:pPr>
                              <w:jc w:val="left"/>
                              <w:rPr/>
                            </w:pPr>
                            <w:r>
                              <w:rPr/>
                              <w:t>Mundos Espiação e Provas.</w:t>
                            </w:r>
                          </w:p>
                        </w:txbxContent>
                      </wps:txbx>
                      <wps:bodyPr wrap="square" lIns="0" rIns="0" tIns="0" bIns="0" anchor="t">
                        <a:noAutofit/>
                      </wps:bodyPr>
                    </wps:wsp>
                  </a:graphicData>
                </a:graphic>
              </wp:anchor>
            </w:drawing>
          </mc:Choice>
          <mc:Fallback>
            <w:pict>
              <v:shape id="shape_0" ID="Quadro de texto 2" stroked="f" o:allowincell="f" style="position:absolute;margin-left:37.15pt;margin-top:104.7pt;width:170.4pt;height:19.65pt;mso-wrap-style:square;v-text-anchor:top;rotation:270" type="_x0000_t202">
                <v:textbox>
                  <w:txbxContent>
                    <w:p>
                      <w:pPr>
                        <w:jc w:val="left"/>
                        <w:rPr/>
                      </w:pPr>
                      <w:r>
                        <w:rPr/>
                        <w:t>Mundos Espiação e Provas.</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13">
                <wp:simplePos x="0" y="0"/>
                <wp:positionH relativeFrom="column">
                  <wp:posOffset>1185545</wp:posOffset>
                </wp:positionH>
                <wp:positionV relativeFrom="paragraph">
                  <wp:posOffset>1174750</wp:posOffset>
                </wp:positionV>
                <wp:extent cx="1720215" cy="219710"/>
                <wp:effectExtent l="1270" t="635" r="635" b="0"/>
                <wp:wrapNone/>
                <wp:docPr id="69" name="Quadro de texto 3"/>
                <a:graphic xmlns:a="http://schemas.openxmlformats.org/drawingml/2006/main">
                  <a:graphicData uri="http://schemas.microsoft.com/office/word/2010/wordprocessingShape">
                    <wps:wsp>
                      <wps:cNvSpPr txBox="1"/>
                      <wps:spPr>
                        <a:xfrm rot="16197000">
                          <a:off x="0" y="0"/>
                          <a:ext cx="1720080" cy="219600"/>
                        </a:xfrm>
                        <a:prstGeom prst="rect">
                          <a:avLst/>
                        </a:prstGeom>
                        <a:noFill/>
                        <a:ln w="0">
                          <a:noFill/>
                        </a:ln>
                      </wps:spPr>
                      <wps:txbx>
                        <w:txbxContent>
                          <w:p>
                            <w:pPr>
                              <w:jc w:val="left"/>
                              <w:rPr/>
                            </w:pPr>
                            <w:r>
                              <w:rPr/>
                              <w:t>Mundos de Regeneração</w:t>
                            </w:r>
                          </w:p>
                        </w:txbxContent>
                      </wps:txbx>
                      <wps:bodyPr wrap="square" lIns="0" rIns="0" tIns="0" bIns="0" anchor="t">
                        <a:noAutofit/>
                      </wps:bodyPr>
                    </wps:wsp>
                  </a:graphicData>
                </a:graphic>
              </wp:anchor>
            </w:drawing>
          </mc:Choice>
          <mc:Fallback>
            <w:pict>
              <v:shape id="shape_0" ID="Quadro de texto 3" stroked="f" o:allowincell="f" style="position:absolute;margin-left:93.35pt;margin-top:92.45pt;width:135.4pt;height:17.25pt;mso-wrap-style:square;v-text-anchor:top;rotation:270" type="_x0000_t202">
                <v:textbox>
                  <w:txbxContent>
                    <w:p>
                      <w:pPr>
                        <w:jc w:val="left"/>
                        <w:rPr/>
                      </w:pPr>
                      <w:r>
                        <w:rPr/>
                        <w:t>Mundos de Regeneração</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14">
                <wp:simplePos x="0" y="0"/>
                <wp:positionH relativeFrom="column">
                  <wp:posOffset>2142490</wp:posOffset>
                </wp:positionH>
                <wp:positionV relativeFrom="paragraph">
                  <wp:posOffset>1053465</wp:posOffset>
                </wp:positionV>
                <wp:extent cx="1704340" cy="270510"/>
                <wp:effectExtent l="511175" t="0" r="511175" b="0"/>
                <wp:wrapNone/>
                <wp:docPr id="70" name="Quadro de texto 4"/>
                <a:graphic xmlns:a="http://schemas.openxmlformats.org/drawingml/2006/main">
                  <a:graphicData uri="http://schemas.microsoft.com/office/word/2010/wordprocessingShape">
                    <wps:wsp>
                      <wps:cNvSpPr txBox="1"/>
                      <wps:spPr>
                        <a:xfrm rot="18571800">
                          <a:off x="0" y="0"/>
                          <a:ext cx="1704240" cy="270360"/>
                        </a:xfrm>
                        <a:prstGeom prst="rect">
                          <a:avLst/>
                        </a:prstGeom>
                        <a:noFill/>
                        <a:ln w="0">
                          <a:noFill/>
                        </a:ln>
                      </wps:spPr>
                      <wps:txbx>
                        <w:txbxContent>
                          <w:p>
                            <w:pPr>
                              <w:jc w:val="left"/>
                              <w:rPr/>
                            </w:pPr>
                            <w:r>
                              <w:rPr/>
                              <w:t>Mundos Ditosos ou felizes</w:t>
                            </w:r>
                          </w:p>
                        </w:txbxContent>
                      </wps:txbx>
                      <wps:bodyPr wrap="square" lIns="0" rIns="0" tIns="0" bIns="0" anchor="t">
                        <a:noAutofit/>
                      </wps:bodyPr>
                    </wps:wsp>
                  </a:graphicData>
                </a:graphic>
              </wp:anchor>
            </w:drawing>
          </mc:Choice>
          <mc:Fallback>
            <w:pict>
              <v:shape id="shape_0" ID="Quadro de texto 4" stroked="f" o:allowincell="f" style="position:absolute;margin-left:168.75pt;margin-top:82.9pt;width:134.15pt;height:21.25pt;mso-wrap-style:square;v-text-anchor:top;rotation:309" type="_x0000_t202">
                <v:textbox>
                  <w:txbxContent>
                    <w:p>
                      <w:pPr>
                        <w:jc w:val="left"/>
                        <w:rPr/>
                      </w:pPr>
                      <w:r>
                        <w:rPr/>
                        <w:t>Mundos Ditosos ou felizes</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15">
                <wp:simplePos x="0" y="0"/>
                <wp:positionH relativeFrom="column">
                  <wp:posOffset>4858385</wp:posOffset>
                </wp:positionH>
                <wp:positionV relativeFrom="paragraph">
                  <wp:posOffset>1289050</wp:posOffset>
                </wp:positionV>
                <wp:extent cx="2036445" cy="351155"/>
                <wp:effectExtent l="635" t="635" r="635" b="0"/>
                <wp:wrapNone/>
                <wp:docPr id="71" name="Quadro de texto 5"/>
                <a:graphic xmlns:a="http://schemas.openxmlformats.org/drawingml/2006/main">
                  <a:graphicData uri="http://schemas.microsoft.com/office/word/2010/wordprocessingShape">
                    <wps:wsp>
                      <wps:cNvSpPr txBox="1"/>
                      <wps:spPr>
                        <a:xfrm rot="16197000">
                          <a:off x="0" y="0"/>
                          <a:ext cx="2036520" cy="351000"/>
                        </a:xfrm>
                        <a:prstGeom prst="rect">
                          <a:avLst/>
                        </a:prstGeom>
                        <a:noFill/>
                        <a:ln w="0">
                          <a:noFill/>
                        </a:ln>
                      </wps:spPr>
                      <wps:txbx>
                        <w:txbxContent>
                          <w:p>
                            <w:pPr>
                              <w:jc w:val="left"/>
                              <w:rPr/>
                            </w:pPr>
                            <w:r>
                              <w:rPr/>
                              <w:t>Mundos Celestes ou Divinos.</w:t>
                            </w:r>
                          </w:p>
                        </w:txbxContent>
                      </wps:txbx>
                      <wps:bodyPr wrap="square" lIns="0" rIns="0" tIns="0" bIns="0" anchor="t">
                        <a:noAutofit/>
                      </wps:bodyPr>
                    </wps:wsp>
                  </a:graphicData>
                </a:graphic>
              </wp:anchor>
            </w:drawing>
          </mc:Choice>
          <mc:Fallback>
            <w:pict>
              <v:shape id="shape_0" ID="Quadro de texto 5" stroked="f" o:allowincell="f" style="position:absolute;margin-left:382.6pt;margin-top:101.5pt;width:160.3pt;height:27.6pt;mso-wrap-style:square;v-text-anchor:top;rotation:270" type="_x0000_t202">
                <v:textbox>
                  <w:txbxContent>
                    <w:p>
                      <w:pPr>
                        <w:jc w:val="left"/>
                        <w:rPr/>
                      </w:pPr>
                      <w:r>
                        <w:rPr/>
                        <w:t>Mundos Celestes ou Divinos.</w:t>
                      </w:r>
                    </w:p>
                  </w:txbxContent>
                </v:textbox>
                <v:fill o:detectmouseclick="t" on="false"/>
                <v:stroke color="black" joinstyle="round" endcap="flat"/>
                <w10:wrap type="none"/>
              </v:shape>
            </w:pict>
          </mc:Fallback>
        </mc:AlternateContent>
        <w:drawing>
          <wp:anchor behindDoc="0" distT="0" distB="0" distL="0" distR="0" simplePos="0" locked="0" layoutInCell="0" allowOverlap="1" relativeHeight="8">
            <wp:simplePos x="0" y="0"/>
            <wp:positionH relativeFrom="column">
              <wp:posOffset>-163830</wp:posOffset>
            </wp:positionH>
            <wp:positionV relativeFrom="paragraph">
              <wp:posOffset>13970</wp:posOffset>
            </wp:positionV>
            <wp:extent cx="5485130" cy="2945765"/>
            <wp:effectExtent l="0" t="0" r="0" b="0"/>
            <wp:wrapSquare wrapText="largest"/>
            <wp:docPr id="72" name="Objeto1" descr="gráfico"/>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anchor>
        </w:drawing>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t xml:space="preserve">Fig. </w:t>
      </w:r>
      <w:r>
        <w:rPr>
          <w:color w:val="auto"/>
          <w:sz w:val="24"/>
          <w:szCs w:val="24"/>
        </w:rPr>
        <w:t>3</w:t>
      </w:r>
      <w:r>
        <w:rPr>
          <w:color w:val="auto"/>
          <w:sz w:val="24"/>
          <w:szCs w:val="24"/>
        </w:rPr>
        <w:t xml:space="preserve">. Gráfico </w:t>
      </w:r>
      <w:r>
        <w:rPr>
          <w:color w:val="auto"/>
          <w:sz w:val="24"/>
          <w:szCs w:val="24"/>
        </w:rPr>
        <w:t>ilustrativo:</w:t>
      </w:r>
      <w:r>
        <w:rPr>
          <w:color w:val="auto"/>
          <w:sz w:val="24"/>
          <w:szCs w:val="24"/>
        </w:rPr>
        <w:t xml:space="preserve"> taxa de erro humano versus desenvolvimento da humanidade. </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t xml:space="preserve">Em relação ao desenvolvimento da espécie humana na Terra, poderíamos estimar a duração desse período em cerca de </w:t>
      </w:r>
      <w:r>
        <w:rPr>
          <w:b/>
          <w:bCs/>
          <w:color w:val="auto"/>
          <w:sz w:val="24"/>
          <w:szCs w:val="24"/>
        </w:rPr>
        <w:t>2</w:t>
      </w:r>
      <w:r>
        <w:rPr>
          <w:color w:val="auto"/>
          <w:sz w:val="24"/>
          <w:szCs w:val="24"/>
        </w:rPr>
        <w:t xml:space="preserve"> </w:t>
      </w:r>
      <w:r>
        <w:rPr>
          <w:b/>
          <w:bCs/>
          <w:color w:val="auto"/>
          <w:sz w:val="24"/>
          <w:szCs w:val="24"/>
        </w:rPr>
        <w:t>milhões</w:t>
      </w:r>
      <w:r>
        <w:rPr>
          <w:color w:val="auto"/>
          <w:sz w:val="24"/>
          <w:szCs w:val="24"/>
        </w:rPr>
        <w:t xml:space="preserve"> </w:t>
      </w:r>
      <w:r>
        <w:rPr>
          <w:b/>
          <w:bCs/>
          <w:color w:val="auto"/>
          <w:sz w:val="24"/>
          <w:szCs w:val="24"/>
        </w:rPr>
        <w:t>de</w:t>
      </w:r>
      <w:r>
        <w:rPr>
          <w:color w:val="auto"/>
          <w:sz w:val="24"/>
          <w:szCs w:val="24"/>
        </w:rPr>
        <w:t xml:space="preserve"> </w:t>
      </w:r>
      <w:r>
        <w:rPr>
          <w:b/>
          <w:bCs/>
          <w:color w:val="auto"/>
          <w:sz w:val="24"/>
          <w:szCs w:val="24"/>
        </w:rPr>
        <w:t>anos</w:t>
      </w:r>
      <w:r>
        <w:rPr>
          <w:color w:val="auto"/>
          <w:sz w:val="24"/>
          <w:szCs w:val="24"/>
        </w:rPr>
        <w:t xml:space="preserve">, de acordo com </w:t>
      </w:r>
      <w:r>
        <w:rPr>
          <w:color w:val="auto"/>
          <w:sz w:val="24"/>
          <w:szCs w:val="24"/>
        </w:rPr>
        <w:t>a</w:t>
      </w:r>
      <w:r>
        <w:rPr>
          <w:color w:val="auto"/>
          <w:sz w:val="24"/>
          <w:szCs w:val="24"/>
        </w:rPr>
        <w:t xml:space="preserve"> abordagem arqueológica e histórica </w:t>
      </w:r>
      <w:r>
        <w:rPr>
          <w:color w:val="auto"/>
          <w:sz w:val="24"/>
          <w:szCs w:val="24"/>
        </w:rPr>
        <w:t>mais aceita</w:t>
      </w:r>
      <w:r>
        <w:rPr>
          <w:color w:val="auto"/>
          <w:sz w:val="24"/>
          <w:szCs w:val="24"/>
        </w:rPr>
        <w:t>.</w:t>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t xml:space="preserve">Em um determinado momento há uma transição, quando os </w:t>
      </w:r>
      <w:r>
        <w:rPr>
          <w:color w:val="auto"/>
          <w:sz w:val="24"/>
          <w:szCs w:val="24"/>
        </w:rPr>
        <w:t>Homens</w:t>
      </w:r>
      <w:r>
        <w:rPr>
          <w:color w:val="auto"/>
          <w:sz w:val="24"/>
          <w:szCs w:val="24"/>
        </w:rPr>
        <w:t xml:space="preserve">, já experimentados o suficiente, começam a fazer uso da razão, das sensações, </w:t>
      </w:r>
      <w:r>
        <w:rPr>
          <w:color w:val="auto"/>
          <w:sz w:val="24"/>
          <w:szCs w:val="24"/>
        </w:rPr>
        <w:t>do livre arbítrio</w:t>
      </w:r>
      <w:r>
        <w:rPr>
          <w:color w:val="auto"/>
          <w:sz w:val="24"/>
          <w:szCs w:val="24"/>
        </w:rPr>
        <w:t xml:space="preserve"> </w:t>
      </w:r>
      <w:r>
        <w:rPr>
          <w:color w:val="auto"/>
          <w:sz w:val="24"/>
          <w:szCs w:val="24"/>
        </w:rPr>
        <w:t>e da consciência,</w:t>
      </w:r>
      <w:r>
        <w:rPr>
          <w:color w:val="auto"/>
          <w:sz w:val="24"/>
          <w:szCs w:val="24"/>
        </w:rPr>
        <w:t xml:space="preserve"> em seus primeiros estágios nos mundos de </w:t>
      </w:r>
      <w:r>
        <w:rPr>
          <w:b/>
          <w:bCs/>
          <w:color w:val="auto"/>
          <w:sz w:val="24"/>
          <w:szCs w:val="24"/>
        </w:rPr>
        <w:t>E</w:t>
      </w:r>
      <w:r>
        <w:rPr>
          <w:b/>
          <w:bCs/>
          <w:color w:val="auto"/>
          <w:sz w:val="24"/>
          <w:szCs w:val="24"/>
        </w:rPr>
        <w:t>xpiação</w:t>
      </w:r>
      <w:r>
        <w:rPr>
          <w:color w:val="auto"/>
          <w:sz w:val="24"/>
          <w:szCs w:val="24"/>
        </w:rPr>
        <w:t xml:space="preserve"> </w:t>
      </w:r>
      <w:r>
        <w:rPr>
          <w:b/>
          <w:bCs/>
          <w:color w:val="auto"/>
          <w:sz w:val="24"/>
          <w:szCs w:val="24"/>
        </w:rPr>
        <w:t>e</w:t>
      </w:r>
      <w:r>
        <w:rPr>
          <w:color w:val="auto"/>
          <w:sz w:val="24"/>
          <w:szCs w:val="24"/>
        </w:rPr>
        <w:t xml:space="preserve"> </w:t>
      </w:r>
      <w:r>
        <w:rPr>
          <w:b/>
          <w:bCs/>
          <w:color w:val="auto"/>
          <w:sz w:val="24"/>
          <w:szCs w:val="24"/>
        </w:rPr>
        <w:t>P</w:t>
      </w:r>
      <w:r>
        <w:rPr>
          <w:b/>
          <w:bCs/>
          <w:color w:val="auto"/>
          <w:sz w:val="24"/>
          <w:szCs w:val="24"/>
        </w:rPr>
        <w:t>rovas</w:t>
      </w:r>
      <w:r>
        <w:rPr>
          <w:color w:val="auto"/>
          <w:sz w:val="24"/>
          <w:szCs w:val="24"/>
        </w:rPr>
        <w:t xml:space="preserve">. </w:t>
      </w:r>
      <w:r>
        <w:rPr>
          <w:color w:val="auto"/>
          <w:sz w:val="24"/>
          <w:szCs w:val="24"/>
        </w:rPr>
        <w:t xml:space="preserve">Comparemos com a fase da adolescência humana, com sua “rebeldia” característica. Durante essa fase, o Espírito desafia o Instinto, contrariando as leis da natureza e portanto erra muito. Errando muito incorre contra a Lei de Causa e Efeito, que cobra seu preço, através da </w:t>
      </w:r>
      <w:r>
        <w:rPr>
          <w:color w:val="auto"/>
          <w:sz w:val="24"/>
          <w:szCs w:val="24"/>
        </w:rPr>
        <w:t>espiação pela</w:t>
      </w:r>
      <w:r>
        <w:rPr>
          <w:color w:val="auto"/>
          <w:sz w:val="24"/>
          <w:szCs w:val="24"/>
        </w:rPr>
        <w:t xml:space="preserve"> dor. A Lei de Causa e Efeito, </w:t>
      </w:r>
      <w:r>
        <w:rPr>
          <w:color w:val="auto"/>
          <w:sz w:val="24"/>
          <w:szCs w:val="24"/>
        </w:rPr>
        <w:t>a consciência</w:t>
      </w:r>
      <w:r>
        <w:rPr>
          <w:color w:val="auto"/>
          <w:sz w:val="24"/>
          <w:szCs w:val="24"/>
        </w:rPr>
        <w:t xml:space="preserve"> e sua Ignorância são os balizadores que controlam sua conduta dentro de uma faixa </w:t>
      </w:r>
      <w:r>
        <w:rPr>
          <w:color w:val="auto"/>
          <w:sz w:val="24"/>
          <w:szCs w:val="24"/>
        </w:rPr>
        <w:t xml:space="preserve">de </w:t>
      </w:r>
      <w:r>
        <w:rPr>
          <w:color w:val="auto"/>
          <w:sz w:val="24"/>
          <w:szCs w:val="24"/>
        </w:rPr>
        <w:t>amplitude plausível, na maioria das vezes, a fim de evitar catástrofes irreversíveis n</w:t>
      </w:r>
      <w:r>
        <w:rPr>
          <w:color w:val="auto"/>
          <w:sz w:val="24"/>
          <w:szCs w:val="24"/>
        </w:rPr>
        <w:t xml:space="preserve">o </w:t>
      </w:r>
      <w:r>
        <w:rPr>
          <w:color w:val="auto"/>
          <w:sz w:val="24"/>
          <w:szCs w:val="24"/>
        </w:rPr>
        <w:t>meio em que vive</w:t>
      </w:r>
      <w:r>
        <w:rPr>
          <w:color w:val="auto"/>
          <w:sz w:val="24"/>
          <w:szCs w:val="24"/>
        </w:rPr>
        <w:t xml:space="preserve">. Por isso, no gráfico a curva de erros é mais proeminente nessa fase. Podemos argumentar também, que essa fase deve ser relativamente curta em comparação com toda evolução do </w:t>
      </w:r>
      <w:r>
        <w:rPr>
          <w:color w:val="auto"/>
          <w:sz w:val="24"/>
          <w:szCs w:val="24"/>
        </w:rPr>
        <w:t>Ser Humano</w:t>
      </w:r>
      <w:r>
        <w:rPr>
          <w:color w:val="auto"/>
          <w:sz w:val="24"/>
          <w:szCs w:val="24"/>
        </w:rPr>
        <w:t xml:space="preserve">. Se formos nos basear na vida humana com tempo útil relativo de 100 anos, poderíamos brincar e estimar </w:t>
      </w:r>
      <w:r>
        <w:rPr>
          <w:color w:val="auto"/>
          <w:sz w:val="24"/>
          <w:szCs w:val="24"/>
        </w:rPr>
        <w:t xml:space="preserve">em uma duração de uns 10% da vida nessa fase. </w:t>
      </w:r>
      <w:r>
        <w:rPr>
          <w:color w:val="auto"/>
          <w:sz w:val="24"/>
          <w:szCs w:val="24"/>
        </w:rPr>
        <w:t xml:space="preserve">Baseado na linha do tempo do desenvolvimento humano na terra, estimaremos a duração dessa fase na terra em torno de </w:t>
      </w:r>
      <w:r>
        <w:rPr>
          <w:b/>
          <w:bCs/>
          <w:color w:val="auto"/>
          <w:sz w:val="24"/>
          <w:szCs w:val="24"/>
        </w:rPr>
        <w:t>500</w:t>
      </w:r>
      <w:r>
        <w:rPr>
          <w:color w:val="auto"/>
          <w:sz w:val="24"/>
          <w:szCs w:val="24"/>
        </w:rPr>
        <w:t xml:space="preserve"> </w:t>
      </w:r>
      <w:r>
        <w:rPr>
          <w:b/>
          <w:bCs/>
          <w:color w:val="auto"/>
          <w:sz w:val="24"/>
          <w:szCs w:val="24"/>
        </w:rPr>
        <w:t>mil</w:t>
      </w:r>
      <w:r>
        <w:rPr>
          <w:color w:val="auto"/>
          <w:sz w:val="24"/>
          <w:szCs w:val="24"/>
        </w:rPr>
        <w:t xml:space="preserve"> </w:t>
      </w:r>
      <w:r>
        <w:rPr>
          <w:b/>
          <w:bCs/>
          <w:color w:val="auto"/>
          <w:sz w:val="24"/>
          <w:szCs w:val="24"/>
        </w:rPr>
        <w:t>anos</w:t>
      </w:r>
      <w:r>
        <w:rPr>
          <w:color w:val="auto"/>
          <w:sz w:val="24"/>
          <w:szCs w:val="24"/>
        </w:rPr>
        <w:t>.</w:t>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t xml:space="preserve">Mas isso </w:t>
      </w:r>
      <w:r>
        <w:rPr>
          <w:color w:val="auto"/>
          <w:sz w:val="24"/>
          <w:szCs w:val="24"/>
        </w:rPr>
        <w:t xml:space="preserve">pode </w:t>
      </w:r>
      <w:r>
        <w:rPr>
          <w:color w:val="auto"/>
          <w:sz w:val="24"/>
          <w:szCs w:val="24"/>
        </w:rPr>
        <w:t>deixa</w:t>
      </w:r>
      <w:r>
        <w:rPr>
          <w:color w:val="auto"/>
          <w:sz w:val="24"/>
          <w:szCs w:val="24"/>
        </w:rPr>
        <w:t>r</w:t>
      </w:r>
      <w:r>
        <w:rPr>
          <w:color w:val="auto"/>
          <w:sz w:val="24"/>
          <w:szCs w:val="24"/>
        </w:rPr>
        <w:t xml:space="preserve"> de ser pertinente, já que, </w:t>
      </w:r>
      <w:r>
        <w:rPr>
          <w:color w:val="auto"/>
          <w:sz w:val="24"/>
          <w:szCs w:val="24"/>
        </w:rPr>
        <w:t xml:space="preserve">segundo a Doutrina Espírita, </w:t>
      </w:r>
      <w:r>
        <w:rPr>
          <w:color w:val="auto"/>
          <w:sz w:val="24"/>
          <w:szCs w:val="24"/>
        </w:rPr>
        <w:t xml:space="preserve">o </w:t>
      </w:r>
      <w:r>
        <w:rPr>
          <w:color w:val="auto"/>
          <w:sz w:val="24"/>
          <w:szCs w:val="24"/>
        </w:rPr>
        <w:t>e</w:t>
      </w:r>
      <w:r>
        <w:rPr>
          <w:color w:val="auto"/>
          <w:sz w:val="24"/>
          <w:szCs w:val="24"/>
        </w:rPr>
        <w:t xml:space="preserve">spírito é imortal </w:t>
      </w:r>
      <w:r>
        <w:rPr>
          <w:color w:val="auto"/>
          <w:sz w:val="24"/>
          <w:szCs w:val="24"/>
        </w:rPr>
        <w:t xml:space="preserve">e não passamos as primeiras fases da evolução aqui na Terra. Então essa estimativa </w:t>
      </w:r>
      <w:r>
        <w:rPr>
          <w:color w:val="auto"/>
          <w:sz w:val="24"/>
          <w:szCs w:val="24"/>
        </w:rPr>
        <w:t>pode</w:t>
      </w:r>
      <w:r>
        <w:rPr>
          <w:color w:val="auto"/>
          <w:sz w:val="24"/>
          <w:szCs w:val="24"/>
        </w:rPr>
        <w:t xml:space="preserve"> não ter muito fundamento realístico. </w:t>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t xml:space="preserve">Segundo a Doutrina Espírita, a Terra está nessa fase e em transição para o </w:t>
      </w:r>
      <w:r>
        <w:rPr>
          <w:b/>
          <w:bCs/>
          <w:color w:val="auto"/>
          <w:sz w:val="24"/>
          <w:szCs w:val="24"/>
        </w:rPr>
        <w:t>Mundo</w:t>
      </w:r>
      <w:r>
        <w:rPr>
          <w:color w:val="auto"/>
          <w:sz w:val="24"/>
          <w:szCs w:val="24"/>
        </w:rPr>
        <w:t xml:space="preserve"> </w:t>
      </w:r>
      <w:r>
        <w:rPr>
          <w:b/>
          <w:bCs/>
          <w:color w:val="auto"/>
          <w:sz w:val="24"/>
          <w:szCs w:val="24"/>
        </w:rPr>
        <w:t>de</w:t>
      </w:r>
      <w:r>
        <w:rPr>
          <w:color w:val="auto"/>
          <w:sz w:val="24"/>
          <w:szCs w:val="24"/>
        </w:rPr>
        <w:t xml:space="preserve"> </w:t>
      </w:r>
      <w:r>
        <w:rPr>
          <w:b/>
          <w:bCs/>
          <w:color w:val="auto"/>
          <w:sz w:val="24"/>
          <w:szCs w:val="24"/>
        </w:rPr>
        <w:t>Regeneração</w:t>
      </w:r>
      <w:r>
        <w:rPr>
          <w:color w:val="auto"/>
          <w:sz w:val="24"/>
          <w:szCs w:val="24"/>
        </w:rPr>
        <w:t xml:space="preserve">. Se bem que considero o </w:t>
      </w:r>
      <w:r>
        <w:rPr>
          <w:b/>
          <w:bCs/>
          <w:color w:val="auto"/>
          <w:sz w:val="24"/>
          <w:szCs w:val="24"/>
        </w:rPr>
        <w:t>Mundo</w:t>
      </w:r>
      <w:r>
        <w:rPr>
          <w:color w:val="auto"/>
          <w:sz w:val="24"/>
          <w:szCs w:val="24"/>
        </w:rPr>
        <w:t xml:space="preserve"> </w:t>
      </w:r>
      <w:r>
        <w:rPr>
          <w:b/>
          <w:bCs/>
          <w:color w:val="auto"/>
          <w:sz w:val="24"/>
          <w:szCs w:val="24"/>
        </w:rPr>
        <w:t>de</w:t>
      </w:r>
      <w:r>
        <w:rPr>
          <w:color w:val="auto"/>
          <w:sz w:val="24"/>
          <w:szCs w:val="24"/>
        </w:rPr>
        <w:t xml:space="preserve"> </w:t>
      </w:r>
      <w:r>
        <w:rPr>
          <w:b/>
          <w:bCs/>
          <w:color w:val="auto"/>
          <w:sz w:val="24"/>
          <w:szCs w:val="24"/>
        </w:rPr>
        <w:t>Regeneração</w:t>
      </w:r>
      <w:r>
        <w:rPr>
          <w:color w:val="auto"/>
          <w:sz w:val="24"/>
          <w:szCs w:val="24"/>
        </w:rPr>
        <w:t xml:space="preserve"> uma fase de transição em si.</w:t>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t>Em Espiação e Provas, chega um momento em que o Espírito amadurece, cansado de errar e receber dor de rebote, compreende melhor o seu papel como coparticipante do equilíbrio universal, e ouvindo o apelo de sua consciência, resolve se empenhar em fazer o correto, em fazer o Bem.</w:t>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t xml:space="preserve">A fase de </w:t>
      </w:r>
      <w:r>
        <w:rPr>
          <w:b/>
          <w:bCs/>
          <w:color w:val="auto"/>
          <w:sz w:val="24"/>
          <w:szCs w:val="24"/>
        </w:rPr>
        <w:t>Regeneração</w:t>
      </w:r>
      <w:r>
        <w:rPr>
          <w:color w:val="auto"/>
          <w:sz w:val="24"/>
          <w:szCs w:val="24"/>
        </w:rPr>
        <w:t xml:space="preserve">, costumo dizer também, que é a fase de Religião, em sua </w:t>
      </w:r>
      <w:r>
        <w:rPr>
          <w:color w:val="auto"/>
          <w:sz w:val="24"/>
          <w:szCs w:val="24"/>
        </w:rPr>
        <w:t>abordagem</w:t>
      </w:r>
      <w:r>
        <w:rPr>
          <w:color w:val="auto"/>
          <w:sz w:val="24"/>
          <w:szCs w:val="24"/>
        </w:rPr>
        <w:t xml:space="preserve"> filosófica mais profunda, não como instituição humana.</w:t>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t>O termo Religião</w:t>
      </w:r>
      <w:del w:id="1935" w:author="Autor desconhecido" w:date="2024-06-13T14:45:33Z">
        <w:r>
          <w:rPr>
            <w:color w:val="auto"/>
            <w:sz w:val="24"/>
            <w:szCs w:val="24"/>
          </w:rPr>
          <w:delText>,</w:delText>
        </w:r>
      </w:del>
      <w:r>
        <w:rPr>
          <w:color w:val="auto"/>
          <w:sz w:val="24"/>
          <w:szCs w:val="24"/>
        </w:rPr>
        <w:t xml:space="preserve"> significa em essência </w:t>
      </w:r>
      <w:r>
        <w:rPr>
          <w:color w:val="auto"/>
          <w:sz w:val="24"/>
          <w:szCs w:val="24"/>
        </w:rPr>
        <w:t>etimológica</w:t>
      </w:r>
      <w:r>
        <w:rPr>
          <w:color w:val="auto"/>
          <w:sz w:val="24"/>
          <w:szCs w:val="24"/>
        </w:rPr>
        <w:t xml:space="preserve"> “religação”</w:t>
      </w:r>
      <w:del w:id="1936" w:author="Autor desconhecido" w:date="2024-06-13T14:45:56Z">
        <w:r>
          <w:rPr>
            <w:color w:val="auto"/>
            <w:sz w:val="24"/>
            <w:szCs w:val="24"/>
          </w:rPr>
          <w:delText>,</w:delText>
        </w:r>
      </w:del>
      <w:r>
        <w:rPr>
          <w:color w:val="auto"/>
          <w:sz w:val="24"/>
          <w:szCs w:val="24"/>
        </w:rPr>
        <w:t xml:space="preserve"> </w:t>
      </w:r>
      <w:r>
        <w:rPr>
          <w:color w:val="auto"/>
          <w:sz w:val="24"/>
          <w:szCs w:val="24"/>
        </w:rPr>
        <w:t>(do Latim religare)</w:t>
      </w:r>
      <w:del w:id="1937" w:author="Autor desconhecido" w:date="2024-06-13T14:46:00Z">
        <w:r>
          <w:rPr>
            <w:color w:val="auto"/>
            <w:sz w:val="24"/>
            <w:szCs w:val="24"/>
          </w:rPr>
          <w:delText>,</w:delText>
        </w:r>
      </w:del>
      <w:r>
        <w:rPr>
          <w:color w:val="auto"/>
          <w:sz w:val="24"/>
          <w:szCs w:val="24"/>
        </w:rPr>
        <w:t xml:space="preserve"> </w:t>
      </w:r>
      <w:r>
        <w:rPr>
          <w:color w:val="auto"/>
          <w:sz w:val="24"/>
          <w:szCs w:val="24"/>
        </w:rPr>
        <w:t xml:space="preserve">ou seja, </w:t>
      </w:r>
      <w:r>
        <w:rPr>
          <w:color w:val="auto"/>
          <w:sz w:val="24"/>
          <w:szCs w:val="24"/>
        </w:rPr>
        <w:t>significa</w:t>
      </w:r>
      <w:r>
        <w:rPr>
          <w:color w:val="auto"/>
          <w:sz w:val="24"/>
          <w:szCs w:val="24"/>
        </w:rPr>
        <w:t xml:space="preserve"> ligar de novo, o que </w:t>
      </w:r>
      <w:r>
        <w:rPr>
          <w:color w:val="auto"/>
          <w:sz w:val="24"/>
          <w:szCs w:val="24"/>
        </w:rPr>
        <w:t>já</w:t>
      </w:r>
      <w:r>
        <w:rPr>
          <w:color w:val="auto"/>
          <w:sz w:val="24"/>
          <w:szCs w:val="24"/>
        </w:rPr>
        <w:t xml:space="preserve"> esteve ligado, se desligou</w:t>
      </w:r>
      <w:del w:id="1938" w:author="Autor desconhecido" w:date="2024-06-13T14:46:51Z">
        <w:r>
          <w:rPr>
            <w:color w:val="auto"/>
            <w:sz w:val="24"/>
            <w:szCs w:val="24"/>
          </w:rPr>
          <w:delText>,</w:delText>
        </w:r>
      </w:del>
      <w:r>
        <w:rPr>
          <w:color w:val="auto"/>
          <w:sz w:val="24"/>
          <w:szCs w:val="24"/>
        </w:rPr>
        <w:t xml:space="preserve"> e</w:t>
      </w:r>
      <w:del w:id="1939" w:author="Autor desconhecido" w:date="2024-06-13T14:46:53Z">
        <w:r>
          <w:rPr>
            <w:color w:val="auto"/>
            <w:sz w:val="24"/>
            <w:szCs w:val="24"/>
          </w:rPr>
          <w:delText>,</w:delText>
        </w:r>
      </w:del>
      <w:r>
        <w:rPr>
          <w:color w:val="auto"/>
          <w:sz w:val="24"/>
          <w:szCs w:val="24"/>
        </w:rPr>
        <w:t xml:space="preserve"> por fim</w:t>
      </w:r>
      <w:del w:id="1940" w:author="Autor desconhecido" w:date="2024-06-13T14:46:58Z">
        <w:r>
          <w:rPr>
            <w:color w:val="auto"/>
            <w:sz w:val="24"/>
            <w:szCs w:val="24"/>
          </w:rPr>
          <w:delText>,</w:delText>
        </w:r>
      </w:del>
      <w:r>
        <w:rPr>
          <w:color w:val="auto"/>
          <w:sz w:val="24"/>
          <w:szCs w:val="24"/>
        </w:rPr>
        <w:t xml:space="preserve"> se liga de novo. De certa forma,</w:t>
      </w:r>
      <w:ins w:id="1941" w:author="Autor desconhecido" w:date="2024-06-13T14:47:42Z">
        <w:r>
          <w:rPr>
            <w:color w:val="auto"/>
            <w:sz w:val="24"/>
            <w:szCs w:val="24"/>
          </w:rPr>
          <w:t xml:space="preserve"> </w:t>
        </w:r>
      </w:ins>
      <w:ins w:id="1942" w:author="Autor desconhecido" w:date="2024-06-13T14:47:42Z">
        <w:r>
          <w:rPr>
            <w:color w:val="auto"/>
            <w:sz w:val="24"/>
            <w:szCs w:val="24"/>
          </w:rPr>
          <w:t>Segundo a Doutrina Espírita, o</w:t>
        </w:r>
      </w:ins>
      <w:del w:id="1943" w:author="Autor desconhecido" w:date="2024-06-13T14:47:42Z">
        <w:r>
          <w:rPr>
            <w:color w:val="auto"/>
            <w:sz w:val="24"/>
            <w:szCs w:val="24"/>
          </w:rPr>
          <w:delText xml:space="preserve"> O</w:delText>
        </w:r>
      </w:del>
      <w:r>
        <w:rPr>
          <w:color w:val="auto"/>
          <w:sz w:val="24"/>
          <w:szCs w:val="24"/>
        </w:rPr>
        <w:t xml:space="preserve"> espírito foi criado simples e ignorante, e em sua fase infantil, estava ligado à natureza </w:t>
      </w:r>
      <w:r>
        <w:rPr>
          <w:color w:val="auto"/>
          <w:sz w:val="24"/>
          <w:szCs w:val="24"/>
        </w:rPr>
        <w:t>(ou a Deus se preferir)</w:t>
      </w:r>
      <w:r>
        <w:rPr>
          <w:color w:val="auto"/>
          <w:sz w:val="24"/>
          <w:szCs w:val="24"/>
        </w:rPr>
        <w:t xml:space="preserve">, enquanto seguia seus instintos sem reclamar ou burlar as leis da natureza. No momento que desenvolveu a razão </w:t>
      </w:r>
      <w:r>
        <w:rPr>
          <w:color w:val="auto"/>
          <w:sz w:val="24"/>
          <w:szCs w:val="24"/>
        </w:rPr>
        <w:t xml:space="preserve">ainda </w:t>
      </w:r>
      <w:r>
        <w:rPr>
          <w:color w:val="auto"/>
          <w:sz w:val="24"/>
          <w:szCs w:val="24"/>
        </w:rPr>
        <w:t xml:space="preserve">imatura, se corrompeu em erros de experimentação, se desligando da linha reta da natureza. Reencaminhado por ação da dor, na lei de Causa e Efeito, </w:t>
      </w:r>
      <w:r>
        <w:rPr>
          <w:color w:val="auto"/>
          <w:sz w:val="24"/>
          <w:szCs w:val="24"/>
        </w:rPr>
        <w:t>ou pelo Amor,</w:t>
      </w:r>
      <w:r>
        <w:rPr>
          <w:color w:val="auto"/>
          <w:sz w:val="24"/>
          <w:szCs w:val="24"/>
        </w:rPr>
        <w:t xml:space="preserve"> acaba por se religar ao equilíbrio universal, ao desenvolver a razão coimada pelo bom senso e sentimentos bons realinhando-se com seu destino na prática do Bem. </w:t>
      </w:r>
      <w:r>
        <w:rPr>
          <w:color w:val="auto"/>
          <w:sz w:val="24"/>
          <w:szCs w:val="24"/>
        </w:rPr>
        <w:t>Por isso</w:t>
      </w:r>
      <w:del w:id="1944" w:author="Autor desconhecido" w:date="2024-06-13T14:50:07Z">
        <w:r>
          <w:rPr>
            <w:color w:val="auto"/>
            <w:sz w:val="24"/>
            <w:szCs w:val="24"/>
          </w:rPr>
          <w:delText>,</w:delText>
        </w:r>
      </w:del>
      <w:r>
        <w:rPr>
          <w:color w:val="auto"/>
          <w:sz w:val="24"/>
          <w:szCs w:val="24"/>
        </w:rPr>
        <w:t xml:space="preserve"> a curva dos erros no gráfico</w:t>
      </w:r>
      <w:del w:id="1945" w:author="Autor desconhecido" w:date="2024-06-13T14:50:13Z">
        <w:r>
          <w:rPr>
            <w:color w:val="auto"/>
            <w:sz w:val="24"/>
            <w:szCs w:val="24"/>
          </w:rPr>
          <w:delText>,</w:delText>
        </w:r>
      </w:del>
      <w:r>
        <w:rPr>
          <w:color w:val="auto"/>
          <w:sz w:val="24"/>
          <w:szCs w:val="24"/>
        </w:rPr>
        <w:t xml:space="preserve"> sofre mudança em direção descendente, tendendo a minimizar-se.</w:t>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t xml:space="preserve">Nessa fase, o </w:t>
      </w:r>
      <w:del w:id="1946" w:author="Autor desconhecido" w:date="2024-06-13T14:49:59Z">
        <w:r>
          <w:rPr>
            <w:color w:val="auto"/>
            <w:sz w:val="24"/>
            <w:szCs w:val="24"/>
          </w:rPr>
          <w:delText>E</w:delText>
        </w:r>
      </w:del>
      <w:ins w:id="1947" w:author="Autor desconhecido" w:date="2024-06-13T14:49:59Z">
        <w:r>
          <w:rPr>
            <w:color w:val="auto"/>
            <w:sz w:val="24"/>
            <w:szCs w:val="24"/>
          </w:rPr>
          <w:t>e</w:t>
        </w:r>
      </w:ins>
      <w:r>
        <w:rPr>
          <w:color w:val="auto"/>
          <w:sz w:val="24"/>
          <w:szCs w:val="24"/>
        </w:rPr>
        <w:t>spírito ainda</w:t>
      </w:r>
      <w:del w:id="1948" w:author="Autor desconhecido" w:date="2024-06-13T14:50:35Z">
        <w:r>
          <w:rPr>
            <w:color w:val="auto"/>
            <w:sz w:val="24"/>
            <w:szCs w:val="24"/>
          </w:rPr>
          <w:delText>,</w:delText>
        </w:r>
      </w:del>
      <w:r>
        <w:rPr>
          <w:color w:val="auto"/>
          <w:sz w:val="24"/>
          <w:szCs w:val="24"/>
        </w:rPr>
        <w:t xml:space="preserve"> erra</w:t>
      </w:r>
      <w:del w:id="1949" w:author="Autor desconhecido" w:date="2024-06-13T14:50:41Z">
        <w:r>
          <w:rPr>
            <w:color w:val="auto"/>
            <w:sz w:val="24"/>
            <w:szCs w:val="24"/>
          </w:rPr>
          <w:delText>,</w:delText>
        </w:r>
      </w:del>
      <w:r>
        <w:rPr>
          <w:color w:val="auto"/>
          <w:sz w:val="24"/>
          <w:szCs w:val="24"/>
        </w:rPr>
        <w:t xml:space="preserve"> e precisa consertar seus erros </w:t>
      </w:r>
      <w:r>
        <w:rPr>
          <w:color w:val="auto"/>
          <w:sz w:val="24"/>
          <w:szCs w:val="24"/>
        </w:rPr>
        <w:t>do passado</w:t>
      </w:r>
      <w:r>
        <w:rPr>
          <w:color w:val="auto"/>
          <w:sz w:val="24"/>
          <w:szCs w:val="24"/>
        </w:rPr>
        <w:t xml:space="preserve">, mas já existe a intenção </w:t>
      </w:r>
      <w:r>
        <w:rPr>
          <w:color w:val="auto"/>
          <w:sz w:val="24"/>
          <w:szCs w:val="24"/>
        </w:rPr>
        <w:t>consciente</w:t>
      </w:r>
      <w:r>
        <w:rPr>
          <w:color w:val="auto"/>
          <w:sz w:val="24"/>
          <w:szCs w:val="24"/>
        </w:rPr>
        <w:t xml:space="preserve"> de acertar e a preocupação efetiva com os possíveis efeitos de seus atos em determinar sua conduta. </w:t>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t>Na ciência, est</w:t>
      </w:r>
      <w:r>
        <w:rPr>
          <w:color w:val="auto"/>
          <w:sz w:val="24"/>
          <w:szCs w:val="24"/>
        </w:rPr>
        <w:t>ar</w:t>
      </w:r>
      <w:r>
        <w:rPr>
          <w:color w:val="auto"/>
          <w:sz w:val="24"/>
          <w:szCs w:val="24"/>
        </w:rPr>
        <w:t xml:space="preserve">á por descortinar e desenvolver os conceitos da física quântica, que arrisco dizer, pode ser o caminho de solução para os conflitos entre ciência e </w:t>
      </w:r>
      <w:r>
        <w:rPr>
          <w:color w:val="auto"/>
          <w:sz w:val="24"/>
          <w:szCs w:val="24"/>
        </w:rPr>
        <w:t>r</w:t>
      </w:r>
      <w:r>
        <w:rPr>
          <w:color w:val="auto"/>
          <w:sz w:val="24"/>
          <w:szCs w:val="24"/>
        </w:rPr>
        <w:t xml:space="preserve">eligião. O </w:t>
      </w:r>
      <w:r>
        <w:rPr>
          <w:b/>
          <w:bCs/>
          <w:color w:val="auto"/>
          <w:sz w:val="24"/>
          <w:szCs w:val="24"/>
        </w:rPr>
        <w:t>disrupto</w:t>
      </w:r>
      <w:r>
        <w:rPr>
          <w:b/>
          <w:bCs/>
          <w:color w:val="auto"/>
          <w:sz w:val="24"/>
          <w:szCs w:val="24"/>
        </w:rPr>
        <w:t>cínio</w:t>
      </w:r>
      <w:r>
        <w:rPr>
          <w:rStyle w:val="FootnoteReference"/>
          <w:b/>
          <w:bCs/>
          <w:color w:val="auto"/>
          <w:sz w:val="24"/>
          <w:szCs w:val="24"/>
        </w:rPr>
        <w:footnoteReference w:id="21"/>
      </w:r>
      <w:r>
        <w:rPr>
          <w:color w:val="auto"/>
          <w:sz w:val="24"/>
          <w:szCs w:val="24"/>
        </w:rPr>
        <w:t xml:space="preserve"> deverá alcançar um novo patamar de </w:t>
      </w:r>
      <w:r>
        <w:rPr>
          <w:color w:val="auto"/>
          <w:sz w:val="24"/>
          <w:szCs w:val="24"/>
        </w:rPr>
        <w:t>controle</w:t>
      </w:r>
      <w:r>
        <w:rPr>
          <w:color w:val="auto"/>
          <w:sz w:val="24"/>
          <w:szCs w:val="24"/>
        </w:rPr>
        <w:t>, baseado em uma consciência mais abrangente e coerente causada por efeito da busca pelo autoconhecimento, tanto a nível social, como individual.</w:t>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t xml:space="preserve">Por consequência, a humanidade deverá gradativamente substituir a postura do “ter”, pela preponderância do “ser”. Se preocupando menos com o “ter”, acaba por desenvolver o espírito altruísta, </w:t>
      </w:r>
      <w:r>
        <w:rPr>
          <w:color w:val="auto"/>
          <w:sz w:val="24"/>
          <w:szCs w:val="24"/>
        </w:rPr>
        <w:t>dando ensejo a uma sociedade preocupada com os valores do relacionamento construtivo, revertendo seus valores com coerência com as leis da Natureza (Deus).</w:t>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t xml:space="preserve">Deve ser uma fase relativamente curta também, e termina, quando efetivamente ele começa a acertar bem mais que errar, ou quando seu desenvolvimento se torna superior aos seus erros, </w:t>
      </w:r>
      <w:r>
        <w:rPr>
          <w:color w:val="auto"/>
          <w:sz w:val="24"/>
          <w:szCs w:val="24"/>
        </w:rPr>
        <w:t xml:space="preserve">ou quando efetivar o estado de “religado” </w:t>
      </w:r>
      <w:r>
        <w:rPr>
          <w:color w:val="auto"/>
          <w:sz w:val="24"/>
          <w:szCs w:val="24"/>
        </w:rPr>
        <w:t xml:space="preserve">se assim posso dizer. </w:t>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t xml:space="preserve">Quando tempo </w:t>
      </w:r>
      <w:r>
        <w:rPr>
          <w:color w:val="auto"/>
          <w:sz w:val="24"/>
          <w:szCs w:val="24"/>
        </w:rPr>
        <w:t xml:space="preserve">essa fase </w:t>
      </w:r>
      <w:r>
        <w:rPr>
          <w:color w:val="auto"/>
          <w:sz w:val="24"/>
          <w:szCs w:val="24"/>
        </w:rPr>
        <w:t>vai durar? Deixemos ao futuro a tarefa de determinar.</w:t>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t xml:space="preserve">Depois dessa fase, segundo “Kardec” somos recebidos em mudos </w:t>
      </w:r>
      <w:r>
        <w:rPr>
          <w:b/>
          <w:bCs/>
          <w:color w:val="auto"/>
          <w:sz w:val="24"/>
          <w:szCs w:val="24"/>
        </w:rPr>
        <w:t>Ditosos</w:t>
      </w:r>
      <w:r>
        <w:rPr>
          <w:color w:val="auto"/>
          <w:sz w:val="24"/>
          <w:szCs w:val="24"/>
        </w:rPr>
        <w:t xml:space="preserve"> </w:t>
      </w:r>
      <w:r>
        <w:rPr>
          <w:b/>
          <w:bCs/>
          <w:color w:val="auto"/>
          <w:sz w:val="24"/>
          <w:szCs w:val="24"/>
        </w:rPr>
        <w:t>ou</w:t>
      </w:r>
      <w:r>
        <w:rPr>
          <w:color w:val="auto"/>
          <w:sz w:val="24"/>
          <w:szCs w:val="24"/>
        </w:rPr>
        <w:t xml:space="preserve"> </w:t>
      </w:r>
      <w:r>
        <w:rPr>
          <w:b/>
          <w:bCs/>
          <w:color w:val="auto"/>
          <w:sz w:val="24"/>
          <w:szCs w:val="24"/>
        </w:rPr>
        <w:t>Felizes</w:t>
      </w:r>
      <w:r>
        <w:rPr>
          <w:color w:val="auto"/>
          <w:sz w:val="24"/>
          <w:szCs w:val="24"/>
        </w:rPr>
        <w:t xml:space="preserve">, para bem mais tarde alcançar os mundos </w:t>
      </w:r>
      <w:r>
        <w:rPr>
          <w:b/>
          <w:bCs/>
          <w:color w:val="auto"/>
          <w:sz w:val="24"/>
          <w:szCs w:val="24"/>
        </w:rPr>
        <w:t>Celestes</w:t>
      </w:r>
      <w:r>
        <w:rPr>
          <w:color w:val="auto"/>
          <w:sz w:val="24"/>
          <w:szCs w:val="24"/>
        </w:rPr>
        <w:t xml:space="preserve"> </w:t>
      </w:r>
      <w:r>
        <w:rPr>
          <w:b/>
          <w:bCs/>
          <w:color w:val="auto"/>
          <w:sz w:val="24"/>
          <w:szCs w:val="24"/>
        </w:rPr>
        <w:t>ou</w:t>
      </w:r>
      <w:r>
        <w:rPr>
          <w:color w:val="auto"/>
          <w:sz w:val="24"/>
          <w:szCs w:val="24"/>
        </w:rPr>
        <w:t xml:space="preserve"> </w:t>
      </w:r>
      <w:r>
        <w:rPr>
          <w:b/>
          <w:bCs/>
          <w:color w:val="auto"/>
          <w:sz w:val="24"/>
          <w:szCs w:val="24"/>
        </w:rPr>
        <w:t>Divinos</w:t>
      </w:r>
      <w:r>
        <w:rPr>
          <w:color w:val="auto"/>
          <w:sz w:val="24"/>
          <w:szCs w:val="24"/>
        </w:rPr>
        <w:t>, mais próximos da perfeição. Talvez comparáveis às fases adultas e de 3</w:t>
      </w:r>
      <w:r>
        <w:rPr>
          <w:color w:val="auto"/>
          <w:sz w:val="24"/>
          <w:szCs w:val="24"/>
          <w:vertAlign w:val="superscript"/>
        </w:rPr>
        <w:t>a</w:t>
      </w:r>
      <w:r>
        <w:rPr>
          <w:color w:val="auto"/>
          <w:sz w:val="24"/>
          <w:szCs w:val="24"/>
        </w:rPr>
        <w:t xml:space="preserve"> Idade, sem as mazelas da senilidade </w:t>
      </w:r>
      <w:r>
        <w:rPr>
          <w:color w:val="auto"/>
          <w:sz w:val="24"/>
          <w:szCs w:val="24"/>
        </w:rPr>
        <w:t>do corpo material</w:t>
      </w:r>
      <w:r>
        <w:rPr>
          <w:color w:val="auto"/>
          <w:sz w:val="24"/>
          <w:szCs w:val="24"/>
        </w:rPr>
        <w:t xml:space="preserve">, espero… </w:t>
      </w:r>
      <w:r>
        <w:rPr>
          <w:color w:val="auto"/>
          <w:sz w:val="24"/>
          <w:szCs w:val="24"/>
        </w:rPr>
        <w:t>(Ironizo.)</w:t>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t xml:space="preserve">A fase da </w:t>
      </w:r>
      <w:r>
        <w:rPr>
          <w:b/>
          <w:bCs/>
          <w:color w:val="auto"/>
          <w:sz w:val="24"/>
          <w:szCs w:val="24"/>
        </w:rPr>
        <w:t>Cocriação</w:t>
      </w:r>
      <w:r>
        <w:rPr>
          <w:color w:val="auto"/>
          <w:sz w:val="24"/>
          <w:szCs w:val="24"/>
        </w:rPr>
        <w:t xml:space="preserve">, de nosso quadro na fig. </w:t>
      </w:r>
      <w:r>
        <w:rPr>
          <w:color w:val="auto"/>
          <w:sz w:val="24"/>
          <w:szCs w:val="24"/>
        </w:rPr>
        <w:fldChar w:fldCharType="begin"/>
      </w:r>
      <w:r>
        <w:rPr>
          <w:sz w:val="24"/>
          <w:szCs w:val="24"/>
          <w:color w:val="auto"/>
        </w:rPr>
        <w:instrText xml:space="preserve"> REF Ref_Figura12_number_only \h </w:instrText>
      </w:r>
      <w:r>
        <w:rPr>
          <w:sz w:val="24"/>
          <w:szCs w:val="24"/>
          <w:color w:val="auto"/>
        </w:rPr>
        <w:fldChar w:fldCharType="separate"/>
      </w:r>
      <w:r>
        <w:rPr>
          <w:sz w:val="24"/>
          <w:szCs w:val="24"/>
          <w:color w:val="auto"/>
        </w:rPr>
        <w:t>13</w:t>
      </w:r>
      <w:r>
        <w:rPr>
          <w:sz w:val="24"/>
          <w:szCs w:val="24"/>
          <w:color w:val="auto"/>
        </w:rPr>
        <w:fldChar w:fldCharType="end"/>
      </w:r>
      <w:r>
        <w:rPr>
          <w:color w:val="auto"/>
          <w:sz w:val="24"/>
          <w:szCs w:val="24"/>
        </w:rPr>
        <w:t>, em consonância com os postulados da Doutrina Espírita, é caracterizada pela instauração da Sabedoria, voltada para a postura dativa, muito menos material, se liberta das exigências impostas pela alta densidade da matéria. Os sentimentos e se apresentam integralmente na manifestação do Amor.</w:t>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t xml:space="preserve">Fechando o raciocínio, correlacionemos essa fase de espiação e provas, em sendo a fase de maior incidência do erro humano, peremptoriamente passível de causar maior influência danosa ao equilíbrio universal, com todo o período evolutivo do universo até aqui. </w:t>
      </w:r>
      <w:r>
        <w:rPr>
          <w:color w:val="auto"/>
          <w:sz w:val="24"/>
          <w:szCs w:val="24"/>
        </w:rPr>
        <w:t xml:space="preserve">Isso faremos tão somente baseado nas evidências observadas com o máximo de apoio da ciência contemporânea, em sua amplitude de visão </w:t>
      </w:r>
      <w:r>
        <w:rPr>
          <w:color w:val="auto"/>
          <w:sz w:val="24"/>
          <w:szCs w:val="24"/>
        </w:rPr>
        <w:t>atual</w:t>
      </w:r>
      <w:r>
        <w:rPr>
          <w:color w:val="auto"/>
          <w:sz w:val="24"/>
          <w:szCs w:val="24"/>
        </w:rPr>
        <w:t>.</w:t>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t xml:space="preserve">Estimei nossa fase de </w:t>
      </w:r>
      <w:r>
        <w:rPr>
          <w:b/>
          <w:bCs/>
          <w:color w:val="auto"/>
          <w:sz w:val="24"/>
          <w:szCs w:val="24"/>
        </w:rPr>
        <w:t>Espiação</w:t>
      </w:r>
      <w:r>
        <w:rPr>
          <w:color w:val="auto"/>
          <w:sz w:val="24"/>
          <w:szCs w:val="24"/>
        </w:rPr>
        <w:t xml:space="preserve"> </w:t>
      </w:r>
      <w:r>
        <w:rPr>
          <w:b/>
          <w:bCs/>
          <w:color w:val="auto"/>
          <w:sz w:val="24"/>
          <w:szCs w:val="24"/>
        </w:rPr>
        <w:t>e</w:t>
      </w:r>
      <w:r>
        <w:rPr>
          <w:color w:val="auto"/>
          <w:sz w:val="24"/>
          <w:szCs w:val="24"/>
        </w:rPr>
        <w:t xml:space="preserve"> </w:t>
      </w:r>
      <w:r>
        <w:rPr>
          <w:b/>
          <w:bCs/>
          <w:color w:val="auto"/>
          <w:sz w:val="24"/>
          <w:szCs w:val="24"/>
        </w:rPr>
        <w:t>Provas</w:t>
      </w:r>
      <w:r>
        <w:rPr>
          <w:color w:val="auto"/>
          <w:sz w:val="24"/>
          <w:szCs w:val="24"/>
        </w:rPr>
        <w:t xml:space="preserve"> em 500 mil anos. Provavelmente ainda erraremos “um tanto bastante”, durante a fase de </w:t>
      </w:r>
      <w:r>
        <w:rPr>
          <w:b/>
          <w:bCs/>
          <w:color w:val="auto"/>
          <w:sz w:val="24"/>
          <w:szCs w:val="24"/>
        </w:rPr>
        <w:t xml:space="preserve">Regeneração, </w:t>
      </w:r>
      <w:r>
        <w:rPr>
          <w:b w:val="false"/>
          <w:bCs w:val="false"/>
          <w:color w:val="auto"/>
          <w:sz w:val="24"/>
          <w:szCs w:val="24"/>
        </w:rPr>
        <w:t xml:space="preserve">embora a curva proposta aponte a que seja muito menos que na fase atual. </w:t>
      </w:r>
    </w:p>
    <w:p>
      <w:pPr>
        <w:pStyle w:val="Normal"/>
        <w:spacing w:before="0" w:after="0"/>
        <w:ind w:firstLine="737" w:left="0" w:right="0"/>
        <w:contextualSpacing/>
        <w:jc w:val="both"/>
        <w:rPr>
          <w:rFonts w:ascii="Liberation Serif" w:hAnsi="Liberation Serif"/>
          <w:b w:val="false"/>
          <w:bCs w:val="false"/>
          <w:color w:val="auto"/>
          <w:sz w:val="24"/>
          <w:szCs w:val="24"/>
        </w:rPr>
      </w:pPr>
      <w:r>
        <w:rPr>
          <w:b w:val="false"/>
          <w:bCs w:val="false"/>
          <w:color w:val="auto"/>
          <w:sz w:val="24"/>
          <w:szCs w:val="24"/>
        </w:rPr>
        <w:t xml:space="preserve">Considerando que as “revelações </w:t>
      </w:r>
      <w:r>
        <w:rPr>
          <w:b w:val="false"/>
          <w:bCs w:val="false"/>
          <w:color w:val="auto"/>
          <w:sz w:val="24"/>
          <w:szCs w:val="24"/>
        </w:rPr>
        <w:t>d</w:t>
      </w:r>
      <w:r>
        <w:rPr>
          <w:b w:val="false"/>
          <w:bCs w:val="false"/>
          <w:color w:val="auto"/>
          <w:sz w:val="24"/>
          <w:szCs w:val="24"/>
        </w:rPr>
        <w:t xml:space="preserve">ivinas” se apresentaram entre períodos de aproximada 2 mil anos. (Moisés, 2 mil anos depois </w:t>
      </w:r>
      <w:r>
        <w:rPr>
          <w:b w:val="false"/>
          <w:bCs w:val="false"/>
          <w:color w:val="auto"/>
          <w:sz w:val="24"/>
          <w:szCs w:val="24"/>
        </w:rPr>
        <w:t>vem</w:t>
      </w:r>
      <w:r>
        <w:rPr>
          <w:b w:val="false"/>
          <w:bCs w:val="false"/>
          <w:color w:val="auto"/>
          <w:sz w:val="24"/>
          <w:szCs w:val="24"/>
        </w:rPr>
        <w:t xml:space="preserve"> Jesus, 2 mil anos depois </w:t>
      </w:r>
      <w:r>
        <w:rPr>
          <w:b w:val="false"/>
          <w:bCs w:val="false"/>
          <w:color w:val="auto"/>
          <w:sz w:val="24"/>
          <w:szCs w:val="24"/>
        </w:rPr>
        <w:t>vem a</w:t>
      </w:r>
      <w:r>
        <w:rPr>
          <w:b w:val="false"/>
          <w:bCs w:val="false"/>
          <w:color w:val="auto"/>
          <w:sz w:val="24"/>
          <w:szCs w:val="24"/>
        </w:rPr>
        <w:t xml:space="preserve"> Regeneração), estimar esse período de regeneração com uma duração de mais uns 2 mil anos, me parece plausível.</w:t>
      </w:r>
    </w:p>
    <w:p>
      <w:pPr>
        <w:pStyle w:val="Normal"/>
        <w:spacing w:before="0" w:after="0"/>
        <w:ind w:firstLine="737" w:left="0" w:right="0"/>
        <w:contextualSpacing/>
        <w:jc w:val="both"/>
        <w:rPr>
          <w:rFonts w:ascii="Liberation Serif" w:hAnsi="Liberation Serif"/>
          <w:color w:val="auto"/>
          <w:sz w:val="24"/>
          <w:szCs w:val="24"/>
        </w:rPr>
      </w:pPr>
      <w:r>
        <w:rPr>
          <w:b w:val="false"/>
          <w:bCs w:val="false"/>
          <w:color w:val="auto"/>
          <w:sz w:val="24"/>
          <w:szCs w:val="24"/>
        </w:rPr>
        <w:t>Mas só para exagerar muito a probabilidade de erro, v</w:t>
      </w:r>
      <w:r>
        <w:rPr>
          <w:b w:val="false"/>
          <w:bCs w:val="false"/>
          <w:color w:val="auto"/>
          <w:sz w:val="24"/>
          <w:szCs w:val="24"/>
        </w:rPr>
        <w:t xml:space="preserve">amos somar mais </w:t>
      </w:r>
      <w:r>
        <w:rPr>
          <w:b w:val="false"/>
          <w:bCs w:val="false"/>
          <w:color w:val="auto"/>
          <w:sz w:val="24"/>
          <w:szCs w:val="24"/>
        </w:rPr>
        <w:t xml:space="preserve">500 mil anos </w:t>
      </w:r>
      <w:r>
        <w:rPr>
          <w:b w:val="false"/>
          <w:bCs w:val="false"/>
          <w:color w:val="auto"/>
          <w:sz w:val="24"/>
          <w:szCs w:val="24"/>
        </w:rPr>
        <w:t>de “deixa”</w:t>
      </w:r>
      <w:r>
        <w:rPr>
          <w:b w:val="false"/>
          <w:bCs w:val="false"/>
          <w:color w:val="auto"/>
          <w:sz w:val="24"/>
          <w:szCs w:val="24"/>
        </w:rPr>
        <w:t xml:space="preserve">. </w:t>
      </w:r>
      <w:r>
        <w:rPr>
          <w:b w:val="false"/>
          <w:bCs w:val="false"/>
          <w:color w:val="auto"/>
          <w:sz w:val="24"/>
          <w:szCs w:val="24"/>
        </w:rPr>
        <w:t>Assim, contabilizemos em 1 milhão de anos o período do desenvolvimento humano passível de erros significativos da humanidade.</w:t>
      </w:r>
    </w:p>
    <w:p>
      <w:pPr>
        <w:pStyle w:val="Normal"/>
        <w:spacing w:before="0" w:after="0"/>
        <w:ind w:firstLine="737" w:left="0" w:right="0"/>
        <w:contextualSpacing/>
        <w:jc w:val="both"/>
        <w:rPr>
          <w:rFonts w:ascii="Liberation Serif" w:hAnsi="Liberation Serif"/>
          <w:color w:val="auto"/>
          <w:sz w:val="24"/>
          <w:szCs w:val="24"/>
        </w:rPr>
      </w:pPr>
      <w:r>
        <w:rPr>
          <w:b w:val="false"/>
          <w:bCs w:val="false"/>
          <w:color w:val="auto"/>
          <w:sz w:val="24"/>
          <w:szCs w:val="24"/>
        </w:rPr>
        <w:t xml:space="preserve">Agora, considerando a idade do Universo até aqui em 13,8 Bilhões de anos </w:t>
      </w:r>
      <w:r>
        <w:rPr>
          <w:b w:val="false"/>
          <w:bCs w:val="false"/>
          <w:color w:val="auto"/>
          <w:sz w:val="24"/>
          <w:szCs w:val="24"/>
        </w:rPr>
        <w:t xml:space="preserve">e uma estimativa calculada por físicos da </w:t>
      </w:r>
      <w:r>
        <w:rPr>
          <w:b w:val="false"/>
          <w:bCs w:val="false"/>
          <w:color w:val="auto"/>
          <w:sz w:val="24"/>
          <w:szCs w:val="24"/>
        </w:rPr>
        <w:t>A</w:t>
      </w:r>
      <w:r>
        <w:rPr>
          <w:b w:val="false"/>
          <w:bCs w:val="false"/>
          <w:color w:val="auto"/>
          <w:sz w:val="24"/>
          <w:szCs w:val="24"/>
        </w:rPr>
        <w:t xml:space="preserve">cademia </w:t>
      </w:r>
      <w:r>
        <w:rPr>
          <w:b w:val="false"/>
          <w:bCs w:val="false"/>
          <w:color w:val="auto"/>
          <w:sz w:val="24"/>
          <w:szCs w:val="24"/>
        </w:rPr>
        <w:t>C</w:t>
      </w:r>
      <w:r>
        <w:rPr>
          <w:b w:val="false"/>
          <w:bCs w:val="false"/>
          <w:color w:val="auto"/>
          <w:sz w:val="24"/>
          <w:szCs w:val="24"/>
        </w:rPr>
        <w:t xml:space="preserve">hinesa de </w:t>
      </w:r>
      <w:r>
        <w:rPr>
          <w:b w:val="false"/>
          <w:bCs w:val="false"/>
          <w:color w:val="auto"/>
          <w:sz w:val="24"/>
          <w:szCs w:val="24"/>
        </w:rPr>
        <w:t>C</w:t>
      </w:r>
      <w:r>
        <w:rPr>
          <w:b w:val="false"/>
          <w:bCs w:val="false"/>
          <w:color w:val="auto"/>
          <w:sz w:val="24"/>
          <w:szCs w:val="24"/>
        </w:rPr>
        <w:t xml:space="preserve">iências, o universo poderá terminar em 16,7 </w:t>
      </w:r>
      <w:r>
        <w:rPr>
          <w:b w:val="false"/>
          <w:bCs w:val="false"/>
          <w:color w:val="auto"/>
          <w:sz w:val="24"/>
          <w:szCs w:val="24"/>
        </w:rPr>
        <w:t>B</w:t>
      </w:r>
      <w:r>
        <w:rPr>
          <w:b w:val="false"/>
          <w:bCs w:val="false"/>
          <w:color w:val="auto"/>
          <w:sz w:val="24"/>
          <w:szCs w:val="24"/>
        </w:rPr>
        <w:t xml:space="preserve">ilhões de anos, </w:t>
      </w:r>
      <w:r>
        <w:rPr>
          <w:b w:val="false"/>
          <w:bCs w:val="false"/>
          <w:color w:val="auto"/>
          <w:sz w:val="24"/>
          <w:szCs w:val="24"/>
        </w:rPr>
        <w:t>perfazendo 30,5 x10</w:t>
      </w:r>
      <w:r>
        <w:rPr>
          <w:b w:val="false"/>
          <w:bCs w:val="false"/>
          <w:color w:val="auto"/>
          <w:sz w:val="24"/>
          <w:szCs w:val="24"/>
          <w:vertAlign w:val="superscript"/>
        </w:rPr>
        <w:t>9</w:t>
      </w:r>
      <w:r>
        <w:rPr>
          <w:b w:val="false"/>
          <w:bCs w:val="false"/>
          <w:color w:val="auto"/>
          <w:sz w:val="24"/>
          <w:szCs w:val="24"/>
        </w:rPr>
        <w:t xml:space="preserve"> anos dividido </w:t>
      </w:r>
      <w:r>
        <w:rPr>
          <w:b w:val="false"/>
          <w:bCs w:val="false"/>
          <w:color w:val="auto"/>
          <w:sz w:val="24"/>
          <w:szCs w:val="24"/>
        </w:rPr>
        <w:t>por</w:t>
      </w:r>
      <w:r>
        <w:rPr>
          <w:b w:val="false"/>
          <w:bCs w:val="false"/>
          <w:color w:val="auto"/>
          <w:sz w:val="24"/>
          <w:szCs w:val="24"/>
        </w:rPr>
        <w:t xml:space="preserve"> 1 x10</w:t>
      </w:r>
      <w:r>
        <w:rPr>
          <w:b w:val="false"/>
          <w:bCs w:val="false"/>
          <w:color w:val="auto"/>
          <w:sz w:val="24"/>
          <w:szCs w:val="24"/>
          <w:vertAlign w:val="superscript"/>
        </w:rPr>
        <w:t>6</w:t>
      </w:r>
      <w:r>
        <w:rPr>
          <w:b w:val="false"/>
          <w:bCs w:val="false"/>
          <w:color w:val="auto"/>
          <w:sz w:val="24"/>
          <w:szCs w:val="24"/>
        </w:rPr>
        <w:t xml:space="preserve"> anos de período de erro pernicioso, </w:t>
      </w:r>
      <w:r>
        <w:rPr>
          <w:b w:val="false"/>
          <w:bCs w:val="false"/>
          <w:color w:val="auto"/>
          <w:sz w:val="24"/>
          <w:szCs w:val="24"/>
        </w:rPr>
        <w:t>teremos uma proporção de 1/</w:t>
      </w:r>
      <w:r>
        <w:rPr>
          <w:b w:val="false"/>
          <w:bCs w:val="false"/>
          <w:color w:val="auto"/>
          <w:sz w:val="24"/>
          <w:szCs w:val="24"/>
        </w:rPr>
        <w:t>(</w:t>
      </w:r>
      <w:r>
        <w:rPr>
          <w:b w:val="false"/>
          <w:bCs w:val="false"/>
          <w:color w:val="auto"/>
          <w:sz w:val="24"/>
          <w:szCs w:val="24"/>
        </w:rPr>
        <w:t>30,5 x10</w:t>
      </w:r>
      <w:r>
        <w:rPr>
          <w:b w:val="false"/>
          <w:bCs w:val="false"/>
          <w:color w:val="auto"/>
          <w:sz w:val="24"/>
          <w:szCs w:val="24"/>
          <w:vertAlign w:val="superscript"/>
        </w:rPr>
        <w:t>3</w:t>
      </w:r>
      <w:r>
        <w:rPr>
          <w:b w:val="false"/>
          <w:bCs w:val="false"/>
          <w:color w:val="auto"/>
          <w:sz w:val="24"/>
          <w:szCs w:val="24"/>
        </w:rPr>
        <w:t xml:space="preserve">) </w:t>
      </w:r>
      <w:r>
        <w:rPr>
          <w:b w:val="false"/>
          <w:bCs w:val="false"/>
          <w:color w:val="auto"/>
          <w:sz w:val="24"/>
          <w:szCs w:val="24"/>
        </w:rPr>
        <w:t xml:space="preserve">de período de erro pernicioso para </w:t>
      </w:r>
      <w:r>
        <w:rPr>
          <w:b w:val="false"/>
          <w:bCs w:val="false"/>
          <w:color w:val="auto"/>
          <w:sz w:val="24"/>
          <w:szCs w:val="24"/>
        </w:rPr>
        <w:t xml:space="preserve">o </w:t>
      </w:r>
      <w:r>
        <w:rPr>
          <w:b w:val="false"/>
          <w:bCs w:val="false"/>
          <w:color w:val="auto"/>
          <w:sz w:val="24"/>
          <w:szCs w:val="24"/>
        </w:rPr>
        <w:t xml:space="preserve">período de equilíbrio universal, </w:t>
      </w:r>
      <w:r>
        <w:rPr>
          <w:b w:val="false"/>
          <w:bCs w:val="false"/>
          <w:color w:val="auto"/>
          <w:sz w:val="24"/>
          <w:szCs w:val="24"/>
        </w:rPr>
        <w:t>ou se considerarmos a idade da Terra (4,5 Bilhões de anos), 1/(1 x 10</w:t>
      </w:r>
      <w:r>
        <w:rPr>
          <w:b w:val="false"/>
          <w:bCs w:val="false"/>
          <w:color w:val="auto"/>
          <w:sz w:val="24"/>
          <w:szCs w:val="24"/>
          <w:vertAlign w:val="superscript"/>
        </w:rPr>
        <w:t>4</w:t>
      </w:r>
      <w:r>
        <w:rPr>
          <w:b w:val="false"/>
          <w:bCs w:val="false"/>
          <w:color w:val="auto"/>
          <w:sz w:val="24"/>
          <w:szCs w:val="24"/>
        </w:rPr>
        <w:t xml:space="preserve">) </w:t>
      </w:r>
      <w:r>
        <w:rPr>
          <w:b w:val="false"/>
          <w:bCs w:val="false"/>
          <w:color w:val="auto"/>
          <w:sz w:val="24"/>
          <w:szCs w:val="24"/>
        </w:rPr>
        <w:t>percentuais</w:t>
      </w:r>
      <w:r>
        <w:rPr>
          <w:b w:val="false"/>
          <w:bCs w:val="false"/>
          <w:color w:val="auto"/>
          <w:sz w:val="24"/>
          <w:szCs w:val="24"/>
        </w:rPr>
        <w:t xml:space="preserve">. </w:t>
      </w:r>
      <w:r>
        <w:rPr>
          <w:b w:val="false"/>
          <w:bCs w:val="false"/>
          <w:color w:val="auto"/>
          <w:sz w:val="24"/>
          <w:szCs w:val="24"/>
        </w:rPr>
        <w:t xml:space="preserve">Ou seja, é </w:t>
      </w:r>
      <w:r>
        <w:rPr>
          <w:b w:val="false"/>
          <w:bCs w:val="false"/>
          <w:color w:val="auto"/>
          <w:sz w:val="24"/>
          <w:szCs w:val="24"/>
        </w:rPr>
        <w:t xml:space="preserve">pouco </w:t>
      </w:r>
      <w:r>
        <w:rPr>
          <w:b w:val="false"/>
          <w:bCs w:val="false"/>
          <w:color w:val="auto"/>
          <w:sz w:val="24"/>
          <w:szCs w:val="24"/>
        </w:rPr>
        <w:t>relevante.</w:t>
      </w:r>
    </w:p>
    <w:p>
      <w:pPr>
        <w:pStyle w:val="Normal"/>
        <w:spacing w:before="0" w:after="0"/>
        <w:ind w:firstLine="737" w:left="0" w:right="0"/>
        <w:contextualSpacing/>
        <w:jc w:val="both"/>
        <w:rPr>
          <w:rFonts w:ascii="Liberation Serif" w:hAnsi="Liberation Serif"/>
          <w:b w:val="false"/>
          <w:bCs w:val="false"/>
          <w:color w:val="auto"/>
          <w:sz w:val="24"/>
          <w:szCs w:val="24"/>
        </w:rPr>
      </w:pPr>
      <w:r>
        <w:rPr>
          <w:b w:val="false"/>
          <w:bCs w:val="false"/>
          <w:color w:val="auto"/>
          <w:sz w:val="24"/>
          <w:szCs w:val="24"/>
        </w:rPr>
      </w:r>
      <w:r>
        <w:br w:type="page"/>
      </w:r>
    </w:p>
    <w:p>
      <w:pPr>
        <w:pStyle w:val="Heading1"/>
        <w:spacing w:before="0" w:after="0"/>
        <w:ind w:firstLine="680" w:left="0"/>
        <w:contextualSpacing/>
        <w:rPr/>
      </w:pPr>
      <w:bookmarkStart w:id="40" w:name="__RefHeading___Toc3469_2209441386"/>
      <w:bookmarkEnd w:id="40"/>
      <w:r>
        <w:rPr/>
        <w:t xml:space="preserve">Modelando o Ciclo </w:t>
      </w:r>
      <w:r>
        <w:rPr/>
        <w:t>C</w:t>
      </w:r>
      <w:r>
        <w:rPr/>
        <w:t xml:space="preserve">omportamental </w:t>
      </w:r>
      <w:r>
        <w:rPr/>
        <w:t>H</w:t>
      </w:r>
      <w:r>
        <w:rPr/>
        <w:t>umano</w:t>
      </w:r>
    </w:p>
    <w:p>
      <w:pPr>
        <w:pStyle w:val="Normal"/>
        <w:spacing w:before="0" w:after="0"/>
        <w:ind w:firstLine="737" w:left="0" w:right="0"/>
        <w:contextualSpacing/>
        <w:jc w:val="both"/>
        <w:rPr>
          <w:rFonts w:ascii="Liberation Serif" w:hAnsi="Liberation Serif"/>
          <w:b w:val="false"/>
          <w:bCs w:val="false"/>
          <w:color w:val="auto"/>
          <w:sz w:val="24"/>
          <w:szCs w:val="24"/>
        </w:rPr>
      </w:pPr>
      <w:r>
        <w:rPr>
          <w:b w:val="false"/>
          <w:bCs w:val="false"/>
          <w:color w:val="auto"/>
          <w:sz w:val="24"/>
          <w:szCs w:val="24"/>
        </w:rPr>
      </w:r>
    </w:p>
    <w:p>
      <w:pPr>
        <w:pStyle w:val="Normal"/>
        <w:spacing w:before="0" w:after="0"/>
        <w:ind w:firstLine="737" w:left="0" w:right="0"/>
        <w:contextualSpacing/>
        <w:jc w:val="both"/>
        <w:rPr>
          <w:rFonts w:ascii="Liberation Serif" w:hAnsi="Liberation Serif"/>
          <w:b w:val="false"/>
          <w:bCs w:val="false"/>
          <w:color w:val="auto"/>
          <w:sz w:val="24"/>
          <w:szCs w:val="24"/>
        </w:rPr>
      </w:pPr>
      <w:r>
        <w:rPr>
          <w:b w:val="false"/>
          <w:bCs w:val="false"/>
          <w:color w:val="auto"/>
          <w:sz w:val="24"/>
          <w:szCs w:val="24"/>
        </w:rPr>
      </w:r>
      <w:r>
        <mc:AlternateContent>
          <mc:Choice Requires="wps">
            <w:drawing>
              <wp:anchor behindDoc="0" distT="0" distB="0" distL="0" distR="0" simplePos="0" locked="0" layoutInCell="1" allowOverlap="1" relativeHeight="17">
                <wp:simplePos x="0" y="0"/>
                <wp:positionH relativeFrom="column">
                  <wp:posOffset>0</wp:posOffset>
                </wp:positionH>
                <wp:positionV relativeFrom="paragraph">
                  <wp:posOffset>64135</wp:posOffset>
                </wp:positionV>
                <wp:extent cx="6120130" cy="3884930"/>
                <wp:effectExtent l="0" t="0" r="0" b="0"/>
                <wp:wrapNone/>
                <wp:docPr id="73" name="Quadro14"/>
                <a:graphic xmlns:a="http://schemas.openxmlformats.org/drawingml/2006/main">
                  <a:graphicData uri="http://schemas.microsoft.com/office/word/2010/wordprocessingShape">
                    <wps:wsp>
                      <wps:cNvSpPr txBox="1"/>
                      <wps:spPr>
                        <a:xfrm>
                          <a:off x="0" y="0"/>
                          <a:ext cx="6120130" cy="3884930"/>
                        </a:xfrm>
                        <a:prstGeom prst="rect"/>
                        <a:solidFill>
                          <a:srgbClr val="FFFFFF"/>
                        </a:solidFill>
                      </wps:spPr>
                      <wps:txbx>
                        <w:txbxContent>
                          <w:p>
                            <w:pPr>
                              <w:pStyle w:val="Figura"/>
                              <w:spacing w:before="120" w:after="120"/>
                              <w:rPr/>
                            </w:pPr>
                            <w:r>
                              <w:rPr/>
                              <w:drawing>
                                <wp:inline distT="0" distB="0" distL="0" distR="0">
                                  <wp:extent cx="6296660" cy="3553460"/>
                                  <wp:effectExtent l="0" t="0" r="0" b="0"/>
                                  <wp:docPr id="74" name="Ciclo comportamental" descr="Figura3. Ciclo comporta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Ciclo comportamental" descr="Figura3. Ciclo comportamental"/>
                                          <pic:cNvPicPr>
                                            <a:picLocks noChangeAspect="1" noChangeArrowheads="1"/>
                                          </pic:cNvPicPr>
                                        </pic:nvPicPr>
                                        <pic:blipFill>
                                          <a:blip r:embed="rId48"/>
                                          <a:stretch>
                                            <a:fillRect/>
                                          </a:stretch>
                                        </pic:blipFill>
                                        <pic:spPr bwMode="auto">
                                          <a:xfrm>
                                            <a:off x="0" y="0"/>
                                            <a:ext cx="6296660" cy="3553460"/>
                                          </a:xfrm>
                                          <a:prstGeom prst="rect">
                                            <a:avLst/>
                                          </a:prstGeom>
                                          <a:noFill/>
                                        </pic:spPr>
                                      </pic:pic>
                                    </a:graphicData>
                                  </a:graphic>
                                </wp:inline>
                              </w:drawing>
                              <w:drawing>
                                <wp:inline distT="0" distB="0" distL="0" distR="0">
                                  <wp:extent cx="1428750" cy="175895"/>
                                  <wp:effectExtent l="0" t="0" r="0" b="0"/>
                                  <wp:docPr id="75" name="Quadro de texto 6"/>
                                  <a:graphic xmlns:a="http://schemas.openxmlformats.org/drawingml/2006/main">
                                    <a:graphicData uri="http://schemas.microsoft.com/office/word/2010/wordprocessingShape">
                                      <wps:wsp>
                                        <wps:cNvSpPr txBox="1"/>
                                        <wps:spPr>
                                          <a:xfrm>
                                            <a:off x="0" y="0"/>
                                            <a:ext cx="1428840" cy="176040"/>
                                          </a:xfrm>
                                          <a:prstGeom prst="rect">
                                            <a:avLst/>
                                          </a:prstGeom>
                                          <a:noFill/>
                                          <a:ln w="0">
                                            <a:noFill/>
                                          </a:ln>
                                        </wps:spPr>
                                        <wps:txbx>
                                          <w:txbxContent>
                                            <w:p>
                                              <w:pPr>
                                                <w:jc w:val="center"/>
                                                <w:rPr/>
                                              </w:pPr>
                                              <w:r>
                                                <w:rPr>
                                                  <w:sz w:val="24"/>
                                                  <w:u w:val="single"/>
                                                  <w:szCs w:val="24"/>
                                                </w:rPr>
                                                <w:t>Vontade</w:t>
                                              </w:r>
                                            </w:p>
                                          </w:txbxContent>
                                        </wps:txbx>
                                        <wps:bodyPr wrap="square" lIns="0" rIns="0" tIns="0" bIns="0" anchor="t">
                                          <a:noAutofit/>
                                        </wps:bodyPr>
                                      </wps:wsp>
                                    </a:graphicData>
                                  </a:graphic>
                                </wp:inline>
                              </w:drawing>
                              <w:t xml:space="preserve">Figura </w:t>
                            </w:r>
                            <w:r>
                              <w:rPr/>
                              <w:fldChar w:fldCharType="begin"/>
                            </w:r>
                            <w:r>
                              <w:rPr/>
                              <w:instrText xml:space="preserve"> SEQ Figura \* ARABIC </w:instrText>
                            </w:r>
                            <w:r>
                              <w:rPr/>
                              <w:fldChar w:fldCharType="separate"/>
                            </w:r>
                            <w:r>
                              <w:rPr/>
                              <w:t>14</w:t>
                            </w:r>
                            <w:r>
                              <w:rPr/>
                              <w:fldChar w:fldCharType="end"/>
                            </w:r>
                            <w:r>
                              <w:rPr/>
                              <w:t xml:space="preserve">: </w:t>
                            </w:r>
                            <w:r>
                              <w:rPr/>
                              <w:t>Ciclo comportamental.</w:t>
                            </w:r>
                          </w:p>
                        </w:txbxContent>
                      </wps:txbx>
                      <wps:bodyPr anchor="t" lIns="0" tIns="0" rIns="0" bIns="0">
                        <a:noAutofit/>
                      </wps:bodyPr>
                    </wps:wsp>
                  </a:graphicData>
                </a:graphic>
              </wp:anchor>
            </w:drawing>
          </mc:Choice>
          <mc:Fallback>
            <w:pict>
              <v:rect style="position:absolute;rotation:-0;width:481.9pt;height:305.9pt;mso-wrap-distance-left:0pt;mso-wrap-distance-right:0pt;mso-wrap-distance-top:0pt;mso-wrap-distance-bottom:0pt;margin-top:5.05pt;mso-position-vertical-relative:text;margin-left:0pt;mso-position-horizontal-relative:text">
                <v:textbox inset="0in,0in,0in,0in">
                  <w:txbxContent>
                    <w:p>
                      <w:pPr>
                        <w:pStyle w:val="Figura"/>
                        <w:spacing w:before="120" w:after="120"/>
                        <w:rPr/>
                      </w:pPr>
                      <w:r>
                        <w:rPr/>
                        <w:drawing>
                          <wp:inline distT="0" distB="0" distL="0" distR="0">
                            <wp:extent cx="6296660" cy="3553460"/>
                            <wp:effectExtent l="0" t="0" r="0" b="0"/>
                            <wp:docPr id="76" name="Ciclo comportamental" descr="Figura3. Ciclo comporta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Ciclo comportamental" descr="Figura3. Ciclo comportamental"/>
                                    <pic:cNvPicPr>
                                      <a:picLocks noChangeAspect="1" noChangeArrowheads="1"/>
                                    </pic:cNvPicPr>
                                  </pic:nvPicPr>
                                  <pic:blipFill>
                                    <a:blip r:embed="rId49"/>
                                    <a:stretch>
                                      <a:fillRect/>
                                    </a:stretch>
                                  </pic:blipFill>
                                  <pic:spPr bwMode="auto">
                                    <a:xfrm>
                                      <a:off x="0" y="0"/>
                                      <a:ext cx="6296660" cy="3553460"/>
                                    </a:xfrm>
                                    <a:prstGeom prst="rect">
                                      <a:avLst/>
                                    </a:prstGeom>
                                    <a:noFill/>
                                  </pic:spPr>
                                </pic:pic>
                              </a:graphicData>
                            </a:graphic>
                          </wp:inline>
                        </w:drawing>
                        <w:pict>
                          <v:shape id="shape_0" ID="Quadro de texto 6" stroked="f" o:allowincell="f" style="position:absolute;margin-left:334.3pt;margin-top:35.9pt;width:112.45pt;height:13.8pt;mso-wrap-style:square;v-text-anchor:top" type="_x0000_t202">
                            <v:textbox>
                              <w:txbxContent>
                                <w:p>
                                  <w:pPr>
                                    <w:jc w:val="center"/>
                                    <w:rPr/>
                                  </w:pPr>
                                  <w:r>
                                    <w:rPr>
                                      <w:sz w:val="24"/>
                                      <w:u w:val="single"/>
                                      <w:szCs w:val="24"/>
                                    </w:rPr>
                                    <w:t>Vontade</w:t>
                                  </w:r>
                                </w:p>
                              </w:txbxContent>
                            </v:textbox>
                            <v:fill o:detectmouseclick="t" on="false"/>
                            <v:stroke color="black" joinstyle="round" endcap="flat"/>
                            <w10:wrap type="none"/>
                          </v:shape>
                        </w:pict>
                        <w:t xml:space="preserve">Figura </w:t>
                      </w:r>
                      <w:r>
                        <w:rPr/>
                        <w:fldChar w:fldCharType="begin"/>
                      </w:r>
                      <w:r>
                        <w:rPr/>
                        <w:instrText xml:space="preserve"> SEQ Figura \* ARABIC </w:instrText>
                      </w:r>
                      <w:r>
                        <w:rPr/>
                        <w:fldChar w:fldCharType="separate"/>
                      </w:r>
                      <w:r>
                        <w:rPr/>
                        <w:t>14</w:t>
                      </w:r>
                      <w:r>
                        <w:rPr/>
                        <w:fldChar w:fldCharType="end"/>
                      </w:r>
                      <w:r>
                        <w:rPr/>
                        <w:t xml:space="preserve">: </w:t>
                      </w:r>
                      <w:r>
                        <w:rPr/>
                        <w:t>Ciclo comportamental.</w:t>
                      </w:r>
                    </w:p>
                  </w:txbxContent>
                </v:textbox>
                <w10:wrap type="none"/>
              </v:rect>
            </w:pict>
          </mc:Fallback>
        </mc:AlternateContent>
      </w:r>
    </w:p>
    <w:p>
      <w:pPr>
        <w:pStyle w:val="Normal"/>
        <w:spacing w:before="0" w:after="0"/>
        <w:ind w:firstLine="737" w:left="0" w:right="0"/>
        <w:contextualSpacing/>
        <w:jc w:val="both"/>
        <w:rPr>
          <w:rFonts w:ascii="Liberation Serif" w:hAnsi="Liberation Serif"/>
          <w:b w:val="false"/>
          <w:bCs w:val="false"/>
          <w:color w:val="auto"/>
          <w:sz w:val="24"/>
          <w:szCs w:val="24"/>
        </w:rPr>
      </w:pPr>
      <w:r>
        <w:rPr>
          <w:b w:val="false"/>
          <w:bCs w:val="false"/>
          <w:color w:val="auto"/>
          <w:sz w:val="24"/>
          <w:szCs w:val="24"/>
        </w:rPr>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mc:AlternateContent>
          <mc:Choice Requires="wps">
            <w:drawing>
              <wp:anchor behindDoc="0" distT="0" distB="0" distL="0" distR="0" simplePos="0" locked="0" layoutInCell="1" allowOverlap="1" relativeHeight="31">
                <wp:simplePos x="0" y="0"/>
                <wp:positionH relativeFrom="column">
                  <wp:posOffset>3309620</wp:posOffset>
                </wp:positionH>
                <wp:positionV relativeFrom="paragraph">
                  <wp:posOffset>436880</wp:posOffset>
                </wp:positionV>
                <wp:extent cx="1154430" cy="190500"/>
                <wp:effectExtent l="374650" t="0" r="374650" b="0"/>
                <wp:wrapNone/>
                <wp:docPr id="78" name="Quadro de texto 11"/>
                <a:graphic xmlns:a="http://schemas.openxmlformats.org/drawingml/2006/main">
                  <a:graphicData uri="http://schemas.microsoft.com/office/word/2010/wordprocessingShape">
                    <wps:wsp>
                      <wps:cNvSpPr txBox="1"/>
                      <wps:spPr>
                        <a:xfrm rot="2760000">
                          <a:off x="0" y="0"/>
                          <a:ext cx="1154520" cy="190440"/>
                        </a:xfrm>
                        <a:prstGeom prst="rect">
                          <a:avLst/>
                        </a:prstGeom>
                        <a:solidFill>
                          <a:srgbClr val="e8f2a1"/>
                        </a:solidFill>
                        <a:ln cap="rnd" w="0">
                          <a:solidFill>
                            <a:srgbClr val="000000"/>
                          </a:solidFill>
                          <a:prstDash val="sysDot"/>
                        </a:ln>
                      </wps:spPr>
                      <wps:txbx>
                        <w:txbxContent>
                          <w:p>
                            <w:pPr>
                              <w:jc w:val="center"/>
                              <w:rPr/>
                            </w:pPr>
                            <w:r>
                              <w:rPr/>
                              <w:t>Individualidade?</w:t>
                            </w:r>
                          </w:p>
                        </w:txbxContent>
                      </wps:txbx>
                      <wps:bodyPr wrap="square" lIns="0" rIns="0" tIns="0" bIns="0" anchor="t">
                        <a:noAutofit/>
                      </wps:bodyPr>
                    </wps:wsp>
                  </a:graphicData>
                </a:graphic>
              </wp:anchor>
            </w:drawing>
          </mc:Choice>
          <mc:Fallback>
            <w:pict>
              <v:shape id="shape_0" ID="Quadro de texto 11" fillcolor="#e8f2a1" stroked="t" o:allowincell="f" style="position:absolute;margin-left:260.65pt;margin-top:34.4pt;width:90.85pt;height:14.95pt;mso-wrap-style:square;v-text-anchor:top;rotation:46" type="_x0000_t202">
                <v:textbox>
                  <w:txbxContent>
                    <w:p>
                      <w:pPr>
                        <w:jc w:val="center"/>
                        <w:rPr/>
                      </w:pPr>
                      <w:r>
                        <w:rPr/>
                        <w:t>Individualidade?</w:t>
                      </w:r>
                    </w:p>
                  </w:txbxContent>
                </v:textbox>
                <v:fill o:detectmouseclick="t" type="solid" color2="#170d5e"/>
                <v:stroke color="black" dashstyle="shortdot" joinstyle="round" endcap="round"/>
                <w10:wrap type="none"/>
              </v:shape>
            </w:pict>
          </mc:Fallback>
        </mc:AlternateContent>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r>
    </w:p>
    <w:p>
      <w:pPr>
        <w:pStyle w:val="Normal"/>
        <w:spacing w:before="0" w:after="0"/>
        <w:ind w:firstLine="737" w:left="0" w:right="0"/>
        <w:contextualSpacing/>
        <w:jc w:val="both"/>
        <w:rPr>
          <w:rFonts w:ascii="Liberation Serif" w:hAnsi="Liberation Serif"/>
          <w:color w:val="auto"/>
          <w:sz w:val="24"/>
          <w:szCs w:val="24"/>
        </w:rPr>
      </w:pPr>
      <w:r>
        <w:rPr>
          <w:color w:val="auto"/>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mc:AlternateContent>
          <mc:Choice Requires="wps">
            <w:drawing>
              <wp:anchor behindDoc="0" distT="0" distB="0" distL="0" distR="0" simplePos="0" locked="0" layoutInCell="1" allowOverlap="1" relativeHeight="24">
                <wp:simplePos x="0" y="0"/>
                <wp:positionH relativeFrom="column">
                  <wp:posOffset>985520</wp:posOffset>
                </wp:positionH>
                <wp:positionV relativeFrom="paragraph">
                  <wp:posOffset>424180</wp:posOffset>
                </wp:positionV>
                <wp:extent cx="904875" cy="224155"/>
                <wp:effectExtent l="10795" t="2540" r="10795" b="2540"/>
                <wp:wrapNone/>
                <wp:docPr id="79" name="Quadro de texto 7"/>
                <a:graphic xmlns:a="http://schemas.openxmlformats.org/drawingml/2006/main">
                  <a:graphicData uri="http://schemas.microsoft.com/office/word/2010/wordprocessingShape">
                    <wps:wsp>
                      <wps:cNvSpPr txBox="1"/>
                      <wps:spPr>
                        <a:xfrm rot="16284600">
                          <a:off x="0" y="0"/>
                          <a:ext cx="905040" cy="224280"/>
                        </a:xfrm>
                        <a:prstGeom prst="rect">
                          <a:avLst/>
                        </a:prstGeom>
                        <a:noFill/>
                        <a:ln w="0">
                          <a:noFill/>
                        </a:ln>
                      </wps:spPr>
                      <wps:txbx>
                        <w:txbxContent>
                          <w:p>
                            <w:pPr>
                              <w:jc w:val="left"/>
                              <w:rPr/>
                            </w:pPr>
                            <w:r>
                              <w:rPr>
                                <w:shd w:fill="F6F9D4" w:val="clear"/>
                              </w:rPr>
                              <w:t>Sentimentos</w:t>
                            </w:r>
                          </w:p>
                        </w:txbxContent>
                      </wps:txbx>
                      <wps:bodyPr wrap="square" lIns="0" rIns="0" tIns="0" bIns="0" anchor="t">
                        <a:noAutofit/>
                      </wps:bodyPr>
                    </wps:wsp>
                  </a:graphicData>
                </a:graphic>
              </wp:anchor>
            </w:drawing>
          </mc:Choice>
          <mc:Fallback>
            <w:pict>
              <v:shape id="shape_0" ID="Quadro de texto 7" stroked="f" o:allowincell="f" style="position:absolute;margin-left:77.65pt;margin-top:33.4pt;width:71.2pt;height:17.6pt;mso-wrap-style:square;v-text-anchor:top;rotation:271" type="_x0000_t202">
                <v:textbox>
                  <w:txbxContent>
                    <w:p>
                      <w:pPr>
                        <w:jc w:val="left"/>
                        <w:rPr/>
                      </w:pPr>
                      <w:r>
                        <w:rPr>
                          <w:shd w:fill="F6F9D4" w:val="clear"/>
                        </w:rPr>
                        <w:t>Sentimentos</w:t>
                      </w:r>
                    </w:p>
                  </w:txbxContent>
                </v:textbox>
                <v:fill o:detectmouseclick="t" on="false"/>
                <v:stroke color="black" joinstyle="round" endcap="flat"/>
                <w10:wrap type="none"/>
              </v:shape>
            </w:pict>
          </mc:Fallback>
        </mc:AlternateConten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t xml:space="preserve">O ciclo comportamental reflete a forma como nosso comportamento é determinado como móvel de nossas ações. </w:t>
      </w:r>
      <w:r>
        <w:rPr>
          <w:sz w:val="24"/>
          <w:szCs w:val="24"/>
        </w:rPr>
        <w:t xml:space="preserve">Acompanhemos pela ilustração da fig. </w:t>
      </w:r>
      <w:r>
        <w:rPr>
          <w:sz w:val="24"/>
          <w:szCs w:val="24"/>
        </w:rPr>
        <w:fldChar w:fldCharType="begin"/>
      </w:r>
      <w:r>
        <w:rPr>
          <w:sz w:val="24"/>
          <w:szCs w:val="24"/>
        </w:rPr>
        <w:instrText xml:space="preserve"> REF Ref_Figura13_number_only \h </w:instrText>
      </w:r>
      <w:r>
        <w:rPr>
          <w:sz w:val="24"/>
          <w:szCs w:val="24"/>
        </w:rPr>
        <w:fldChar w:fldCharType="separate"/>
      </w:r>
      <w:r>
        <w:rPr>
          <w:sz w:val="24"/>
          <w:szCs w:val="24"/>
        </w:rPr>
        <w:t>14</w:t>
      </w:r>
      <w:r>
        <w:rPr>
          <w:sz w:val="24"/>
          <w:szCs w:val="24"/>
        </w:rPr>
        <w:fldChar w:fldCharType="end"/>
      </w:r>
    </w:p>
    <w:p>
      <w:pPr>
        <w:pStyle w:val="Normal"/>
        <w:spacing w:before="0" w:after="0"/>
        <w:ind w:firstLine="850" w:left="0" w:right="0"/>
        <w:contextualSpacing/>
        <w:jc w:val="both"/>
        <w:rPr>
          <w:rFonts w:ascii="Liberation Serif" w:hAnsi="Liberation Serif"/>
          <w:sz w:val="24"/>
          <w:szCs w:val="24"/>
        </w:rPr>
      </w:pPr>
      <w:r>
        <w:rPr>
          <w:sz w:val="24"/>
          <w:szCs w:val="24"/>
        </w:rPr>
        <w:t xml:space="preserve">Esse modelo de comportamento </w:t>
      </w:r>
      <w:r>
        <w:rPr>
          <w:sz w:val="24"/>
          <w:szCs w:val="24"/>
        </w:rPr>
        <w:t>é</w:t>
      </w:r>
      <w:r>
        <w:rPr>
          <w:sz w:val="24"/>
          <w:szCs w:val="24"/>
        </w:rPr>
        <w:t xml:space="preserve"> coerente para tomarmos por ponto de partida, mas não tenhamos a pretensão de tê-lo por modelo padrão absoluto. A</w:t>
      </w:r>
      <w:r>
        <w:rPr>
          <w:sz w:val="24"/>
          <w:szCs w:val="24"/>
        </w:rPr>
        <w:t>i</w:t>
      </w:r>
      <w:r>
        <w:rPr>
          <w:sz w:val="24"/>
          <w:szCs w:val="24"/>
        </w:rPr>
        <w:t>nda é cedo para isso. Reconheço.</w:t>
      </w:r>
    </w:p>
    <w:p>
      <w:pPr>
        <w:pStyle w:val="Normal"/>
        <w:spacing w:before="0" w:after="0"/>
        <w:ind w:firstLine="850" w:left="0" w:right="0"/>
        <w:contextualSpacing/>
        <w:jc w:val="both"/>
        <w:rPr>
          <w:rFonts w:ascii="Liberation Serif" w:hAnsi="Liberation Serif"/>
          <w:sz w:val="24"/>
          <w:szCs w:val="24"/>
        </w:rPr>
      </w:pPr>
      <w:r>
        <w:rPr>
          <w:sz w:val="24"/>
          <w:szCs w:val="24"/>
        </w:rPr>
        <w:t xml:space="preserve">Em princípio partimos por receber os estímulos oriundos do meio externo através de principalmente nossos cinco sentidos e complementados por outros 20 </w:t>
      </w:r>
      <w:r>
        <w:rPr>
          <w:sz w:val="24"/>
          <w:szCs w:val="24"/>
        </w:rPr>
        <w:t>subsentidos</w:t>
      </w:r>
      <w:r>
        <w:rPr>
          <w:sz w:val="24"/>
          <w:szCs w:val="24"/>
        </w:rPr>
        <w:t xml:space="preserve">. Naturalmente a partir do que vemos, ouvimos, </w:t>
      </w:r>
      <w:r>
        <w:rPr>
          <w:sz w:val="24"/>
          <w:szCs w:val="24"/>
        </w:rPr>
        <w:t>degustamos</w:t>
      </w:r>
      <w:r>
        <w:rPr>
          <w:sz w:val="24"/>
          <w:szCs w:val="24"/>
        </w:rPr>
        <w:t xml:space="preserve">, tocamos, cheiramos e normalmente pela combinação de vários desses sentidos. </w:t>
      </w:r>
    </w:p>
    <w:p>
      <w:pPr>
        <w:pStyle w:val="Normal"/>
        <w:spacing w:before="0" w:after="0"/>
        <w:ind w:firstLine="850" w:left="0" w:right="0"/>
        <w:contextualSpacing/>
        <w:jc w:val="both"/>
        <w:rPr/>
      </w:pPr>
      <w:r>
        <w:rPr>
          <w:sz w:val="24"/>
          <w:szCs w:val="24"/>
        </w:rPr>
        <w:t xml:space="preserve">Além deles podemos acrescentar estímulos intuitivos e vibrações, não apenas físicas, no sentido grosseiro da matéria, mas também, </w:t>
      </w:r>
      <w:r>
        <w:rPr>
          <w:sz w:val="24"/>
          <w:szCs w:val="24"/>
        </w:rPr>
        <w:t>segundo a doutrina espírita,</w:t>
      </w:r>
      <w:r>
        <w:rPr>
          <w:sz w:val="24"/>
          <w:szCs w:val="24"/>
        </w:rPr>
        <w:t xml:space="preserve"> de origem quintessenciada, oriundas de outras emanações que pouco reconhecemos </w:t>
      </w:r>
      <w:r>
        <w:rPr>
          <w:sz w:val="24"/>
          <w:szCs w:val="24"/>
        </w:rPr>
        <w:t xml:space="preserve">e distinguimos </w:t>
      </w:r>
      <w:r>
        <w:rPr>
          <w:sz w:val="24"/>
          <w:szCs w:val="24"/>
        </w:rPr>
        <w:t xml:space="preserve">ainda, </w:t>
      </w:r>
      <w:r>
        <w:rPr>
          <w:sz w:val="24"/>
          <w:szCs w:val="24"/>
        </w:rPr>
        <w:t>notadamente para a percepção extrassensorial, na transmissão e percepção dos pensamentos e sentimentos e também como centro da mediunidade</w:t>
      </w:r>
      <w:r>
        <w:rPr>
          <w:sz w:val="24"/>
          <w:szCs w:val="24"/>
        </w:rPr>
        <w:t xml:space="preserve">. </w:t>
      </w:r>
      <w:r>
        <w:rPr>
          <w:sz w:val="24"/>
          <w:szCs w:val="24"/>
        </w:rPr>
        <w:t>Tem por principal agente a glândula pineal ou epífise (</w:t>
      </w:r>
      <w:del w:id="1950" w:author="Autor desconhecido" w:date="2024-06-13T14:52:23Z">
        <w:r>
          <w:rPr>
            <w:sz w:val="24"/>
            <w:szCs w:val="24"/>
          </w:rPr>
          <w:delText>H</w:delText>
        </w:r>
      </w:del>
      <w:ins w:id="1951" w:author="Autor desconhecido" w:date="2024-06-13T14:52:23Z">
        <w:r>
          <w:rPr>
            <w:sz w:val="24"/>
            <w:szCs w:val="24"/>
          </w:rPr>
          <w:t>h</w:t>
        </w:r>
      </w:ins>
      <w:r>
        <w:rPr>
          <w:sz w:val="24"/>
          <w:szCs w:val="24"/>
        </w:rPr>
        <w:t xml:space="preserve">ipófise ou pituitária). </w:t>
      </w:r>
      <w:r>
        <w:rPr/>
        <w:t>Localiza-se no centro do cérebro, entre os dois hemisférios, na altura dos olhos, como parte do epitálamo, ligando-se assim com o sistema límbico</w:t>
      </w:r>
      <w:ins w:id="1952" w:author="Autor desconhecido" w:date="2024-06-13T14:52:46Z">
        <w:r>
          <w:rPr/>
          <w:t>,</w:t>
        </w:r>
      </w:ins>
      <w:r>
        <w:rPr/>
        <w:t xml:space="preserve"> que</w:t>
      </w:r>
      <w:del w:id="1953" w:author="Autor desconhecido" w:date="2024-06-13T14:52:36Z">
        <w:r>
          <w:rPr/>
          <w:delText>,</w:delText>
        </w:r>
      </w:del>
      <w:r>
        <w:rPr/>
        <w:t xml:space="preserve"> nos mamíferos</w:t>
      </w:r>
      <w:del w:id="1954" w:author="Autor desconhecido" w:date="2024-06-13T14:52:40Z">
        <w:r>
          <w:rPr/>
          <w:delText>,</w:delText>
        </w:r>
      </w:del>
      <w:r>
        <w:rPr/>
        <w:t xml:space="preserve"> regula o sistema nervoso</w:t>
      </w:r>
      <w:ins w:id="1955" w:author="Autor desconhecido" w:date="2024-06-13T14:53:01Z">
        <w:r>
          <w:rPr/>
          <w:t>,</w:t>
        </w:r>
      </w:ins>
      <w:r>
        <w:rPr/>
        <w:t xml:space="preserve"> e</w:t>
      </w:r>
      <w:del w:id="1956" w:author="Autor desconhecido" w:date="2024-06-13T14:52:52Z">
        <w:r>
          <w:rPr/>
          <w:delText>,</w:delText>
        </w:r>
      </w:del>
      <w:r>
        <w:rPr/>
        <w:t xml:space="preserve"> desta maneira</w:t>
      </w:r>
      <w:del w:id="1957" w:author="Autor desconhecido" w:date="2024-06-13T14:53:11Z">
        <w:r>
          <w:rPr/>
          <w:delText>,</w:delText>
        </w:r>
      </w:del>
      <w:r>
        <w:rPr/>
        <w:t xml:space="preserve"> afeta nossas emoções, necessidades fisiológicas, </w:t>
      </w:r>
      <w:hyperlink r:id="rId50">
        <w:r>
          <w:rPr>
            <w:rStyle w:val="Hyperlink"/>
            <w:color w:val="000000"/>
            <w:u w:val="none"/>
            <w:shd w:fill="auto" w:val="clear"/>
          </w:rPr>
          <w:t>sexualidade</w:t>
        </w:r>
      </w:hyperlink>
      <w:r>
        <w:rPr>
          <w:shd w:fill="auto" w:val="clear"/>
        </w:rPr>
        <w:t xml:space="preserve"> </w:t>
      </w:r>
      <w:r>
        <w:rPr/>
        <w:t xml:space="preserve">e comportamentos sociais.  </w:t>
      </w:r>
    </w:p>
    <w:p>
      <w:pPr>
        <w:pStyle w:val="Normal"/>
        <w:spacing w:before="0" w:after="0"/>
        <w:contextualSpacing/>
        <w:rPr/>
      </w:pPr>
      <w:r>
        <w:rPr/>
        <w:t xml:space="preserve">Segundo Dr. Sérgio Felipe de Oliveira </w:t>
      </w:r>
      <w:r>
        <w:rPr/>
        <w:t>(</w:t>
      </w:r>
      <w:r>
        <w:rPr/>
        <w:t xml:space="preserve">médico psiquiatra e mestre em ciências pela Universidade de São Paulo (USP) </w:t>
      </w:r>
      <w:r>
        <w:rPr/>
        <w:t>)</w:t>
      </w:r>
      <w:r>
        <w:rPr/>
        <w:t>(30)</w:t>
      </w:r>
      <w:r>
        <w:rPr/>
        <w:t xml:space="preserve"> </w:t>
      </w:r>
      <w:r>
        <w:rPr/>
        <w:t>(26),</w:t>
      </w:r>
      <w:r>
        <w:rPr>
          <w:shd w:fill="auto" w:val="clear"/>
        </w:rPr>
        <w:t>em suas palavras:</w:t>
      </w:r>
    </w:p>
    <w:p>
      <w:pPr>
        <w:pStyle w:val="BodyText"/>
        <w:spacing w:before="0" w:after="0"/>
        <w:contextualSpacing/>
        <w:rPr/>
      </w:pPr>
      <w:bookmarkStart w:id="41" w:name="__RefHeading___Toc28709_218789475"/>
      <w:bookmarkEnd w:id="41"/>
      <w:r>
        <w:rPr/>
        <w:t>“</w:t>
      </w:r>
      <w:r>
        <w:rPr/>
        <w:t>A pineal, no que diz respeito à mediunidade, capta o campo eletromagnético, impregnado de informações, como se fosse um telefone celular. Mas tudo isso tem que ser interpretado em áreas cerebrais, como por exemplo, o córtex frontal. Um papagaio tem a pineal, mas não vai receber um espírito, porque ele não tem uma área no cérebro que lhe permita fazer um julgamento. A mediunidade está ligada a uma questão de senso-percepção</w:t>
      </w:r>
      <w:del w:id="1958" w:author="Autor desconhecido" w:date="2024-06-13T14:56:42Z">
        <w:r>
          <w:rPr/>
          <w:delText>.</w:delText>
        </w:r>
      </w:del>
      <w:ins w:id="1959" w:author="Autor desconhecido" w:date="2024-06-13T14:56:42Z">
        <w:r>
          <w:rPr/>
          <w:t>.</w:t>
        </w:r>
      </w:ins>
      <w:r>
        <w:rPr/>
        <w:t xml:space="preserve"> </w:t>
      </w:r>
      <w:del w:id="1960" w:author="Autor desconhecido" w:date="2024-06-13T14:56:30Z">
        <w:r>
          <w:rPr/>
          <w:delText>Então, a ela</w:delText>
        </w:r>
      </w:del>
      <w:del w:id="1961" w:author="Autor desconhecido" w:date="2024-06-13T14:57:40Z">
        <w:r>
          <w:rPr/>
          <w:delText xml:space="preserve"> não basta a existência</w:delText>
        </w:r>
      </w:del>
      <w:ins w:id="1962" w:author="Autor desconhecido" w:date="2024-06-13T14:57:40Z">
        <w:r>
          <w:rPr/>
          <w:t xml:space="preserve">Além </w:t>
        </w:r>
      </w:ins>
      <w:del w:id="1963" w:author="Autor desconhecido" w:date="2024-06-13T14:58:21Z">
        <w:r>
          <w:rPr/>
          <w:delText xml:space="preserve"> da</w:delText>
        </w:r>
      </w:del>
      <w:ins w:id="1964" w:author="Autor desconhecido" w:date="2024-06-13T14:59:06Z">
        <w:r>
          <w:rPr/>
          <w:t>da</w:t>
        </w:r>
      </w:ins>
      <w:del w:id="1965" w:author="Autor desconhecido" w:date="2024-06-13T14:58:21Z">
        <w:r>
          <w:rPr/>
          <w:delText xml:space="preserve"> </w:delText>
        </w:r>
      </w:del>
      <w:ins w:id="1966" w:author="Autor desconhecido" w:date="2024-06-13T14:58:57Z">
        <w:r>
          <w:rPr/>
          <w:t xml:space="preserve"> </w:t>
        </w:r>
      </w:ins>
      <w:r>
        <w:rPr/>
        <w:t>glândula pineal</w:t>
      </w:r>
      <w:del w:id="1967" w:author="Autor desconhecido" w:date="2024-06-13T14:58:00Z">
        <w:r>
          <w:rPr/>
          <w:delText xml:space="preserve">, mas sim, </w:delText>
        </w:r>
      </w:del>
      <w:ins w:id="1968" w:author="Autor desconhecido" w:date="2024-06-13T14:58:00Z">
        <w:r>
          <w:rPr/>
          <w:t xml:space="preserve"> </w:t>
        </w:r>
      </w:ins>
      <w:ins w:id="1969" w:author="Autor desconhecido" w:date="2024-06-13T14:58:00Z">
        <w:r>
          <w:rPr/>
          <w:t xml:space="preserve">também participam </w:t>
        </w:r>
      </w:ins>
      <w:r>
        <w:rPr/>
        <w:t xml:space="preserve">todo o cone que vai até o córtex frontal, que é onde </w:t>
      </w:r>
      <w:del w:id="1970" w:author="Autor desconhecido" w:date="2024-06-13T14:59:27Z">
        <w:r>
          <w:rPr/>
          <w:delText xml:space="preserve">você faz </w:delText>
        </w:r>
      </w:del>
      <w:ins w:id="1971" w:author="Autor desconhecido" w:date="2024-06-13T14:59:27Z">
        <w:r>
          <w:rPr/>
          <w:t xml:space="preserve">se processa </w:t>
        </w:r>
      </w:ins>
      <w:r>
        <w:rPr/>
        <w:t xml:space="preserve">a crítica daquilo que </w:t>
      </w:r>
      <w:ins w:id="1972" w:author="Autor desconhecido" w:date="2024-06-13T14:59:39Z">
        <w:r>
          <w:rPr/>
          <w:t xml:space="preserve">se </w:t>
        </w:r>
      </w:ins>
      <w:del w:id="1973" w:author="Autor desconhecido" w:date="2024-06-13T14:59:49Z">
        <w:r>
          <w:rPr/>
          <w:delText>absorve</w:delText>
        </w:r>
      </w:del>
      <w:ins w:id="1974" w:author="Autor desconhecido" w:date="2024-06-13T14:59:49Z">
        <w:r>
          <w:rPr/>
          <w:t>percebe</w:t>
        </w:r>
      </w:ins>
      <w:r>
        <w:rPr/>
        <w:t>. A mediunidade é uma função de senso</w:t>
      </w:r>
      <w:ins w:id="1975" w:author="Autor desconhecido" w:date="2024-06-13T15:01:36Z">
        <w:r>
          <w:rPr/>
          <w:t xml:space="preserve"> </w:t>
        </w:r>
      </w:ins>
      <w:ins w:id="1976" w:author="Autor desconhecido" w:date="2024-06-13T15:01:36Z">
        <w:r>
          <w:rPr/>
          <w:t>fisiológico</w:t>
        </w:r>
      </w:ins>
      <w:r>
        <w:rPr/>
        <w:t xml:space="preserve"> (capta</w:t>
      </w:r>
      <w:del w:id="1977" w:author="Autor desconhecido" w:date="2024-06-13T15:00:45Z">
        <w:r>
          <w:rPr/>
          <w:delText>r</w:delText>
        </w:r>
      </w:del>
      <w:ins w:id="1978" w:author="Autor desconhecido" w:date="2024-06-13T15:00:45Z">
        <w:r>
          <w:rPr/>
          <w:t>ção ou</w:t>
        </w:r>
      </w:ins>
      <w:del w:id="1979" w:author="Autor desconhecido" w:date="2024-06-13T15:00:53Z">
        <w:r>
          <w:rPr/>
          <w:delText>)-</w:delText>
        </w:r>
      </w:del>
      <w:ins w:id="1980" w:author="Autor desconhecido" w:date="2024-06-13T15:01:28Z">
        <w:r>
          <w:rPr/>
          <w:t xml:space="preserve"> </w:t>
        </w:r>
      </w:ins>
      <w:r>
        <w:rPr/>
        <w:t>percepção</w:t>
      </w:r>
      <w:del w:id="1981" w:author="Autor desconhecido" w:date="2024-06-13T15:00:33Z">
        <w:r>
          <w:rPr/>
          <w:delText xml:space="preserve"> (faz a crítica do que está acontecendo)</w:delText>
        </w:r>
      </w:del>
      <w:ins w:id="1982" w:author="Autor desconhecido" w:date="2024-06-13T15:00:59Z">
        <w:r>
          <w:rPr/>
          <w:t>)</w:t>
        </w:r>
      </w:ins>
      <w:r>
        <w:rPr/>
        <w:t>. Então, a mediunidade é uma função humana.”</w:t>
      </w:r>
    </w:p>
    <w:p>
      <w:pPr>
        <w:pStyle w:val="Normal"/>
        <w:spacing w:lineRule="auto" w:line="240" w:before="0" w:after="0"/>
        <w:ind w:firstLine="737" w:left="0" w:right="0"/>
        <w:contextualSpacing/>
        <w:jc w:val="both"/>
        <w:rPr/>
      </w:pPr>
      <w:r>
        <w:rPr>
          <w:sz w:val="24"/>
          <w:szCs w:val="24"/>
        </w:rPr>
        <w:t>Estes estímulos são apresentad</w:t>
      </w:r>
      <w:r>
        <w:rPr>
          <w:sz w:val="24"/>
          <w:szCs w:val="24"/>
        </w:rPr>
        <w:t>o</w:t>
      </w:r>
      <w:r>
        <w:rPr>
          <w:sz w:val="24"/>
          <w:szCs w:val="24"/>
        </w:rPr>
        <w:t xml:space="preserve">s ao nosso sistema neural por ação dos transdutores de nossos sentidos, que transformam os </w:t>
      </w:r>
      <w:r>
        <w:rPr>
          <w:sz w:val="24"/>
          <w:szCs w:val="24"/>
        </w:rPr>
        <w:t>fenômenos</w:t>
      </w:r>
      <w:r>
        <w:rPr>
          <w:sz w:val="24"/>
          <w:szCs w:val="24"/>
        </w:rPr>
        <w:t xml:space="preserve"> físicos em sinais elétricos que serão tratados por nosso cérebro.</w:t>
      </w:r>
    </w:p>
    <w:p>
      <w:pPr>
        <w:pStyle w:val="Normal"/>
        <w:spacing w:before="0" w:after="0"/>
        <w:contextualSpacing/>
        <w:rPr>
          <w:rFonts w:ascii="Liberation Serif" w:hAnsi="Liberation Serif"/>
          <w:sz w:val="24"/>
          <w:szCs w:val="24"/>
        </w:rPr>
      </w:pPr>
      <w:r>
        <w:rPr>
          <w:sz w:val="24"/>
          <w:szCs w:val="24"/>
        </w:rPr>
        <w:t>A máquina animal que recebe nossa alma, tem preponderância instintiva e autônoma, por uma questão de assegurar nossa integridade biológica, tratando essas informações pelo sistema autônomo, antes</w:t>
      </w:r>
      <w:ins w:id="1983" w:author="Autor desconhecido" w:date="2024-06-13T15:03:16Z">
        <w:r>
          <w:rPr>
            <w:sz w:val="24"/>
            <w:szCs w:val="24"/>
          </w:rPr>
          <w:t xml:space="preserve"> </w:t>
        </w:r>
      </w:ins>
      <w:del w:id="1984" w:author="Autor desconhecido" w:date="2024-06-13T15:03:37Z">
        <w:r>
          <w:rPr>
            <w:sz w:val="24"/>
            <w:szCs w:val="24"/>
          </w:rPr>
          <w:delText xml:space="preserve"> </w:delText>
        </w:r>
      </w:del>
      <w:r>
        <w:rPr>
          <w:sz w:val="24"/>
          <w:szCs w:val="24"/>
        </w:rPr>
        <w:t xml:space="preserve">de chegar à nossa percepção cognitiva. </w:t>
      </w:r>
    </w:p>
    <w:p>
      <w:pPr>
        <w:pStyle w:val="Normal"/>
        <w:spacing w:before="0" w:after="0"/>
        <w:contextualSpacing/>
        <w:rPr/>
      </w:pPr>
      <w:r>
        <w:rPr>
          <w:sz w:val="24"/>
          <w:szCs w:val="24"/>
        </w:rPr>
        <w:t>Dependendo da natureza e intensidade dos estímulos, as informações passam pelas amí</w:t>
      </w:r>
      <w:r>
        <w:rPr>
          <w:sz w:val="24"/>
          <w:szCs w:val="24"/>
        </w:rPr>
        <w:t>g</w:t>
      </w:r>
      <w:r>
        <w:rPr>
          <w:sz w:val="24"/>
          <w:szCs w:val="24"/>
        </w:rPr>
        <w:t xml:space="preserve">dalas cerebrais, </w:t>
      </w:r>
      <w:r>
        <w:rPr>
          <w:sz w:val="24"/>
          <w:szCs w:val="24"/>
        </w:rPr>
        <w:t xml:space="preserve">pelas epífises, </w:t>
      </w:r>
      <w:r>
        <w:rPr>
          <w:sz w:val="24"/>
          <w:szCs w:val="24"/>
        </w:rPr>
        <w:t xml:space="preserve">que tratam as sensações de interesse emocionais, e pelo sistema de rastreamento de </w:t>
      </w:r>
      <w:r>
        <w:rPr>
          <w:b/>
          <w:bCs/>
          <w:sz w:val="24"/>
          <w:szCs w:val="24"/>
        </w:rPr>
        <w:t>reconhecimento</w:t>
      </w:r>
      <w:r>
        <w:rPr>
          <w:sz w:val="24"/>
          <w:szCs w:val="24"/>
        </w:rPr>
        <w:t xml:space="preserve"> </w:t>
      </w:r>
      <w:r>
        <w:rPr>
          <w:b/>
          <w:bCs/>
          <w:sz w:val="24"/>
          <w:szCs w:val="24"/>
        </w:rPr>
        <w:t>de</w:t>
      </w:r>
      <w:r>
        <w:rPr>
          <w:sz w:val="24"/>
          <w:szCs w:val="24"/>
        </w:rPr>
        <w:t xml:space="preserve"> </w:t>
      </w:r>
      <w:r>
        <w:rPr>
          <w:b/>
          <w:bCs/>
          <w:sz w:val="24"/>
          <w:szCs w:val="24"/>
        </w:rPr>
        <w:t>padrões</w:t>
      </w:r>
      <w:r>
        <w:rPr>
          <w:sz w:val="24"/>
          <w:szCs w:val="24"/>
        </w:rPr>
        <w:t>,</w:t>
      </w:r>
      <w:r>
        <w:rPr>
          <w:sz w:val="24"/>
          <w:szCs w:val="24"/>
        </w:rPr>
        <w:t>(2)</w:t>
      </w:r>
      <w:r>
        <w:rPr>
          <w:sz w:val="24"/>
          <w:szCs w:val="24"/>
        </w:rPr>
        <w:t xml:space="preserve"> </w:t>
      </w:r>
      <w:r>
        <w:rPr>
          <w:rStyle w:val="FootnoteReference"/>
          <w:sz w:val="24"/>
          <w:szCs w:val="24"/>
        </w:rPr>
        <w:footnoteReference w:id="22"/>
      </w:r>
      <w:r>
        <w:rPr>
          <w:sz w:val="24"/>
          <w:szCs w:val="24"/>
        </w:rPr>
        <w:t xml:space="preserve"> que implicam </w:t>
      </w:r>
      <w:r>
        <w:rPr>
          <w:sz w:val="24"/>
          <w:szCs w:val="24"/>
        </w:rPr>
        <w:t>a</w:t>
      </w:r>
      <w:r>
        <w:rPr>
          <w:sz w:val="24"/>
          <w:szCs w:val="24"/>
        </w:rPr>
        <w:t xml:space="preserve"> identificação e correlação com eventos antigos, registrados em nossa memória, com a finalidade de acelerar os mecanismos de resposta, notadamente os que careçam de resposta rápida para nos proteger, </w:t>
      </w:r>
      <w:r>
        <w:rPr>
          <w:sz w:val="24"/>
          <w:szCs w:val="24"/>
        </w:rPr>
        <w:t>c</w:t>
      </w:r>
      <w:r>
        <w:rPr>
          <w:sz w:val="24"/>
          <w:szCs w:val="24"/>
        </w:rPr>
        <w:t xml:space="preserve">omo os reflexos de autoproteção, enfrentamento ou fuga. </w:t>
      </w:r>
    </w:p>
    <w:p>
      <w:pPr>
        <w:pStyle w:val="Normal"/>
        <w:spacing w:before="0" w:after="0"/>
        <w:contextualSpacing/>
        <w:rPr>
          <w:rFonts w:ascii="Liberation Serif" w:hAnsi="Liberation Serif"/>
          <w:sz w:val="24"/>
          <w:szCs w:val="24"/>
        </w:rPr>
      </w:pPr>
      <w:r>
        <w:rPr>
          <w:sz w:val="24"/>
          <w:szCs w:val="24"/>
        </w:rPr>
        <w:t xml:space="preserve">Isso ocorre cerca de 2ms após nossos sentidos “sensorearem” e se traduzirem em sinais elétricos. </w:t>
      </w:r>
    </w:p>
    <w:p>
      <w:pPr>
        <w:pStyle w:val="Normal"/>
        <w:spacing w:before="0" w:after="0"/>
        <w:contextualSpacing/>
        <w:rPr/>
      </w:pPr>
      <w:r>
        <w:rPr>
          <w:sz w:val="24"/>
          <w:szCs w:val="24"/>
        </w:rPr>
        <w:t xml:space="preserve">Esse processo inicial faz com que o sistema autônomo dispare reações arco reflexas, que se manifestam, não necessariamente como ações completas, mas mais como precursores facilitadores para ajudar a quebrar a inércia de determinados mecanismos de defesa. Por exemplo, quando recebemos um estímulo auditivo de alta intensidade, esse mecanismo dispara um reflexo </w:t>
      </w:r>
      <w:r>
        <w:rPr>
          <w:sz w:val="24"/>
          <w:szCs w:val="24"/>
        </w:rPr>
        <w:t xml:space="preserve">vestibular → </w:t>
      </w:r>
      <w:r>
        <w:rPr>
          <w:sz w:val="24"/>
          <w:szCs w:val="24"/>
        </w:rPr>
        <w:t>miogênico que envia impulsos motores para determinados músculos do pescoço e do resto do corpo de forma a facilitar o movimento da cabeça rumo à origem do estímulo, fazendo com que busquemos com os olhos e a cabeça o local de origem do estímulo. Ao que vulgarmente chamamos de susto, ou piscar de olhos.</w:t>
      </w:r>
    </w:p>
    <w:p>
      <w:pPr>
        <w:pStyle w:val="Normal"/>
        <w:spacing w:before="0" w:after="0"/>
        <w:ind w:firstLine="850" w:left="0" w:right="0"/>
        <w:contextualSpacing/>
        <w:jc w:val="both"/>
        <w:rPr>
          <w:rFonts w:ascii="Liberation Serif" w:hAnsi="Liberation Serif"/>
          <w:sz w:val="24"/>
          <w:szCs w:val="24"/>
        </w:rPr>
      </w:pPr>
      <w:r>
        <w:rPr>
          <w:sz w:val="24"/>
          <w:szCs w:val="24"/>
        </w:rPr>
        <w:t xml:space="preserve">Existe um </w:t>
      </w:r>
      <w:r>
        <w:rPr>
          <w:b/>
          <w:bCs/>
          <w:sz w:val="24"/>
          <w:szCs w:val="24"/>
        </w:rPr>
        <w:t>sistema</w:t>
      </w:r>
      <w:r>
        <w:rPr>
          <w:sz w:val="24"/>
          <w:szCs w:val="24"/>
        </w:rPr>
        <w:t xml:space="preserve"> </w:t>
      </w:r>
      <w:r>
        <w:rPr>
          <w:b/>
          <w:bCs/>
          <w:sz w:val="24"/>
          <w:szCs w:val="24"/>
        </w:rPr>
        <w:t>autônomo</w:t>
      </w:r>
      <w:r>
        <w:rPr>
          <w:sz w:val="24"/>
          <w:szCs w:val="24"/>
        </w:rPr>
        <w:t xml:space="preserve">, responsável pelo </w:t>
      </w:r>
      <w:r>
        <w:rPr>
          <w:b/>
          <w:bCs/>
          <w:sz w:val="24"/>
          <w:szCs w:val="24"/>
        </w:rPr>
        <w:t>r</w:t>
      </w:r>
      <w:r>
        <w:rPr>
          <w:b/>
          <w:bCs/>
          <w:sz w:val="24"/>
          <w:szCs w:val="24"/>
        </w:rPr>
        <w:t xml:space="preserve">econhecimento de </w:t>
      </w:r>
      <w:r>
        <w:rPr>
          <w:b/>
          <w:bCs/>
          <w:sz w:val="24"/>
          <w:szCs w:val="24"/>
        </w:rPr>
        <w:t>p</w:t>
      </w:r>
      <w:r>
        <w:rPr>
          <w:b/>
          <w:bCs/>
          <w:sz w:val="24"/>
          <w:szCs w:val="24"/>
        </w:rPr>
        <w:t>adrões</w:t>
      </w:r>
      <w:r>
        <w:rPr>
          <w:sz w:val="24"/>
          <w:szCs w:val="24"/>
        </w:rPr>
        <w:t xml:space="preserve"> e pela </w:t>
      </w:r>
      <w:r>
        <w:rPr>
          <w:b/>
          <w:bCs/>
          <w:sz w:val="24"/>
          <w:szCs w:val="24"/>
        </w:rPr>
        <w:t xml:space="preserve">Aritmética </w:t>
      </w:r>
      <w:r>
        <w:rPr>
          <w:b/>
          <w:bCs/>
          <w:sz w:val="24"/>
          <w:szCs w:val="24"/>
        </w:rPr>
        <w:t>Inco</w:t>
      </w:r>
      <w:r>
        <w:rPr>
          <w:b/>
          <w:bCs/>
          <w:sz w:val="24"/>
          <w:szCs w:val="24"/>
        </w:rPr>
        <w:t>n</w:t>
      </w:r>
      <w:r>
        <w:rPr>
          <w:b/>
          <w:bCs/>
          <w:sz w:val="24"/>
          <w:szCs w:val="24"/>
        </w:rPr>
        <w:t>sciente</w:t>
      </w:r>
      <w:r>
        <w:rPr>
          <w:sz w:val="24"/>
          <w:szCs w:val="24"/>
        </w:rPr>
        <w:t xml:space="preserve">. </w:t>
      </w:r>
      <w:r>
        <w:rPr>
          <w:sz w:val="24"/>
          <w:szCs w:val="24"/>
        </w:rPr>
        <w:t>Claro, entre muitas outras coisas.</w:t>
      </w:r>
    </w:p>
    <w:p>
      <w:pPr>
        <w:pStyle w:val="Normal"/>
        <w:spacing w:before="0" w:after="0"/>
        <w:ind w:firstLine="850" w:left="0" w:right="0"/>
        <w:contextualSpacing/>
        <w:jc w:val="both"/>
        <w:rPr>
          <w:rFonts w:ascii="Liberation Serif" w:hAnsi="Liberation Serif"/>
          <w:sz w:val="24"/>
          <w:szCs w:val="24"/>
        </w:rPr>
      </w:pPr>
      <w:r>
        <w:rPr>
          <w:sz w:val="24"/>
          <w:szCs w:val="24"/>
        </w:rPr>
        <w:t xml:space="preserve">O sistema de </w:t>
      </w:r>
      <w:r>
        <w:rPr>
          <w:b/>
          <w:bCs/>
          <w:sz w:val="24"/>
          <w:szCs w:val="24"/>
        </w:rPr>
        <w:t>reconhecimento de padrões</w:t>
      </w:r>
      <w:r>
        <w:rPr>
          <w:sz w:val="24"/>
          <w:szCs w:val="24"/>
        </w:rPr>
        <w:t xml:space="preserve">, muito rapidamente, busca por reações específicas em algoritmos de resposta instintivas, previamente determinados para aquela natureza de estímulo. Isso acontece entre </w:t>
      </w:r>
      <w:r>
        <w:rPr>
          <w:sz w:val="24"/>
          <w:szCs w:val="24"/>
        </w:rPr>
        <w:t>1</w:t>
      </w:r>
      <w:r>
        <w:rPr>
          <w:sz w:val="24"/>
          <w:szCs w:val="24"/>
        </w:rPr>
        <w:t xml:space="preserve"> e 4ms após o evento de estímulo.</w:t>
      </w:r>
    </w:p>
    <w:p>
      <w:pPr>
        <w:pStyle w:val="Normal"/>
        <w:spacing w:before="0" w:after="0"/>
        <w:ind w:firstLine="737" w:left="0" w:right="0"/>
        <w:contextualSpacing/>
        <w:jc w:val="both"/>
        <w:rPr>
          <w:rFonts w:ascii="Liberation Serif" w:hAnsi="Liberation Serif"/>
          <w:sz w:val="24"/>
          <w:szCs w:val="24"/>
        </w:rPr>
      </w:pPr>
      <w:r>
        <w:rPr>
          <w:sz w:val="24"/>
          <w:szCs w:val="24"/>
        </w:rPr>
        <w:t xml:space="preserve">A </w:t>
      </w:r>
      <w:r>
        <w:rPr>
          <w:sz w:val="24"/>
          <w:szCs w:val="24"/>
        </w:rPr>
        <w:t xml:space="preserve">autonomia precognitiva do processo de </w:t>
      </w:r>
      <w:r>
        <w:rPr>
          <w:b/>
          <w:bCs/>
          <w:sz w:val="24"/>
          <w:szCs w:val="24"/>
        </w:rPr>
        <w:t>reconhecimento</w:t>
      </w:r>
      <w:r>
        <w:rPr>
          <w:sz w:val="24"/>
          <w:szCs w:val="24"/>
        </w:rPr>
        <w:t xml:space="preserve"> </w:t>
      </w:r>
      <w:r>
        <w:rPr>
          <w:b/>
          <w:bCs/>
          <w:sz w:val="24"/>
          <w:szCs w:val="24"/>
        </w:rPr>
        <w:t>de</w:t>
      </w:r>
      <w:r>
        <w:rPr>
          <w:sz w:val="24"/>
          <w:szCs w:val="24"/>
        </w:rPr>
        <w:t xml:space="preserve"> </w:t>
      </w:r>
      <w:r>
        <w:rPr>
          <w:b/>
          <w:bCs/>
          <w:sz w:val="24"/>
          <w:szCs w:val="24"/>
        </w:rPr>
        <w:t>padrões</w:t>
      </w:r>
      <w:r>
        <w:rPr>
          <w:sz w:val="24"/>
          <w:szCs w:val="24"/>
        </w:rPr>
        <w:t xml:space="preserve"> </w:t>
      </w:r>
      <w:r>
        <w:rPr>
          <w:sz w:val="24"/>
          <w:szCs w:val="24"/>
        </w:rPr>
        <w:t>é</w:t>
      </w:r>
      <w:r>
        <w:rPr>
          <w:sz w:val="24"/>
          <w:szCs w:val="24"/>
        </w:rPr>
        <w:t xml:space="preserve"> um grande causador de “ilusionismo”, modificando </w:t>
      </w:r>
      <w:r>
        <w:rPr>
          <w:sz w:val="24"/>
          <w:szCs w:val="24"/>
        </w:rPr>
        <w:t>a</w:t>
      </w:r>
      <w:r>
        <w:rPr>
          <w:sz w:val="24"/>
          <w:szCs w:val="24"/>
        </w:rPr>
        <w:t>s</w:t>
      </w:r>
      <w:r>
        <w:rPr>
          <w:sz w:val="24"/>
          <w:szCs w:val="24"/>
        </w:rPr>
        <w:t xml:space="preserve"> informaç</w:t>
      </w:r>
      <w:r>
        <w:rPr>
          <w:sz w:val="24"/>
          <w:szCs w:val="24"/>
        </w:rPr>
        <w:t>ões</w:t>
      </w:r>
      <w:r>
        <w:rPr>
          <w:sz w:val="24"/>
          <w:szCs w:val="24"/>
        </w:rPr>
        <w:t xml:space="preserve"> do</w:t>
      </w:r>
      <w:r>
        <w:rPr>
          <w:sz w:val="24"/>
          <w:szCs w:val="24"/>
        </w:rPr>
        <w:t>s</w:t>
      </w:r>
      <w:r>
        <w:rPr>
          <w:sz w:val="24"/>
          <w:szCs w:val="24"/>
        </w:rPr>
        <w:t xml:space="preserve"> estímulo</w:t>
      </w:r>
      <w:r>
        <w:rPr>
          <w:sz w:val="24"/>
          <w:szCs w:val="24"/>
        </w:rPr>
        <w:t>s</w:t>
      </w:r>
      <w:r>
        <w:rPr>
          <w:sz w:val="24"/>
          <w:szCs w:val="24"/>
        </w:rPr>
        <w:t xml:space="preserve"> para que se adéque</w:t>
      </w:r>
      <w:r>
        <w:rPr>
          <w:sz w:val="24"/>
          <w:szCs w:val="24"/>
        </w:rPr>
        <w:t>m</w:t>
      </w:r>
      <w:r>
        <w:rPr>
          <w:sz w:val="24"/>
          <w:szCs w:val="24"/>
        </w:rPr>
        <w:t xml:space="preserve"> e se encaixe</w:t>
      </w:r>
      <w:r>
        <w:rPr>
          <w:sz w:val="24"/>
          <w:szCs w:val="24"/>
        </w:rPr>
        <w:t>m</w:t>
      </w:r>
      <w:r>
        <w:rPr>
          <w:sz w:val="24"/>
          <w:szCs w:val="24"/>
        </w:rPr>
        <w:t xml:space="preserve"> em um conte</w:t>
      </w:r>
      <w:r>
        <w:rPr>
          <w:sz w:val="24"/>
          <w:szCs w:val="24"/>
        </w:rPr>
        <w:t>x</w:t>
      </w:r>
      <w:r>
        <w:rPr>
          <w:sz w:val="24"/>
          <w:szCs w:val="24"/>
        </w:rPr>
        <w:t xml:space="preserve">to de um padrão conhecido e normal para o nosso cérebro antes de o </w:t>
      </w:r>
      <w:r>
        <w:rPr>
          <w:sz w:val="24"/>
          <w:szCs w:val="24"/>
        </w:rPr>
        <w:t xml:space="preserve">registrar na memória e ou </w:t>
      </w:r>
      <w:r>
        <w:rPr>
          <w:sz w:val="24"/>
          <w:szCs w:val="24"/>
        </w:rPr>
        <w:t xml:space="preserve">entregar para a consciência cognitiva. </w:t>
      </w:r>
    </w:p>
    <w:p>
      <w:pPr>
        <w:pStyle w:val="Normal"/>
        <w:spacing w:before="0" w:after="0"/>
        <w:ind w:firstLine="737" w:left="0" w:right="0"/>
        <w:contextualSpacing/>
        <w:jc w:val="both"/>
        <w:rPr>
          <w:rFonts w:ascii="Liberation Serif" w:hAnsi="Liberation Serif"/>
          <w:sz w:val="24"/>
          <w:szCs w:val="24"/>
        </w:rPr>
      </w:pPr>
      <w:r>
        <w:rPr>
          <w:sz w:val="24"/>
          <w:szCs w:val="24"/>
        </w:rPr>
        <w:t>M</w:t>
      </w:r>
      <w:r>
        <w:rPr>
          <w:sz w:val="24"/>
          <w:szCs w:val="24"/>
        </w:rPr>
        <w:t xml:space="preserve">ais comumente </w:t>
      </w:r>
      <w:r>
        <w:rPr>
          <w:sz w:val="24"/>
          <w:szCs w:val="24"/>
        </w:rPr>
        <w:t>chamadas de</w:t>
      </w:r>
      <w:r>
        <w:rPr>
          <w:sz w:val="24"/>
          <w:szCs w:val="24"/>
        </w:rPr>
        <w:t xml:space="preserve"> </w:t>
      </w:r>
      <w:r>
        <w:rPr>
          <w:b/>
          <w:bCs/>
          <w:sz w:val="24"/>
          <w:szCs w:val="24"/>
        </w:rPr>
        <w:t>ilusões de ótica</w:t>
      </w:r>
      <w:r>
        <w:rPr>
          <w:sz w:val="24"/>
          <w:szCs w:val="24"/>
        </w:rPr>
        <w:t xml:space="preserve">, é preciso reconhecer sua importante participação para a organização, identificação e distinção das informações no processo de construção do ciclo comportamental. </w:t>
      </w:r>
      <w:r>
        <w:rPr>
          <w:sz w:val="24"/>
          <w:szCs w:val="24"/>
        </w:rPr>
        <w:t>Talvez dois irmão</w:t>
      </w:r>
      <w:r>
        <w:rPr>
          <w:sz w:val="24"/>
          <w:szCs w:val="24"/>
        </w:rPr>
        <w:t>s</w:t>
      </w:r>
      <w:r>
        <w:rPr>
          <w:sz w:val="24"/>
          <w:szCs w:val="24"/>
        </w:rPr>
        <w:t xml:space="preserve"> que o nosso cérebro determine como sejam “gêmeos idênticos”, não sejam tão idênticos assim.</w:t>
      </w:r>
    </w:p>
    <w:p>
      <w:pPr>
        <w:pStyle w:val="Normal"/>
        <w:spacing w:before="0" w:after="0"/>
        <w:ind w:firstLine="737" w:left="0" w:right="0"/>
        <w:contextualSpacing/>
        <w:jc w:val="both"/>
        <w:rPr>
          <w:rFonts w:ascii="Liberation Serif" w:hAnsi="Liberation Serif"/>
          <w:sz w:val="24"/>
          <w:szCs w:val="24"/>
        </w:rPr>
      </w:pPr>
      <w:r>
        <w:rPr>
          <w:sz w:val="24"/>
          <w:szCs w:val="24"/>
        </w:rPr>
        <w:t>De fato, todos os estímulos oriundos de todos os sentidos passam pelo mesmo processo, embora ainda muito pouco estudados, ao que poderíamos chamar de ilusões de audição, de paladar, de tato, de olfato, etc.</w:t>
      </w:r>
    </w:p>
    <w:p>
      <w:pPr>
        <w:pStyle w:val="Normal"/>
        <w:spacing w:before="0" w:after="0"/>
        <w:ind w:firstLine="737" w:left="0" w:right="0"/>
        <w:contextualSpacing/>
        <w:jc w:val="both"/>
        <w:rPr>
          <w:rFonts w:ascii="Liberation Serif" w:hAnsi="Liberation Serif"/>
          <w:sz w:val="24"/>
          <w:szCs w:val="24"/>
        </w:rPr>
      </w:pPr>
      <w:r>
        <w:rPr>
          <w:sz w:val="24"/>
          <w:szCs w:val="24"/>
        </w:rPr>
        <w:t>As ilusões de audição, conhecidas como "</w:t>
      </w:r>
      <w:r>
        <w:rPr>
          <w:b/>
          <w:bCs/>
          <w:sz w:val="24"/>
          <w:szCs w:val="24"/>
        </w:rPr>
        <w:t>áudio ilusões</w:t>
      </w:r>
      <w:r>
        <w:rPr>
          <w:sz w:val="24"/>
          <w:szCs w:val="24"/>
        </w:rPr>
        <w:t>" ou "</w:t>
      </w:r>
      <w:r>
        <w:rPr>
          <w:b/>
          <w:bCs/>
          <w:sz w:val="24"/>
          <w:szCs w:val="24"/>
        </w:rPr>
        <w:t>ilusões auditivas</w:t>
      </w:r>
      <w:r>
        <w:rPr>
          <w:sz w:val="24"/>
          <w:szCs w:val="24"/>
        </w:rPr>
        <w:t xml:space="preserve">", ocorrem quando o cérebro interpreta erroneamente um estímulo sonoro, tentando encaixá-lo em um padrão conhecido. Um exemplo famoso é o "Shepard Tone", uma ilusão auditiva que cria a sensação de um som contínuo ascendente ou descendente, mesmo que o som seja cíclico. </w:t>
      </w:r>
    </w:p>
    <w:p>
      <w:pPr>
        <w:pStyle w:val="Normal"/>
        <w:spacing w:before="0" w:after="0"/>
        <w:ind w:firstLine="737" w:left="0" w:right="0"/>
        <w:contextualSpacing/>
        <w:jc w:val="both"/>
        <w:rPr>
          <w:rFonts w:ascii="Liberation Serif" w:hAnsi="Liberation Serif"/>
          <w:sz w:val="24"/>
          <w:szCs w:val="24"/>
        </w:rPr>
      </w:pPr>
      <w:r>
        <w:rPr>
          <w:sz w:val="24"/>
          <w:szCs w:val="24"/>
        </w:rPr>
        <w:t xml:space="preserve">Quando “imitamos” </w:t>
      </w:r>
      <w:r>
        <w:rPr>
          <w:b/>
          <w:bCs/>
          <w:sz w:val="24"/>
          <w:szCs w:val="24"/>
        </w:rPr>
        <w:t>reconhecimento de padrões</w:t>
      </w:r>
      <w:r>
        <w:rPr>
          <w:sz w:val="24"/>
          <w:szCs w:val="24"/>
        </w:rPr>
        <w:t xml:space="preserve"> na computação gráfica de tratamento de imagem, determinamos alguns poucos pontos distintivos a que chamamos característicos para utilizar na métrica de </w:t>
      </w:r>
      <w:r>
        <w:rPr>
          <w:sz w:val="24"/>
          <w:szCs w:val="24"/>
        </w:rPr>
        <w:t xml:space="preserve">mensuração </w:t>
      </w:r>
      <w:r>
        <w:rPr>
          <w:sz w:val="24"/>
          <w:szCs w:val="24"/>
        </w:rPr>
        <w:t xml:space="preserve">de similaridades, ignorando uma imensa maioria de outras informações disponíveis, principalmente para diminuir tempo de processamento e consumo de memória. Aumentamos ou diminuímos a quantidade de característicos até atingir um bom custo-benefício </w:t>
      </w:r>
      <w:r>
        <w:rPr>
          <w:sz w:val="24"/>
          <w:szCs w:val="24"/>
        </w:rPr>
        <w:t>na relação entre erros e acertos percentuais no processo de identificação, ponderando falsos positivos, falsos negativos, verdadeiros positivos e verdadeiros negativos, de forma a preferir negar o reconhecimento de uma imagem de impressão digital de um cliente “dono” d</w:t>
      </w:r>
      <w:r>
        <w:rPr>
          <w:sz w:val="24"/>
          <w:szCs w:val="24"/>
        </w:rPr>
        <w:t>e uma</w:t>
      </w:r>
      <w:r>
        <w:rPr>
          <w:sz w:val="24"/>
          <w:szCs w:val="24"/>
        </w:rPr>
        <w:t xml:space="preserve"> conta bancária a permitir o acesso por um possível ladrão tentando burlar ou fraudar o sistema, </w:t>
      </w:r>
      <w:r>
        <w:rPr>
          <w:sz w:val="24"/>
          <w:szCs w:val="24"/>
        </w:rPr>
        <w:t>por exemplo</w:t>
      </w:r>
      <w:r>
        <w:rPr>
          <w:sz w:val="24"/>
          <w:szCs w:val="24"/>
        </w:rPr>
        <w:t>.</w:t>
      </w:r>
    </w:p>
    <w:p>
      <w:pPr>
        <w:pStyle w:val="Normal"/>
        <w:spacing w:before="0" w:after="0"/>
        <w:ind w:firstLine="737" w:left="0" w:right="0"/>
        <w:contextualSpacing/>
        <w:jc w:val="both"/>
        <w:rPr>
          <w:rFonts w:ascii="Liberation Serif" w:hAnsi="Liberation Serif"/>
          <w:sz w:val="24"/>
          <w:szCs w:val="24"/>
        </w:rPr>
      </w:pPr>
      <w:r>
        <w:rPr>
          <w:sz w:val="24"/>
          <w:szCs w:val="24"/>
        </w:rPr>
        <w:t>Nosso cérebro faz aproximadamente a mesma coisa, naturalmente com mais eficiência e</w:t>
      </w:r>
      <w:del w:id="1985" w:author="Autor desconhecido" w:date="2024-06-13T15:04:06Z">
        <w:r>
          <w:rPr>
            <w:sz w:val="24"/>
            <w:szCs w:val="24"/>
          </w:rPr>
          <w:delText>,</w:delText>
        </w:r>
      </w:del>
      <w:r>
        <w:rPr>
          <w:sz w:val="24"/>
          <w:szCs w:val="24"/>
        </w:rPr>
        <w:t xml:space="preserve"> com certeza</w:t>
      </w:r>
      <w:del w:id="1986" w:author="Autor desconhecido" w:date="2024-06-13T15:04:18Z">
        <w:r>
          <w:rPr>
            <w:sz w:val="24"/>
            <w:szCs w:val="24"/>
          </w:rPr>
          <w:delText>,</w:delText>
        </w:r>
      </w:del>
      <w:r>
        <w:rPr>
          <w:sz w:val="24"/>
          <w:szCs w:val="24"/>
        </w:rPr>
        <w:t xml:space="preserve"> processando uma quantidade muito maior de informações</w:t>
      </w:r>
      <w:ins w:id="1987" w:author="Autor desconhecido" w:date="2024-06-13T15:04:59Z">
        <w:r>
          <w:rPr>
            <w:sz w:val="24"/>
            <w:szCs w:val="24"/>
          </w:rPr>
          <w:t xml:space="preserve">. </w:t>
        </w:r>
      </w:ins>
      <w:ins w:id="1988" w:author="Autor desconhecido" w:date="2024-06-13T15:04:59Z">
        <w:r>
          <w:rPr>
            <w:sz w:val="24"/>
            <w:szCs w:val="24"/>
          </w:rPr>
          <w:t>M</w:t>
        </w:r>
      </w:ins>
      <w:del w:id="1989" w:author="Autor desconhecido" w:date="2024-06-13T15:05:02Z">
        <w:r>
          <w:rPr>
            <w:sz w:val="24"/>
            <w:szCs w:val="24"/>
          </w:rPr>
          <w:delText>, m</w:delText>
        </w:r>
      </w:del>
      <w:r>
        <w:rPr>
          <w:sz w:val="24"/>
          <w:szCs w:val="24"/>
        </w:rPr>
        <w:t>as o fato é que isso acaba gerando os efeitos de “ilusão de sentidos”</w:t>
      </w:r>
      <w:del w:id="1990" w:author="Autor desconhecido" w:date="2024-06-13T15:05:25Z">
        <w:r>
          <w:rPr>
            <w:sz w:val="24"/>
            <w:szCs w:val="24"/>
          </w:rPr>
          <w:delText>,</w:delText>
        </w:r>
      </w:del>
      <w:r>
        <w:rPr>
          <w:sz w:val="24"/>
          <w:szCs w:val="24"/>
        </w:rPr>
        <w:t xml:space="preserve"> (não somente ilusões de óptica, </w:t>
      </w:r>
      <w:r>
        <w:rPr>
          <w:sz w:val="24"/>
          <w:szCs w:val="24"/>
        </w:rPr>
        <w:t>como vimos</w:t>
      </w:r>
      <w:r>
        <w:rPr>
          <w:sz w:val="24"/>
          <w:szCs w:val="24"/>
        </w:rPr>
        <w:t>)</w:t>
      </w:r>
      <w:del w:id="1991" w:author="Autor desconhecido" w:date="2024-06-13T15:05:29Z">
        <w:r>
          <w:rPr>
            <w:sz w:val="24"/>
            <w:szCs w:val="24"/>
          </w:rPr>
          <w:delText>,</w:delText>
        </w:r>
      </w:del>
      <w:r>
        <w:rPr>
          <w:sz w:val="24"/>
          <w:szCs w:val="24"/>
        </w:rPr>
        <w:t xml:space="preserve"> para </w:t>
      </w:r>
      <w:r>
        <w:rPr>
          <w:sz w:val="24"/>
          <w:szCs w:val="24"/>
        </w:rPr>
        <w:t xml:space="preserve">justificar a </w:t>
      </w:r>
      <w:r>
        <w:rPr>
          <w:sz w:val="24"/>
          <w:szCs w:val="24"/>
        </w:rPr>
        <w:t>organiza</w:t>
      </w:r>
      <w:r>
        <w:rPr>
          <w:sz w:val="24"/>
          <w:szCs w:val="24"/>
        </w:rPr>
        <w:t xml:space="preserve">ção </w:t>
      </w:r>
      <w:r>
        <w:rPr>
          <w:sz w:val="24"/>
          <w:szCs w:val="24"/>
        </w:rPr>
        <w:t xml:space="preserve">e lida com menor diversidade de informações. </w:t>
      </w:r>
    </w:p>
    <w:p>
      <w:pPr>
        <w:pStyle w:val="Normal"/>
        <w:spacing w:before="0" w:after="0"/>
        <w:ind w:firstLine="850" w:left="0" w:right="0"/>
        <w:contextualSpacing/>
        <w:jc w:val="both"/>
        <w:rPr>
          <w:rFonts w:ascii="Liberation Serif" w:hAnsi="Liberation Serif"/>
          <w:sz w:val="24"/>
          <w:szCs w:val="24"/>
        </w:rPr>
      </w:pPr>
      <w:r>
        <w:rPr>
          <w:sz w:val="24"/>
          <w:szCs w:val="24"/>
        </w:rPr>
        <w:t xml:space="preserve">A </w:t>
      </w:r>
      <w:r>
        <w:rPr>
          <w:b/>
          <w:bCs/>
          <w:sz w:val="24"/>
          <w:szCs w:val="24"/>
        </w:rPr>
        <w:t>aritmética</w:t>
      </w:r>
      <w:r>
        <w:rPr>
          <w:sz w:val="24"/>
          <w:szCs w:val="24"/>
        </w:rPr>
        <w:t xml:space="preserve"> autônoma é responsável pelos cálculos de projeção de </w:t>
      </w:r>
      <w:r>
        <w:rPr>
          <w:sz w:val="24"/>
          <w:szCs w:val="24"/>
        </w:rPr>
        <w:t xml:space="preserve">esquiva e </w:t>
      </w:r>
      <w:r>
        <w:rPr>
          <w:sz w:val="24"/>
          <w:szCs w:val="24"/>
        </w:rPr>
        <w:t xml:space="preserve">ataque. </w:t>
      </w:r>
      <w:r>
        <w:rPr>
          <w:sz w:val="24"/>
          <w:szCs w:val="24"/>
        </w:rPr>
        <w:t>Quando é pega de surpresa, uma presa precisa se esquivar antes de ser alcançada pelo predador, na maioria das vezes em uma fração de segundo. Não há tempo hábil para a presa tratar as informações sensoreadas nos níveis mais altos do cérebro. Elas precisam ser ativadas a partir das amí</w:t>
      </w:r>
      <w:r>
        <w:rPr>
          <w:sz w:val="24"/>
          <w:szCs w:val="24"/>
        </w:rPr>
        <w:t>g</w:t>
      </w:r>
      <w:r>
        <w:rPr>
          <w:sz w:val="24"/>
          <w:szCs w:val="24"/>
        </w:rPr>
        <w:t xml:space="preserve">dalas cerebrais </w:t>
      </w:r>
      <w:r>
        <w:rPr>
          <w:sz w:val="24"/>
          <w:szCs w:val="24"/>
        </w:rPr>
        <w:t>ou mesmo antes disso</w:t>
      </w:r>
      <w:r>
        <w:rPr>
          <w:sz w:val="24"/>
          <w:szCs w:val="24"/>
        </w:rPr>
        <w:t xml:space="preserve">. Assim que “percebe” o ataque, ela precisa calcular a estratégia, a direção, </w:t>
      </w:r>
      <w:r>
        <w:rPr>
          <w:sz w:val="24"/>
          <w:szCs w:val="24"/>
        </w:rPr>
        <w:t xml:space="preserve">a aceleração e a </w:t>
      </w:r>
      <w:r>
        <w:rPr>
          <w:sz w:val="24"/>
          <w:szCs w:val="24"/>
        </w:rPr>
        <w:t>intensidade da esquiva. Esse processo</w:t>
      </w:r>
      <w:del w:id="1992" w:author="Autor desconhecido" w:date="2024-06-13T15:05:59Z">
        <w:r>
          <w:rPr>
            <w:sz w:val="24"/>
            <w:szCs w:val="24"/>
          </w:rPr>
          <w:delText>,</w:delText>
        </w:r>
      </w:del>
      <w:r>
        <w:rPr>
          <w:sz w:val="24"/>
          <w:szCs w:val="24"/>
        </w:rPr>
        <w:t xml:space="preserve"> que demandaria cálculos diferenciais e integrais de terceira ou quarta ordem, se realizado por um robô, por exemplo, precisa </w:t>
      </w:r>
      <w:r>
        <w:rPr>
          <w:sz w:val="24"/>
          <w:szCs w:val="24"/>
        </w:rPr>
        <w:t>e costuma</w:t>
      </w:r>
      <w:r>
        <w:rPr>
          <w:sz w:val="24"/>
          <w:szCs w:val="24"/>
        </w:rPr>
        <w:t xml:space="preserve"> ser disparado em cerca de 1 a 2ms, nos animais inferiores</w:t>
      </w:r>
      <w:del w:id="1993" w:author="Autor desconhecido" w:date="2024-06-13T15:06:17Z">
        <w:r>
          <w:rPr>
            <w:sz w:val="24"/>
            <w:szCs w:val="24"/>
          </w:rPr>
          <w:delText>,</w:delText>
        </w:r>
      </w:del>
      <w:r>
        <w:rPr>
          <w:sz w:val="24"/>
          <w:szCs w:val="24"/>
        </w:rPr>
        <w:t xml:space="preserve"> e no ser humano, costuma aparecer responsivo ali pelos 10ms. </w:t>
      </w:r>
      <w:r>
        <w:rPr>
          <w:sz w:val="24"/>
          <w:szCs w:val="24"/>
        </w:rPr>
        <w:t>(</w:t>
      </w:r>
      <w:r>
        <w:rPr>
          <w:sz w:val="24"/>
          <w:szCs w:val="24"/>
        </w:rPr>
        <w:t>M</w:t>
      </w:r>
      <w:r>
        <w:rPr>
          <w:sz w:val="24"/>
          <w:szCs w:val="24"/>
        </w:rPr>
        <w:t>ike</w:t>
      </w:r>
      <w:r>
        <w:rPr>
          <w:sz w:val="24"/>
          <w:szCs w:val="24"/>
        </w:rPr>
        <w:t xml:space="preserve"> T</w:t>
      </w:r>
      <w:r>
        <w:rPr>
          <w:sz w:val="24"/>
          <w:szCs w:val="24"/>
        </w:rPr>
        <w:t>y</w:t>
      </w:r>
      <w:r>
        <w:rPr>
          <w:sz w:val="24"/>
          <w:szCs w:val="24"/>
        </w:rPr>
        <w:t>son</w:t>
      </w:r>
      <w:del w:id="1994" w:author="Autor desconhecido" w:date="2024-06-13T15:06:37Z">
        <w:r>
          <w:rPr>
            <w:sz w:val="24"/>
            <w:szCs w:val="24"/>
          </w:rPr>
          <w:delText>,</w:delText>
        </w:r>
      </w:del>
      <w:r>
        <w:rPr>
          <w:sz w:val="24"/>
          <w:szCs w:val="24"/>
        </w:rPr>
        <w:t xml:space="preserve"> </w:t>
      </w:r>
      <w:r>
        <w:rPr>
          <w:sz w:val="24"/>
          <w:szCs w:val="24"/>
        </w:rPr>
        <w:t>no boxe</w:t>
      </w:r>
      <w:r>
        <w:rPr>
          <w:sz w:val="24"/>
          <w:szCs w:val="24"/>
        </w:rPr>
        <w:t xml:space="preserve"> </w:t>
      </w:r>
      <w:r>
        <w:rPr>
          <w:sz w:val="24"/>
          <w:szCs w:val="24"/>
        </w:rPr>
        <w:t>e Ayrton Senna</w:t>
      </w:r>
      <w:del w:id="1995" w:author="Autor desconhecido" w:date="2024-06-13T15:06:42Z">
        <w:r>
          <w:rPr>
            <w:sz w:val="24"/>
            <w:szCs w:val="24"/>
          </w:rPr>
          <w:delText>,</w:delText>
        </w:r>
      </w:del>
      <w:r>
        <w:rPr>
          <w:sz w:val="24"/>
          <w:szCs w:val="24"/>
        </w:rPr>
        <w:t xml:space="preserve"> no automobilismo, foram destacados </w:t>
      </w:r>
      <w:r>
        <w:rPr>
          <w:sz w:val="24"/>
          <w:szCs w:val="24"/>
        </w:rPr>
        <w:t>e</w:t>
      </w:r>
      <w:r>
        <w:rPr>
          <w:sz w:val="24"/>
          <w:szCs w:val="24"/>
        </w:rPr>
        <w:t>xtra</w:t>
      </w:r>
      <w:r>
        <w:rPr>
          <w:sz w:val="24"/>
          <w:szCs w:val="24"/>
        </w:rPr>
        <w:t>ordinari</w:t>
      </w:r>
      <w:r>
        <w:rPr>
          <w:sz w:val="24"/>
          <w:szCs w:val="24"/>
        </w:rPr>
        <w:t>a</w:t>
      </w:r>
      <w:r>
        <w:rPr>
          <w:sz w:val="24"/>
          <w:szCs w:val="24"/>
        </w:rPr>
        <w:t>m</w:t>
      </w:r>
      <w:r>
        <w:rPr>
          <w:sz w:val="24"/>
          <w:szCs w:val="24"/>
        </w:rPr>
        <w:t>e</w:t>
      </w:r>
      <w:r>
        <w:rPr>
          <w:sz w:val="24"/>
          <w:szCs w:val="24"/>
        </w:rPr>
        <w:t>nte</w:t>
      </w:r>
      <w:r>
        <w:rPr>
          <w:sz w:val="24"/>
          <w:szCs w:val="24"/>
        </w:rPr>
        <w:t xml:space="preserve"> por </w:t>
      </w:r>
      <w:r>
        <w:rPr>
          <w:sz w:val="24"/>
          <w:szCs w:val="24"/>
        </w:rPr>
        <w:t xml:space="preserve">tempos de reação </w:t>
      </w:r>
      <w:r>
        <w:rPr>
          <w:sz w:val="24"/>
          <w:szCs w:val="24"/>
        </w:rPr>
        <w:t>próximas dos 4 ou 5ms</w:t>
      </w:r>
      <w:r>
        <w:rPr>
          <w:sz w:val="24"/>
          <w:szCs w:val="24"/>
        </w:rPr>
        <w:t>)</w:t>
      </w:r>
      <w:r>
        <w:rPr>
          <w:sz w:val="24"/>
          <w:szCs w:val="24"/>
        </w:rPr>
        <w:t>.</w:t>
      </w:r>
      <w:r>
        <w:rPr>
          <w:sz w:val="24"/>
          <w:szCs w:val="24"/>
        </w:rPr>
        <w:t xml:space="preserve"> </w:t>
      </w:r>
    </w:p>
    <w:p>
      <w:pPr>
        <w:pStyle w:val="Normal"/>
        <w:spacing w:before="0" w:after="0"/>
        <w:ind w:firstLine="850" w:left="0" w:right="0"/>
        <w:contextualSpacing/>
        <w:jc w:val="both"/>
        <w:rPr>
          <w:rFonts w:ascii="Liberation Serif" w:hAnsi="Liberation Serif"/>
          <w:sz w:val="24"/>
          <w:szCs w:val="24"/>
        </w:rPr>
      </w:pPr>
      <w:r>
        <w:rPr>
          <w:sz w:val="24"/>
          <w:szCs w:val="24"/>
        </w:rPr>
        <w:t>O ser humano usa essa aritmética para calcular e prever acontecimentos, notadamente aqueles para evitar colisões ou superar obstáculos.</w:t>
      </w:r>
    </w:p>
    <w:p>
      <w:pPr>
        <w:pStyle w:val="Normal"/>
        <w:spacing w:before="0" w:after="0"/>
        <w:ind w:firstLine="850" w:left="0" w:right="0"/>
        <w:contextualSpacing/>
        <w:jc w:val="both"/>
        <w:rPr>
          <w:rFonts w:ascii="Liberation Serif" w:hAnsi="Liberation Serif"/>
          <w:sz w:val="24"/>
          <w:szCs w:val="24"/>
        </w:rPr>
      </w:pPr>
      <w:r>
        <w:rPr>
          <w:sz w:val="24"/>
          <w:szCs w:val="24"/>
        </w:rPr>
        <w:t>Podemos chamar esse</w:t>
      </w:r>
      <w:r>
        <w:rPr>
          <w:sz w:val="24"/>
          <w:szCs w:val="24"/>
        </w:rPr>
        <w:t>s</w:t>
      </w:r>
      <w:r>
        <w:rPr>
          <w:sz w:val="24"/>
          <w:szCs w:val="24"/>
        </w:rPr>
        <w:t xml:space="preserve"> algoritmos de </w:t>
      </w:r>
      <w:r>
        <w:rPr>
          <w:b/>
          <w:bCs/>
          <w:sz w:val="24"/>
          <w:szCs w:val="24"/>
        </w:rPr>
        <w:t>tendências</w:t>
      </w:r>
      <w:r>
        <w:rPr>
          <w:sz w:val="24"/>
          <w:szCs w:val="24"/>
        </w:rPr>
        <w:t xml:space="preserve"> </w:t>
      </w:r>
      <w:r>
        <w:rPr>
          <w:b/>
          <w:bCs/>
          <w:sz w:val="24"/>
          <w:szCs w:val="24"/>
        </w:rPr>
        <w:t>reativas</w:t>
      </w:r>
      <w:r>
        <w:rPr>
          <w:sz w:val="24"/>
          <w:szCs w:val="24"/>
        </w:rPr>
        <w:t xml:space="preserve"> </w:t>
      </w:r>
      <w:r>
        <w:rPr>
          <w:b/>
          <w:bCs/>
          <w:sz w:val="24"/>
          <w:szCs w:val="24"/>
        </w:rPr>
        <w:t>instintivas.</w:t>
      </w:r>
      <w:r>
        <w:rPr>
          <w:sz w:val="24"/>
          <w:szCs w:val="24"/>
        </w:rPr>
        <w:t xml:space="preserve"> </w:t>
      </w:r>
    </w:p>
    <w:p>
      <w:pPr>
        <w:pStyle w:val="Normal"/>
        <w:spacing w:before="0" w:after="0"/>
        <w:ind w:firstLine="850" w:left="0" w:right="0"/>
        <w:contextualSpacing/>
        <w:jc w:val="both"/>
        <w:rPr>
          <w:rFonts w:ascii="Liberation Serif" w:hAnsi="Liberation Serif"/>
          <w:sz w:val="24"/>
          <w:szCs w:val="24"/>
        </w:rPr>
      </w:pPr>
      <w:r>
        <w:rPr>
          <w:sz w:val="24"/>
          <w:szCs w:val="24"/>
        </w:rPr>
        <w:t xml:space="preserve">Já </w:t>
      </w:r>
      <w:r>
        <w:rPr>
          <w:sz w:val="24"/>
          <w:szCs w:val="24"/>
        </w:rPr>
        <w:t>analisando</w:t>
      </w:r>
      <w:r>
        <w:rPr>
          <w:sz w:val="24"/>
          <w:szCs w:val="24"/>
        </w:rPr>
        <w:t xml:space="preserve"> o quadro de </w:t>
      </w:r>
      <w:r>
        <w:rPr>
          <w:b/>
          <w:bCs/>
          <w:sz w:val="24"/>
          <w:szCs w:val="24"/>
        </w:rPr>
        <w:t>personalidade</w:t>
      </w:r>
      <w:r>
        <w:rPr>
          <w:sz w:val="24"/>
          <w:szCs w:val="24"/>
        </w:rPr>
        <w:t xml:space="preserve"> da figura </w:t>
      </w:r>
      <w:r>
        <w:rPr>
          <w:sz w:val="24"/>
          <w:szCs w:val="24"/>
        </w:rPr>
        <w:fldChar w:fldCharType="begin"/>
      </w:r>
      <w:r>
        <w:rPr>
          <w:sz w:val="24"/>
          <w:szCs w:val="24"/>
        </w:rPr>
        <w:instrText xml:space="preserve"> REF Ref_Figura13_number_only \h </w:instrText>
      </w:r>
      <w:r>
        <w:rPr>
          <w:sz w:val="24"/>
          <w:szCs w:val="24"/>
        </w:rPr>
        <w:fldChar w:fldCharType="separate"/>
      </w:r>
      <w:r>
        <w:rPr>
          <w:sz w:val="24"/>
          <w:szCs w:val="24"/>
        </w:rPr>
        <w:t>14</w:t>
      </w:r>
      <w:r>
        <w:rPr>
          <w:sz w:val="24"/>
          <w:szCs w:val="24"/>
        </w:rPr>
        <w:fldChar w:fldCharType="end"/>
      </w:r>
      <w:r>
        <w:rPr>
          <w:sz w:val="24"/>
          <w:szCs w:val="24"/>
        </w:rPr>
        <w:t>.</w:t>
      </w:r>
      <w:r>
        <w:rPr>
          <w:sz w:val="24"/>
          <w:szCs w:val="24"/>
        </w:rPr>
        <w:t xml:space="preserve"> </w:t>
      </w:r>
      <w:r>
        <w:rPr>
          <w:sz w:val="24"/>
          <w:szCs w:val="24"/>
        </w:rPr>
        <w:t xml:space="preserve">Temos o </w:t>
      </w:r>
      <w:r>
        <w:rPr>
          <w:b/>
          <w:bCs/>
          <w:sz w:val="24"/>
          <w:szCs w:val="24"/>
        </w:rPr>
        <w:t>instinto</w:t>
      </w:r>
      <w:r>
        <w:rPr>
          <w:sz w:val="24"/>
          <w:szCs w:val="24"/>
        </w:rPr>
        <w:t xml:space="preserve"> por base inicial, que de fato merece</w:t>
      </w:r>
      <w:r>
        <w:rPr>
          <w:sz w:val="24"/>
          <w:szCs w:val="24"/>
        </w:rPr>
        <w:t>ria</w:t>
      </w:r>
      <w:r>
        <w:rPr>
          <w:sz w:val="24"/>
          <w:szCs w:val="24"/>
        </w:rPr>
        <w:t xml:space="preserve"> um capítulo à parte, </w:t>
      </w:r>
      <w:r>
        <w:rPr>
          <w:sz w:val="24"/>
          <w:szCs w:val="24"/>
        </w:rPr>
        <w:t xml:space="preserve">se não um volume inteiro </w:t>
      </w:r>
      <w:r>
        <w:rPr>
          <w:sz w:val="24"/>
          <w:szCs w:val="24"/>
        </w:rPr>
        <w:t>dedicado</w:t>
      </w:r>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t>Deduzimos muito bem as funções do instinto, com as finalidades de preservação, (conservação), sobrevivência, reprodução, busca (curiosidade) das espécies, alimentação, proteção, grupo e hierarquia de grupo, migração, posição na cadeia alimentar, etc.</w:t>
      </w:r>
    </w:p>
    <w:p>
      <w:pPr>
        <w:pStyle w:val="Normal"/>
        <w:spacing w:before="0" w:after="0"/>
        <w:ind w:firstLine="850" w:left="0" w:right="0"/>
        <w:contextualSpacing/>
        <w:jc w:val="both"/>
        <w:rPr>
          <w:rFonts w:ascii="Liberation Serif" w:hAnsi="Liberation Serif"/>
          <w:sz w:val="24"/>
          <w:szCs w:val="24"/>
        </w:rPr>
      </w:pPr>
      <w:r>
        <w:rPr>
          <w:sz w:val="24"/>
          <w:szCs w:val="24"/>
        </w:rPr>
        <w:t xml:space="preserve">Acompanhando o “raciocínio </w:t>
      </w:r>
      <w:r>
        <w:rPr>
          <w:sz w:val="24"/>
          <w:szCs w:val="24"/>
        </w:rPr>
        <w:t>empírico</w:t>
      </w:r>
      <w:r>
        <w:rPr>
          <w:sz w:val="24"/>
          <w:szCs w:val="24"/>
        </w:rPr>
        <w:t xml:space="preserve">” de Darwin, o instinto vem se aprimorando, ao longo dos milênios, por seleção “aleatória”, mas tendenciosa ao aprimoramento </w:t>
      </w:r>
      <w:r>
        <w:rPr>
          <w:sz w:val="24"/>
          <w:szCs w:val="24"/>
        </w:rPr>
        <w:t>progressivo</w:t>
      </w:r>
      <w:r>
        <w:rPr>
          <w:sz w:val="24"/>
          <w:szCs w:val="24"/>
        </w:rPr>
        <w:t xml:space="preserve"> através da lei de sobrevivência do mais forte. </w:t>
      </w:r>
    </w:p>
    <w:p>
      <w:pPr>
        <w:pStyle w:val="Normal"/>
        <w:spacing w:before="0" w:after="0"/>
        <w:ind w:firstLine="850" w:left="0" w:right="0"/>
        <w:contextualSpacing/>
        <w:jc w:val="both"/>
        <w:rPr>
          <w:rFonts w:ascii="Liberation Serif" w:hAnsi="Liberation Serif"/>
          <w:sz w:val="24"/>
          <w:szCs w:val="24"/>
        </w:rPr>
      </w:pPr>
      <w:r>
        <w:rPr>
          <w:sz w:val="24"/>
          <w:szCs w:val="24"/>
        </w:rPr>
        <w:t xml:space="preserve">Há aqueles que pensem diferente, em outras teorias (Criacionismo, design Inteligente, equilíbrio pontuado, </w:t>
      </w:r>
      <w:r>
        <w:rPr>
          <w:sz w:val="24"/>
          <w:szCs w:val="24"/>
        </w:rPr>
        <w:t>por exemplo</w:t>
      </w:r>
      <w:r>
        <w:rPr>
          <w:sz w:val="24"/>
          <w:szCs w:val="24"/>
        </w:rPr>
        <w:t xml:space="preserve">). </w:t>
      </w:r>
      <w:r>
        <w:rPr>
          <w:sz w:val="24"/>
          <w:szCs w:val="24"/>
        </w:rPr>
        <w:t>M</w:t>
      </w:r>
      <w:r>
        <w:rPr>
          <w:sz w:val="24"/>
          <w:szCs w:val="24"/>
        </w:rPr>
        <w:t>as</w:t>
      </w:r>
      <w:del w:id="1996" w:author="Autor desconhecido" w:date="2024-06-13T15:07:23Z">
        <w:r>
          <w:rPr>
            <w:sz w:val="24"/>
            <w:szCs w:val="24"/>
          </w:rPr>
          <w:delText>,</w:delText>
        </w:r>
      </w:del>
      <w:r>
        <w:rPr>
          <w:sz w:val="24"/>
          <w:szCs w:val="24"/>
        </w:rPr>
        <w:t xml:space="preserve"> em respeito ao trabalho árduo de </w:t>
      </w:r>
      <w:r>
        <w:rPr>
          <w:sz w:val="24"/>
          <w:szCs w:val="24"/>
        </w:rPr>
        <w:t>Darwin</w:t>
      </w:r>
      <w:r>
        <w:rPr>
          <w:sz w:val="24"/>
          <w:szCs w:val="24"/>
        </w:rPr>
        <w:t xml:space="preserve">, vamos partir de suas premissas. Outrossim, essas teorias alternativas, </w:t>
      </w:r>
      <w:r>
        <w:rPr>
          <w:sz w:val="24"/>
          <w:szCs w:val="24"/>
        </w:rPr>
        <w:t>em geral</w:t>
      </w:r>
      <w:del w:id="1997" w:author="Autor desconhecido" w:date="2024-06-13T15:07:49Z">
        <w:r>
          <w:rPr>
            <w:sz w:val="24"/>
            <w:szCs w:val="24"/>
          </w:rPr>
          <w:delText>,</w:delText>
        </w:r>
      </w:del>
      <w:r>
        <w:rPr>
          <w:sz w:val="24"/>
          <w:szCs w:val="24"/>
        </w:rPr>
        <w:t xml:space="preserve"> </w:t>
      </w:r>
      <w:r>
        <w:rPr>
          <w:sz w:val="24"/>
          <w:szCs w:val="24"/>
        </w:rPr>
        <w:t xml:space="preserve">não são pautadas pelo método científico de experimentação empírica, sendo baseadas em crenças religiosas, ou filosóficas, pouco sustentadas em embasamentos lógicos </w:t>
      </w:r>
      <w:r>
        <w:rPr>
          <w:sz w:val="24"/>
          <w:szCs w:val="24"/>
        </w:rPr>
        <w:t>ou factuais</w:t>
      </w:r>
      <w:r>
        <w:rPr>
          <w:sz w:val="24"/>
          <w:szCs w:val="24"/>
        </w:rPr>
        <w:t xml:space="preserve">. Ainda pretendem se contrapor a teoria evolucionista de Darwin, </w:t>
      </w:r>
      <w:r>
        <w:rPr>
          <w:sz w:val="24"/>
          <w:szCs w:val="24"/>
        </w:rPr>
        <w:t>buscando elementos para descaracterizá-la, mais que apresentar uma solução viável.</w:t>
      </w:r>
    </w:p>
    <w:p>
      <w:pPr>
        <w:pStyle w:val="Normal"/>
        <w:spacing w:before="0" w:after="0"/>
        <w:ind w:firstLine="850" w:left="0" w:right="0"/>
        <w:contextualSpacing/>
        <w:jc w:val="both"/>
        <w:rPr>
          <w:rFonts w:ascii="Liberation Serif" w:hAnsi="Liberation Serif"/>
          <w:sz w:val="24"/>
          <w:szCs w:val="24"/>
        </w:rPr>
      </w:pPr>
      <w:r>
        <w:rPr>
          <w:sz w:val="24"/>
          <w:szCs w:val="24"/>
        </w:rPr>
        <w:t xml:space="preserve">Apenas para nos situarmos, transcrevo aqui uma breve descrição das mais comuns: </w:t>
      </w:r>
    </w:p>
    <w:p>
      <w:pPr>
        <w:pStyle w:val="Normal"/>
        <w:spacing w:before="0" w:after="0"/>
        <w:ind w:firstLine="850" w:left="0" w:right="0"/>
        <w:contextualSpacing/>
        <w:jc w:val="both"/>
        <w:rPr>
          <w:rFonts w:ascii="Liberation Serif" w:hAnsi="Liberation Serif"/>
          <w:sz w:val="24"/>
          <w:szCs w:val="24"/>
        </w:rPr>
      </w:pPr>
      <w:r>
        <w:rPr>
          <w:b/>
          <w:bCs/>
          <w:sz w:val="24"/>
          <w:szCs w:val="24"/>
        </w:rPr>
        <w:t>Criacionismo</w:t>
      </w:r>
      <w:r>
        <w:rPr>
          <w:sz w:val="24"/>
          <w:szCs w:val="24"/>
        </w:rPr>
        <w:t xml:space="preserve">: Deus criou tudo de uma vez </w:t>
      </w:r>
      <w:r>
        <w:rPr>
          <w:sz w:val="24"/>
          <w:szCs w:val="24"/>
        </w:rPr>
        <w:t>e pronto</w:t>
      </w:r>
      <w:r>
        <w:rPr>
          <w:sz w:val="24"/>
          <w:szCs w:val="24"/>
        </w:rPr>
        <w:t>.</w:t>
      </w:r>
    </w:p>
    <w:p>
      <w:pPr>
        <w:pStyle w:val="Normal"/>
        <w:spacing w:before="0" w:after="0"/>
        <w:ind w:firstLine="850" w:left="0" w:right="0"/>
        <w:contextualSpacing/>
        <w:jc w:val="both"/>
        <w:rPr>
          <w:rFonts w:ascii="Liberation Serif" w:hAnsi="Liberation Serif"/>
          <w:sz w:val="24"/>
          <w:szCs w:val="24"/>
        </w:rPr>
      </w:pPr>
      <w:r>
        <w:rPr>
          <w:b/>
          <w:bCs/>
          <w:sz w:val="24"/>
          <w:szCs w:val="24"/>
        </w:rPr>
        <w:t>Design</w:t>
      </w:r>
      <w:r>
        <w:rPr>
          <w:sz w:val="24"/>
          <w:szCs w:val="24"/>
        </w:rPr>
        <w:t xml:space="preserve"> </w:t>
      </w:r>
      <w:r>
        <w:rPr>
          <w:b/>
          <w:bCs/>
          <w:sz w:val="24"/>
          <w:szCs w:val="24"/>
        </w:rPr>
        <w:t>Inteligente</w:t>
      </w:r>
      <w:r>
        <w:rPr>
          <w:sz w:val="24"/>
          <w:szCs w:val="24"/>
        </w:rPr>
        <w:t>: Seres vivos criados por um</w:t>
      </w:r>
      <w:del w:id="1998" w:author="Autor desconhecido" w:date="2024-06-13T15:08:15Z">
        <w:r>
          <w:rPr>
            <w:sz w:val="24"/>
            <w:szCs w:val="24"/>
          </w:rPr>
          <w:delText>,</w:delText>
        </w:r>
      </w:del>
      <w:r>
        <w:rPr>
          <w:sz w:val="24"/>
          <w:szCs w:val="24"/>
        </w:rPr>
        <w:t xml:space="preserve"> ou mais</w:t>
      </w:r>
      <w:del w:id="1999" w:author="Autor desconhecido" w:date="2024-06-13T15:08:18Z">
        <w:r>
          <w:rPr>
            <w:sz w:val="24"/>
            <w:szCs w:val="24"/>
          </w:rPr>
          <w:delText>,</w:delText>
        </w:r>
      </w:del>
      <w:r>
        <w:rPr>
          <w:sz w:val="24"/>
          <w:szCs w:val="24"/>
        </w:rPr>
        <w:t xml:space="preserve"> projetistas (engenheiros) inteligentes. </w:t>
      </w:r>
      <w:r>
        <w:rPr>
          <w:b w:val="false"/>
          <w:i w:val="false"/>
          <w:caps w:val="false"/>
          <w:smallCaps w:val="false"/>
          <w:color w:val="24292F"/>
          <w:spacing w:val="0"/>
          <w:sz w:val="24"/>
          <w:szCs w:val="24"/>
        </w:rPr>
        <w:t>Essa teoria argumenta que certas características complexas dos seres vivos não podem ser explicadas apenas pela seleção natural e pela evolução gradual, mas requerem a intervenção de um agente inteligente.</w:t>
      </w:r>
      <w:r>
        <w:rPr>
          <w:sz w:val="24"/>
          <w:szCs w:val="24"/>
        </w:rPr>
        <w:t xml:space="preserve"> </w:t>
      </w:r>
      <w:r>
        <w:rPr>
          <w:sz w:val="24"/>
          <w:szCs w:val="24"/>
        </w:rPr>
        <w:t>Sugere ainda</w:t>
      </w:r>
      <w:del w:id="2000" w:author="Autor desconhecido" w:date="2024-06-13T15:08:46Z">
        <w:r>
          <w:rPr>
            <w:sz w:val="24"/>
            <w:szCs w:val="24"/>
          </w:rPr>
          <w:delText>,</w:delText>
        </w:r>
      </w:del>
      <w:r>
        <w:rPr>
          <w:sz w:val="24"/>
          <w:szCs w:val="24"/>
        </w:rPr>
        <w:t xml:space="preserve"> </w:t>
      </w:r>
      <w:r>
        <w:rPr>
          <w:sz w:val="24"/>
          <w:szCs w:val="24"/>
        </w:rPr>
        <w:t xml:space="preserve">em algumas vertentes, </w:t>
      </w:r>
      <w:r>
        <w:rPr>
          <w:sz w:val="24"/>
          <w:szCs w:val="24"/>
        </w:rPr>
        <w:t xml:space="preserve">que a vida possa estar em um estágio de simulação </w:t>
      </w:r>
      <w:r>
        <w:rPr>
          <w:sz w:val="24"/>
          <w:szCs w:val="24"/>
        </w:rPr>
        <w:t xml:space="preserve">experimental, </w:t>
      </w:r>
      <w:r>
        <w:rPr>
          <w:sz w:val="24"/>
          <w:szCs w:val="24"/>
        </w:rPr>
        <w:t>em justificativa às falhas do sistema ou imperfeição dos “engenheiros” criadores</w:t>
      </w:r>
      <w:r>
        <w:rPr>
          <w:sz w:val="24"/>
          <w:szCs w:val="24"/>
        </w:rPr>
        <w:t>.</w:t>
      </w:r>
    </w:p>
    <w:p>
      <w:pPr>
        <w:pStyle w:val="Normal"/>
        <w:spacing w:before="0" w:after="0"/>
        <w:ind w:firstLine="850" w:left="0" w:right="0"/>
        <w:contextualSpacing/>
        <w:jc w:val="both"/>
        <w:rPr>
          <w:rFonts w:ascii="Liberation Serif" w:hAnsi="Liberation Serif"/>
          <w:sz w:val="24"/>
          <w:szCs w:val="24"/>
        </w:rPr>
      </w:pPr>
      <w:r>
        <w:rPr>
          <w:b/>
          <w:bCs/>
          <w:sz w:val="24"/>
          <w:szCs w:val="24"/>
        </w:rPr>
        <w:t>Equilíbrio</w:t>
      </w:r>
      <w:r>
        <w:rPr>
          <w:sz w:val="24"/>
          <w:szCs w:val="24"/>
        </w:rPr>
        <w:t xml:space="preserve"> </w:t>
      </w:r>
      <w:r>
        <w:rPr>
          <w:b/>
          <w:bCs/>
          <w:sz w:val="24"/>
          <w:szCs w:val="24"/>
        </w:rPr>
        <w:t>Pontuado</w:t>
      </w:r>
      <w:r>
        <w:rPr>
          <w:sz w:val="24"/>
          <w:szCs w:val="24"/>
        </w:rPr>
        <w:t xml:space="preserve">: </w:t>
      </w:r>
      <w:r>
        <w:rPr>
          <w:b w:val="false"/>
          <w:i w:val="false"/>
          <w:caps w:val="false"/>
          <w:smallCaps w:val="false"/>
          <w:color w:val="24292F"/>
          <w:spacing w:val="0"/>
          <w:sz w:val="24"/>
          <w:szCs w:val="24"/>
        </w:rPr>
        <w:t xml:space="preserve">Essa teoria propõe que a evolução ocorre através de longos períodos de estabilidade genética, intercalados por curtos períodos de rápida mudança evolutiva. Isso </w:t>
      </w:r>
      <w:r>
        <w:rPr>
          <w:b w:val="false"/>
          <w:i w:val="false"/>
          <w:caps w:val="false"/>
          <w:smallCaps w:val="false"/>
          <w:color w:val="24292F"/>
          <w:spacing w:val="0"/>
          <w:sz w:val="24"/>
          <w:szCs w:val="24"/>
        </w:rPr>
        <w:t xml:space="preserve">apoia em parte, mas </w:t>
      </w:r>
      <w:r>
        <w:rPr>
          <w:b w:val="false"/>
          <w:i w:val="false"/>
          <w:caps w:val="false"/>
          <w:smallCaps w:val="false"/>
          <w:color w:val="24292F"/>
          <w:spacing w:val="0"/>
          <w:sz w:val="24"/>
          <w:szCs w:val="24"/>
        </w:rPr>
        <w:t>contrasta com a visão de Darwin de uma mudança evolutiva gradual e contínua ao longo do tempo.</w:t>
      </w:r>
      <w:r>
        <w:rPr>
          <w:sz w:val="24"/>
          <w:szCs w:val="24"/>
        </w:rPr>
        <w:t xml:space="preserve"> </w:t>
      </w:r>
    </w:p>
    <w:p>
      <w:pPr>
        <w:pStyle w:val="Normal"/>
        <w:spacing w:before="0" w:after="0"/>
        <w:ind w:firstLine="850" w:left="0" w:right="0"/>
        <w:contextualSpacing/>
        <w:jc w:val="both"/>
        <w:rPr>
          <w:rFonts w:ascii="Liberation Serif" w:hAnsi="Liberation Serif"/>
          <w:sz w:val="24"/>
          <w:szCs w:val="24"/>
        </w:rPr>
      </w:pPr>
      <w:r>
        <w:rPr>
          <w:b/>
          <w:bCs/>
          <w:sz w:val="24"/>
          <w:szCs w:val="24"/>
        </w:rPr>
        <w:t>A</w:t>
      </w:r>
      <w:r>
        <w:rPr>
          <w:b/>
          <w:bCs/>
          <w:sz w:val="24"/>
          <w:szCs w:val="24"/>
        </w:rPr>
        <w:t>caso</w:t>
      </w:r>
      <w:r>
        <w:rPr>
          <w:sz w:val="24"/>
          <w:szCs w:val="24"/>
        </w:rPr>
        <w:t xml:space="preserve">: tudo aconteceu por acaso! </w:t>
      </w:r>
      <w:r>
        <w:rPr>
          <w:sz w:val="24"/>
          <w:szCs w:val="24"/>
        </w:rPr>
        <w:t xml:space="preserve">A teoria do acaso é interessante pois normalmente é uma das alternativas apresentadas por “cientistas” céticos em resposta </w:t>
      </w:r>
      <w:del w:id="2001" w:author="Autor desconhecido" w:date="2024-06-13T15:09:54Z">
        <w:r>
          <w:rPr>
            <w:sz w:val="24"/>
            <w:szCs w:val="24"/>
          </w:rPr>
          <w:delText>a</w:delText>
        </w:r>
      </w:del>
      <w:ins w:id="2002" w:author="Autor desconhecido" w:date="2024-06-13T15:09:58Z">
        <w:r>
          <w:rPr>
            <w:sz w:val="24"/>
            <w:szCs w:val="24"/>
          </w:rPr>
          <w:t>à</w:t>
        </w:r>
      </w:ins>
      <w:r>
        <w:rPr>
          <w:sz w:val="24"/>
          <w:szCs w:val="24"/>
        </w:rPr>
        <w:t>quilo que não conseguem explicar ainda. O curioso é que essa ideia é estatisticamente muito, mas muito m</w:t>
      </w:r>
      <w:r>
        <w:rPr>
          <w:sz w:val="24"/>
          <w:szCs w:val="24"/>
        </w:rPr>
        <w:t>ais</w:t>
      </w:r>
      <w:r>
        <w:rPr>
          <w:sz w:val="24"/>
          <w:szCs w:val="24"/>
        </w:rPr>
        <w:t xml:space="preserve"> insustentável. É quase sempre uma reposta dada de pronto sem base de raciocínio lógico. Acredito que seja mais uma resposta rápida para dizer “Não acredito no resto e pronto”. </w:t>
      </w:r>
      <w:r>
        <w:rPr>
          <w:sz w:val="24"/>
          <w:szCs w:val="24"/>
        </w:rPr>
        <w:t>Para mim</w:t>
      </w:r>
      <w:del w:id="2003" w:author="Autor desconhecido" w:date="2024-06-13T15:10:17Z">
        <w:r>
          <w:rPr>
            <w:sz w:val="24"/>
            <w:szCs w:val="24"/>
          </w:rPr>
          <w:delText>,</w:delText>
        </w:r>
      </w:del>
      <w:r>
        <w:rPr>
          <w:sz w:val="24"/>
          <w:szCs w:val="24"/>
        </w:rPr>
        <w:t xml:space="preserve"> n</w:t>
      </w:r>
      <w:r>
        <w:rPr>
          <w:sz w:val="24"/>
          <w:szCs w:val="24"/>
        </w:rPr>
        <w:t>ão deixa de ser mais que uma manifestação de fé cega.</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t>As</w:t>
      </w:r>
      <w:r>
        <w:rPr>
          <w:sz w:val="24"/>
          <w:szCs w:val="24"/>
        </w:rPr>
        <w:t xml:space="preserve"> </w:t>
      </w:r>
      <w:r>
        <w:rPr>
          <w:b/>
          <w:bCs/>
          <w:sz w:val="24"/>
          <w:szCs w:val="24"/>
        </w:rPr>
        <w:t>tendências</w:t>
      </w:r>
      <w:r>
        <w:rPr>
          <w:sz w:val="24"/>
          <w:szCs w:val="24"/>
        </w:rPr>
        <w:t xml:space="preserve"> </w:t>
      </w:r>
      <w:r>
        <w:rPr>
          <w:b/>
          <w:bCs/>
          <w:sz w:val="24"/>
          <w:szCs w:val="24"/>
        </w:rPr>
        <w:t>reativas</w:t>
      </w:r>
      <w:r>
        <w:rPr>
          <w:sz w:val="24"/>
          <w:szCs w:val="24"/>
        </w:rPr>
        <w:t xml:space="preserve"> também podem ser parte de um mecanismo de resposta, um pouco mais tardio</w:t>
      </w:r>
      <w:del w:id="2004" w:author="Autor desconhecido" w:date="2024-06-13T15:10:50Z">
        <w:r>
          <w:rPr>
            <w:sz w:val="24"/>
            <w:szCs w:val="24"/>
          </w:rPr>
          <w:delText xml:space="preserve">, que já, </w:delText>
        </w:r>
      </w:del>
      <w:del w:id="2005" w:author="Autor desconhecido" w:date="2024-06-13T15:10:50Z">
        <w:r>
          <w:rPr>
            <w:sz w:val="24"/>
            <w:szCs w:val="24"/>
          </w:rPr>
          <w:delText>t</w:delText>
        </w:r>
      </w:del>
      <w:ins w:id="2006" w:author="Autor desconhecido" w:date="2024-06-13T15:10:50Z">
        <w:r>
          <w:rPr>
            <w:sz w:val="24"/>
            <w:szCs w:val="24"/>
          </w:rPr>
          <w:t xml:space="preserve">. </w:t>
        </w:r>
      </w:ins>
      <w:ins w:id="2007" w:author="Autor desconhecido" w:date="2024-06-13T15:10:50Z">
        <w:r>
          <w:rPr>
            <w:sz w:val="24"/>
            <w:szCs w:val="24"/>
          </w:rPr>
          <w:t>T</w:t>
        </w:r>
      </w:ins>
      <w:r>
        <w:rPr>
          <w:sz w:val="24"/>
          <w:szCs w:val="24"/>
        </w:rPr>
        <w:t>alvez</w:t>
      </w:r>
      <w:del w:id="2008" w:author="Autor desconhecido" w:date="2024-06-13T15:12:58Z">
        <w:r>
          <w:rPr>
            <w:sz w:val="24"/>
            <w:szCs w:val="24"/>
          </w:rPr>
          <w:delText>,</w:delText>
        </w:r>
      </w:del>
      <w:r>
        <w:rPr>
          <w:sz w:val="24"/>
          <w:szCs w:val="24"/>
        </w:rPr>
        <w:t xml:space="preserve"> </w:t>
      </w:r>
      <w:r>
        <w:rPr>
          <w:sz w:val="24"/>
          <w:szCs w:val="24"/>
        </w:rPr>
        <w:t>não faça</w:t>
      </w:r>
      <w:ins w:id="2009" w:author="Autor desconhecido" w:date="2024-06-13T15:12:54Z">
        <w:r>
          <w:rPr>
            <w:sz w:val="24"/>
            <w:szCs w:val="24"/>
          </w:rPr>
          <w:t>m</w:t>
        </w:r>
      </w:ins>
      <w:r>
        <w:rPr>
          <w:sz w:val="24"/>
          <w:szCs w:val="24"/>
        </w:rPr>
        <w:t xml:space="preserve"> mais parte do sistema Instint</w:t>
      </w:r>
      <w:r>
        <w:rPr>
          <w:sz w:val="24"/>
          <w:szCs w:val="24"/>
        </w:rPr>
        <w:t>ivo</w:t>
      </w:r>
      <w:r>
        <w:rPr>
          <w:sz w:val="24"/>
          <w:szCs w:val="24"/>
        </w:rPr>
        <w:t xml:space="preserve"> </w:t>
      </w:r>
      <w:r>
        <w:rPr>
          <w:sz w:val="24"/>
          <w:szCs w:val="24"/>
        </w:rPr>
        <w:t>ou autônomo</w:t>
      </w:r>
      <w:del w:id="2010" w:author="Autor desconhecido" w:date="2024-06-13T15:14:45Z">
        <w:r>
          <w:rPr>
            <w:sz w:val="24"/>
            <w:szCs w:val="24"/>
          </w:rPr>
          <w:delText>,</w:delText>
        </w:r>
      </w:del>
      <w:ins w:id="2011" w:author="Autor desconhecido" w:date="2024-06-13T15:14:46Z">
        <w:r>
          <w:rPr>
            <w:sz w:val="24"/>
            <w:szCs w:val="24"/>
          </w:rPr>
          <w:t xml:space="preserve">. </w:t>
        </w:r>
      </w:ins>
      <w:ins w:id="2012" w:author="Autor desconhecido" w:date="2024-06-13T15:14:46Z">
        <w:r>
          <w:rPr>
            <w:sz w:val="24"/>
            <w:szCs w:val="24"/>
          </w:rPr>
          <w:t>Acredito estejam</w:t>
        </w:r>
      </w:ins>
      <w:r>
        <w:rPr>
          <w:sz w:val="24"/>
          <w:szCs w:val="24"/>
        </w:rPr>
        <w:t xml:space="preserve"> em uma categoria que gera novos algoritmos de resposta, baseados na experimentação individual já remanescentes de aprendizagem experimental decorrentes da vida </w:t>
      </w:r>
      <w:r>
        <w:rPr>
          <w:sz w:val="24"/>
          <w:szCs w:val="24"/>
        </w:rPr>
        <w:t>individual</w:t>
      </w:r>
      <w:del w:id="2013" w:author="Autor desconhecido" w:date="2024-06-13T15:12:33Z">
        <w:r>
          <w:rPr>
            <w:sz w:val="24"/>
            <w:szCs w:val="24"/>
          </w:rPr>
          <w:delText>,</w:delText>
        </w:r>
      </w:del>
      <w:ins w:id="2014" w:author="Autor desconhecido" w:date="2024-06-13T15:12:33Z">
        <w:r>
          <w:rPr>
            <w:sz w:val="24"/>
            <w:szCs w:val="24"/>
          </w:rPr>
          <w:t>.</w:t>
        </w:r>
      </w:ins>
      <w:r>
        <w:rPr>
          <w:sz w:val="24"/>
          <w:szCs w:val="24"/>
        </w:rPr>
        <w:t xml:space="preserve"> </w:t>
      </w:r>
      <w:del w:id="2015" w:author="Autor desconhecido" w:date="2024-06-13T15:12:38Z">
        <w:r>
          <w:rPr>
            <w:sz w:val="24"/>
            <w:szCs w:val="24"/>
          </w:rPr>
          <w:delText>que p</w:delText>
        </w:r>
      </w:del>
      <w:ins w:id="2016" w:author="Autor desconhecido" w:date="2024-06-13T15:12:38Z">
        <w:r>
          <w:rPr>
            <w:sz w:val="24"/>
            <w:szCs w:val="24"/>
          </w:rPr>
          <w:t>P</w:t>
        </w:r>
      </w:ins>
      <w:r>
        <w:rPr>
          <w:sz w:val="24"/>
          <w:szCs w:val="24"/>
        </w:rPr>
        <w:t xml:space="preserve">odem se manifestar ainda de forma inconsciente, </w:t>
      </w:r>
      <w:r>
        <w:rPr>
          <w:sz w:val="24"/>
          <w:szCs w:val="24"/>
        </w:rPr>
        <w:t>subconsciente</w:t>
      </w:r>
      <w:r>
        <w:rPr>
          <w:sz w:val="24"/>
          <w:szCs w:val="24"/>
        </w:rPr>
        <w:t xml:space="preserve"> ou semiconsciente e de intensidade e natureza específicas, tais quais as oriundas por traumas, por exemplo. Isso acontece entre 4 e 8ms.</w:t>
      </w:r>
    </w:p>
    <w:p>
      <w:pPr>
        <w:pStyle w:val="Normal"/>
        <w:spacing w:before="0" w:after="0"/>
        <w:ind w:firstLine="850" w:left="0" w:right="0"/>
        <w:contextualSpacing/>
        <w:jc w:val="both"/>
        <w:rPr>
          <w:rFonts w:ascii="Liberation Serif" w:hAnsi="Liberation Serif"/>
          <w:sz w:val="24"/>
          <w:szCs w:val="24"/>
        </w:rPr>
      </w:pPr>
      <w:r>
        <w:rPr>
          <w:sz w:val="24"/>
          <w:szCs w:val="24"/>
        </w:rPr>
        <w:t xml:space="preserve">Nossos </w:t>
      </w:r>
      <w:r>
        <w:rPr>
          <w:b/>
          <w:bCs/>
          <w:sz w:val="24"/>
          <w:szCs w:val="24"/>
        </w:rPr>
        <w:t>vícios</w:t>
      </w:r>
      <w:r>
        <w:rPr>
          <w:sz w:val="24"/>
          <w:szCs w:val="24"/>
        </w:rPr>
        <w:t xml:space="preserve"> e </w:t>
      </w:r>
      <w:r>
        <w:rPr>
          <w:b/>
          <w:bCs/>
          <w:sz w:val="24"/>
          <w:szCs w:val="24"/>
        </w:rPr>
        <w:t>hábitos</w:t>
      </w:r>
      <w:r>
        <w:rPr>
          <w:sz w:val="24"/>
          <w:szCs w:val="24"/>
        </w:rPr>
        <w:t xml:space="preserve"> podem ter tendências reativas por elemento de disparo de </w:t>
      </w:r>
      <w:r>
        <w:rPr>
          <w:sz w:val="24"/>
          <w:szCs w:val="24"/>
        </w:rPr>
        <w:t xml:space="preserve">ação, mas devem ser considerados </w:t>
      </w:r>
      <w:r>
        <w:rPr>
          <w:sz w:val="24"/>
          <w:szCs w:val="24"/>
        </w:rPr>
        <w:t>à</w:t>
      </w:r>
      <w:r>
        <w:rPr>
          <w:sz w:val="24"/>
          <w:szCs w:val="24"/>
        </w:rPr>
        <w:t xml:space="preserve"> parte, pois envolvem outros mecanismos específicos mais complexos que devem ser</w:t>
      </w:r>
      <w:r>
        <w:rPr>
          <w:sz w:val="24"/>
          <w:szCs w:val="24"/>
        </w:rPr>
        <w:t xml:space="preserve"> </w:t>
      </w:r>
      <w:r>
        <w:rPr>
          <w:sz w:val="24"/>
          <w:szCs w:val="24"/>
        </w:rPr>
        <w:t xml:space="preserve">considerados em função de seu forte apelo emocional. </w:t>
      </w:r>
      <w:r>
        <w:rPr>
          <w:sz w:val="24"/>
          <w:szCs w:val="24"/>
        </w:rPr>
        <w:t xml:space="preserve">São normalmente considerados como ativos no córtex pré-frontal, o estriado e o sistema límbico. Normalmente são acompanhados de apelos emocionais (no sistema límbico), que os ligam também em coparticipação das amígdalas. Como os mecanismos funcionais das amígdalas são de origem precognitivas e portanto de difícil controle racional e lógico, segue-se a dificuldade de inibir, modificar e “desinstalar” os vícios e hábitos. Segue-se também dai a natureza autônoma que tende a dispensar a necessidade de pensar articuladamente para sua execução, sendo essa muito provavelmente a sua principal função. Ou seja, os vícios e hábitos são sequências de procedimentos de uso comum, gravados e disponíveis para execução semiautomática, dispensando a necessidade do uso pensamento articulado. </w:t>
      </w:r>
    </w:p>
    <w:p>
      <w:pPr>
        <w:pStyle w:val="Normal"/>
        <w:spacing w:before="0" w:after="0"/>
        <w:ind w:firstLine="850" w:left="0" w:right="0"/>
        <w:contextualSpacing/>
        <w:jc w:val="both"/>
        <w:rPr>
          <w:rFonts w:ascii="Liberation Serif" w:hAnsi="Liberation Serif"/>
          <w:sz w:val="24"/>
          <w:szCs w:val="24"/>
        </w:rPr>
      </w:pPr>
      <w:r>
        <w:rPr>
          <w:sz w:val="24"/>
          <w:szCs w:val="24"/>
        </w:rPr>
        <w:t xml:space="preserve">Estes tempos de resposta são mensurados através de estudos por eletroencefalografia, associados com eletromiografia </w:t>
      </w:r>
      <w:r>
        <w:rPr>
          <w:sz w:val="24"/>
          <w:szCs w:val="24"/>
        </w:rPr>
        <w:t>e promediação de estímulos</w:t>
      </w:r>
      <w:r>
        <w:rPr>
          <w:sz w:val="24"/>
          <w:szCs w:val="24"/>
        </w:rPr>
        <w:t xml:space="preserve">, </w:t>
      </w:r>
      <w:r>
        <w:rPr>
          <w:sz w:val="24"/>
          <w:szCs w:val="24"/>
        </w:rPr>
        <w:t xml:space="preserve">(P300 por exemplo) </w:t>
      </w:r>
      <w:r>
        <w:rPr>
          <w:sz w:val="24"/>
          <w:szCs w:val="24"/>
        </w:rPr>
        <w:t xml:space="preserve">e mais modernamente complementados por </w:t>
      </w:r>
      <w:r>
        <w:rPr>
          <w:sz w:val="24"/>
          <w:szCs w:val="24"/>
        </w:rPr>
        <w:t>R</w:t>
      </w:r>
      <w:r>
        <w:rPr>
          <w:sz w:val="24"/>
          <w:szCs w:val="24"/>
        </w:rPr>
        <w:t xml:space="preserve">essonância Magnética </w:t>
      </w:r>
      <w:r>
        <w:rPr>
          <w:sz w:val="24"/>
          <w:szCs w:val="24"/>
        </w:rPr>
        <w:t>F</w:t>
      </w:r>
      <w:r>
        <w:rPr>
          <w:sz w:val="24"/>
          <w:szCs w:val="24"/>
        </w:rPr>
        <w:t xml:space="preserve">uncional </w:t>
      </w:r>
      <w:r>
        <w:rPr>
          <w:sz w:val="24"/>
          <w:szCs w:val="24"/>
        </w:rPr>
        <w:t>(RMF)</w:t>
      </w:r>
      <w:r>
        <w:rPr>
          <w:sz w:val="24"/>
          <w:szCs w:val="24"/>
        </w:rPr>
        <w:t>, durante a apresentação de estímulos específicos.</w:t>
      </w:r>
    </w:p>
    <w:p>
      <w:pPr>
        <w:pStyle w:val="Normal"/>
        <w:spacing w:before="0" w:after="0"/>
        <w:ind w:firstLine="850" w:left="0" w:right="0"/>
        <w:contextualSpacing/>
        <w:jc w:val="both"/>
        <w:rPr>
          <w:rFonts w:ascii="Liberation Serif" w:hAnsi="Liberation Serif"/>
          <w:sz w:val="24"/>
          <w:szCs w:val="24"/>
        </w:rPr>
      </w:pPr>
      <w:r>
        <w:rPr>
          <w:sz w:val="24"/>
          <w:szCs w:val="24"/>
        </w:rPr>
        <w:t xml:space="preserve">Logo um pouquinho mais tarde, disparamos os efeitos de </w:t>
      </w:r>
      <w:r>
        <w:rPr>
          <w:b/>
          <w:bCs/>
          <w:sz w:val="24"/>
          <w:szCs w:val="24"/>
        </w:rPr>
        <w:t>sensação</w:t>
      </w:r>
      <w:r>
        <w:rPr>
          <w:sz w:val="24"/>
          <w:szCs w:val="24"/>
        </w:rPr>
        <w:t xml:space="preserve">. Assim a identificamos pelo fato de nem sempre conseguirmos identificar cognitivamente sua essência </w:t>
      </w:r>
      <w:r>
        <w:rPr>
          <w:sz w:val="24"/>
          <w:szCs w:val="24"/>
        </w:rPr>
        <w:t>ou sua causa</w:t>
      </w:r>
      <w:r>
        <w:rPr>
          <w:sz w:val="24"/>
          <w:szCs w:val="24"/>
        </w:rPr>
        <w:t>, não raro reportarmos sua percepção com observação de “percebi uma sensação estranha”. A diferimos por categorizá-la como última etapa precognitiva.</w:t>
      </w:r>
    </w:p>
    <w:p>
      <w:pPr>
        <w:pStyle w:val="Normal"/>
        <w:spacing w:before="0" w:after="0"/>
        <w:ind w:firstLine="850" w:left="0" w:right="0"/>
        <w:contextualSpacing/>
        <w:jc w:val="both"/>
        <w:rPr>
          <w:rFonts w:ascii="Liberation Serif" w:hAnsi="Liberation Serif"/>
          <w:sz w:val="24"/>
          <w:szCs w:val="24"/>
        </w:rPr>
      </w:pPr>
      <w:r>
        <w:rPr>
          <w:sz w:val="24"/>
          <w:szCs w:val="24"/>
        </w:rPr>
        <w:t>Após c</w:t>
      </w:r>
      <w:r>
        <w:rPr>
          <w:sz w:val="24"/>
          <w:szCs w:val="24"/>
        </w:rPr>
        <w:t xml:space="preserve">erca de 9 ms </w:t>
      </w:r>
      <w:r>
        <w:rPr>
          <w:sz w:val="24"/>
          <w:szCs w:val="24"/>
        </w:rPr>
        <w:t>em média</w:t>
      </w:r>
      <w:r>
        <w:rPr>
          <w:sz w:val="24"/>
          <w:szCs w:val="24"/>
        </w:rPr>
        <w:t xml:space="preserve">, </w:t>
      </w:r>
      <w:r>
        <w:rPr>
          <w:sz w:val="24"/>
          <w:szCs w:val="24"/>
        </w:rPr>
        <w:t>logo</w:t>
      </w:r>
      <w:r>
        <w:rPr>
          <w:sz w:val="24"/>
          <w:szCs w:val="24"/>
        </w:rPr>
        <w:t xml:space="preserve"> </w:t>
      </w:r>
      <w:r>
        <w:rPr>
          <w:sz w:val="24"/>
          <w:szCs w:val="24"/>
        </w:rPr>
        <w:t>após a recepção do estímulo</w:t>
      </w:r>
      <w:r>
        <w:rPr>
          <w:sz w:val="24"/>
          <w:szCs w:val="24"/>
        </w:rPr>
        <w:t xml:space="preserve">, adentramos os efeitos </w:t>
      </w:r>
      <w:r>
        <w:rPr>
          <w:sz w:val="24"/>
          <w:szCs w:val="24"/>
        </w:rPr>
        <w:t xml:space="preserve">de interface entre os elementos precognitivos e os </w:t>
      </w:r>
      <w:r>
        <w:rPr>
          <w:sz w:val="24"/>
          <w:szCs w:val="24"/>
        </w:rPr>
        <w:t xml:space="preserve">cognitivos, tendo por primeiro elemento os sentimentos. </w:t>
      </w:r>
      <w:r>
        <w:rPr>
          <w:sz w:val="24"/>
          <w:szCs w:val="24"/>
        </w:rPr>
        <w:t xml:space="preserve">Expressamos nossos </w:t>
      </w:r>
      <w:r>
        <w:rPr>
          <w:b/>
          <w:bCs/>
          <w:sz w:val="24"/>
          <w:szCs w:val="24"/>
        </w:rPr>
        <w:t>sentimentos</w:t>
      </w:r>
      <w:r>
        <w:rPr>
          <w:sz w:val="24"/>
          <w:szCs w:val="24"/>
        </w:rPr>
        <w:t xml:space="preserve"> já baseados em nosso desenvolvimento espiritual, mas não necessariamente bo</w:t>
      </w:r>
      <w:r>
        <w:rPr>
          <w:sz w:val="24"/>
          <w:szCs w:val="24"/>
        </w:rPr>
        <w:t>ns</w:t>
      </w:r>
      <w:r>
        <w:rPr>
          <w:sz w:val="24"/>
          <w:szCs w:val="24"/>
        </w:rPr>
        <w:t xml:space="preserve"> ou rui</w:t>
      </w:r>
      <w:r>
        <w:rPr>
          <w:sz w:val="24"/>
          <w:szCs w:val="24"/>
        </w:rPr>
        <w:t>ns</w:t>
      </w:r>
      <w:r>
        <w:rPr>
          <w:sz w:val="24"/>
          <w:szCs w:val="24"/>
        </w:rPr>
        <w:t xml:space="preserve">, pois ainda sentimos raiva ou podemos manifestar compaixão em resposta a determinadas naturezas de estímulos. </w:t>
      </w:r>
    </w:p>
    <w:p>
      <w:pPr>
        <w:pStyle w:val="Normal"/>
        <w:spacing w:before="0" w:after="0"/>
        <w:ind w:firstLine="850" w:left="0" w:right="0"/>
        <w:contextualSpacing/>
        <w:jc w:val="both"/>
        <w:rPr>
          <w:rFonts w:ascii="Liberation Serif" w:hAnsi="Liberation Serif"/>
          <w:sz w:val="24"/>
          <w:szCs w:val="24"/>
        </w:rPr>
      </w:pPr>
      <w:r>
        <w:rPr>
          <w:sz w:val="24"/>
          <w:szCs w:val="24"/>
        </w:rPr>
        <w:t xml:space="preserve">Como já vimos, a essência dos sentimento e pensamentos se manifestam antes dos processos cognitivos do pensamento articulado. </w:t>
      </w:r>
      <w:r>
        <w:rPr>
          <w:sz w:val="24"/>
          <w:szCs w:val="24"/>
        </w:rPr>
        <w:t>Nossas tendências a expressar nossos sentimentos t</w:t>
      </w:r>
      <w:r>
        <w:rPr>
          <w:sz w:val="24"/>
          <w:szCs w:val="24"/>
        </w:rPr>
        <w:t>ê</w:t>
      </w:r>
      <w:r>
        <w:rPr>
          <w:sz w:val="24"/>
          <w:szCs w:val="24"/>
        </w:rPr>
        <w:t xml:space="preserve">m ainda forte influência do </w:t>
      </w:r>
      <w:r>
        <w:rPr>
          <w:b/>
          <w:bCs/>
          <w:sz w:val="24"/>
          <w:szCs w:val="24"/>
        </w:rPr>
        <w:t>estado</w:t>
      </w:r>
      <w:r>
        <w:rPr>
          <w:sz w:val="24"/>
          <w:szCs w:val="24"/>
        </w:rPr>
        <w:t xml:space="preserve"> </w:t>
      </w:r>
      <w:r>
        <w:rPr>
          <w:b/>
          <w:bCs/>
          <w:sz w:val="24"/>
          <w:szCs w:val="24"/>
        </w:rPr>
        <w:t>vibracional</w:t>
      </w:r>
      <w:r>
        <w:rPr>
          <w:sz w:val="24"/>
          <w:szCs w:val="24"/>
        </w:rPr>
        <w:t xml:space="preserve"> de um determinado </w:t>
      </w:r>
      <w:r>
        <w:rPr>
          <w:sz w:val="24"/>
          <w:szCs w:val="24"/>
        </w:rPr>
        <w:t>período de tempo</w:t>
      </w:r>
      <w:r>
        <w:rPr>
          <w:sz w:val="24"/>
          <w:szCs w:val="24"/>
        </w:rPr>
        <w:t>, que podemos modelar pela integral de situações a que nos submetemos em um período de experiências recentes.</w:t>
      </w:r>
    </w:p>
    <w:p>
      <w:pPr>
        <w:pStyle w:val="Normal"/>
        <w:spacing w:before="0" w:after="0"/>
        <w:ind w:firstLine="850" w:left="0" w:right="0"/>
        <w:contextualSpacing/>
        <w:jc w:val="both"/>
        <w:rPr>
          <w:rFonts w:ascii="Liberation Serif" w:hAnsi="Liberation Serif"/>
          <w:sz w:val="24"/>
          <w:szCs w:val="24"/>
        </w:rPr>
      </w:pPr>
      <w:r>
        <w:rPr>
          <w:sz w:val="24"/>
          <w:szCs w:val="24"/>
        </w:rPr>
        <w:t xml:space="preserve">Diferir sentimento de pensamento, ou precisar onde termina um e começa o outro é ainda controverso e talvez seja mais uma questão filosófica ou puramente conceitual, baseado em algumas vertentes científicas, notadamente diferentes entre as linhas da psiquiatria e neurologia. Para nossa discussão preferi </w:t>
      </w:r>
      <w:r>
        <w:rPr>
          <w:sz w:val="24"/>
          <w:szCs w:val="24"/>
        </w:rPr>
        <w:t>separá</w:t>
      </w:r>
      <w:r>
        <w:rPr>
          <w:sz w:val="24"/>
          <w:szCs w:val="24"/>
        </w:rPr>
        <w:t>-las simplesmente para diferir aspectos emocionais dos racionais.</w:t>
      </w:r>
    </w:p>
    <w:p>
      <w:pPr>
        <w:pStyle w:val="Normal"/>
        <w:spacing w:before="0" w:after="0"/>
        <w:ind w:firstLine="850" w:left="0" w:right="0"/>
        <w:contextualSpacing/>
        <w:jc w:val="both"/>
        <w:rPr>
          <w:rFonts w:ascii="Liberation Serif" w:hAnsi="Liberation Serif"/>
          <w:sz w:val="24"/>
          <w:szCs w:val="24"/>
        </w:rPr>
      </w:pPr>
      <w:r>
        <w:rPr>
          <w:sz w:val="24"/>
          <w:szCs w:val="24"/>
        </w:rPr>
        <w:t xml:space="preserve">Sentimentos e emoções são normalmente mais difíceis de serem tratados cognitivamente, apresentando </w:t>
      </w:r>
      <w:r>
        <w:rPr>
          <w:sz w:val="24"/>
          <w:szCs w:val="24"/>
        </w:rPr>
        <w:t>complexa</w:t>
      </w:r>
      <w:r>
        <w:rPr>
          <w:sz w:val="24"/>
          <w:szCs w:val="24"/>
        </w:rPr>
        <w:t xml:space="preserve"> interpretação lógica e racional, sendo por isso melhores trabalhadas pela expressão das artes e da filosofia do que pelas ciências. Essas afirmações</w:t>
      </w:r>
      <w:del w:id="2017" w:author="Autor desconhecido" w:date="2024-06-13T15:18:17Z">
        <w:r>
          <w:rPr>
            <w:sz w:val="24"/>
            <w:szCs w:val="24"/>
          </w:rPr>
          <w:delText>,</w:delText>
        </w:r>
      </w:del>
      <w:r>
        <w:rPr>
          <w:sz w:val="24"/>
          <w:szCs w:val="24"/>
        </w:rPr>
        <w:t xml:space="preserve"> no entanto, são mais sólidas quando consideramos o pensamento articulado pela expressão traduzida pela linguagem, conforme já discutimos.</w:t>
      </w:r>
    </w:p>
    <w:p>
      <w:pPr>
        <w:pStyle w:val="Normal"/>
        <w:spacing w:before="0" w:after="0"/>
        <w:ind w:firstLine="850" w:left="0" w:right="0"/>
        <w:contextualSpacing/>
        <w:jc w:val="both"/>
        <w:rPr>
          <w:rFonts w:ascii="Liberation Serif" w:hAnsi="Liberation Serif"/>
          <w:sz w:val="24"/>
          <w:szCs w:val="24"/>
        </w:rPr>
      </w:pPr>
      <w:r>
        <w:rPr>
          <w:sz w:val="24"/>
          <w:szCs w:val="24"/>
        </w:rPr>
        <w:t>Se considerarmos o pensamento primário (desarticulado), sentimentos e pensamentos se confundem em suas essência</w:t>
      </w:r>
      <w:r>
        <w:rPr>
          <w:sz w:val="24"/>
          <w:szCs w:val="24"/>
        </w:rPr>
        <w:t>s</w:t>
      </w:r>
      <w:r>
        <w:rPr>
          <w:sz w:val="24"/>
          <w:szCs w:val="24"/>
        </w:rPr>
        <w:t>, tornando sua</w:t>
      </w:r>
      <w:r>
        <w:rPr>
          <w:sz w:val="24"/>
          <w:szCs w:val="24"/>
        </w:rPr>
        <w:t>s</w:t>
      </w:r>
      <w:r>
        <w:rPr>
          <w:sz w:val="24"/>
          <w:szCs w:val="24"/>
        </w:rPr>
        <w:t xml:space="preserve"> diferenças meramente conceituais.</w:t>
      </w:r>
    </w:p>
    <w:p>
      <w:pPr>
        <w:pStyle w:val="Normal"/>
        <w:spacing w:before="0" w:after="0"/>
        <w:ind w:firstLine="850" w:left="0" w:right="0"/>
        <w:contextualSpacing/>
        <w:jc w:val="both"/>
        <w:rPr>
          <w:rFonts w:ascii="Liberation Serif" w:hAnsi="Liberation Serif"/>
          <w:sz w:val="24"/>
          <w:szCs w:val="24"/>
          <w:shd w:fill="FFFF00" w:val="clear"/>
        </w:rPr>
      </w:pPr>
      <w:r>
        <w:rPr>
          <w:sz w:val="24"/>
          <w:szCs w:val="24"/>
          <w:shd w:fill="FFFF00" w:val="clear"/>
        </w:rPr>
      </w:r>
    </w:p>
    <w:p>
      <w:pPr>
        <w:pStyle w:val="Normal"/>
        <w:spacing w:before="0" w:after="0"/>
        <w:ind w:firstLine="850" w:left="0" w:right="0"/>
        <w:contextualSpacing/>
        <w:jc w:val="both"/>
        <w:rPr>
          <w:rFonts w:ascii="Liberation Serif" w:hAnsi="Liberation Serif"/>
          <w:sz w:val="24"/>
          <w:szCs w:val="24"/>
        </w:rPr>
      </w:pPr>
      <w:r>
        <w:rPr>
          <w:sz w:val="24"/>
          <w:szCs w:val="24"/>
        </w:rPr>
        <w:t xml:space="preserve">Imediatamente após as impressões de sentimentos </w:t>
      </w:r>
      <w:r>
        <w:rPr>
          <w:sz w:val="24"/>
          <w:szCs w:val="24"/>
        </w:rPr>
        <w:t>ou paralelas a elas</w:t>
      </w:r>
      <w:r>
        <w:rPr>
          <w:sz w:val="24"/>
          <w:szCs w:val="24"/>
        </w:rPr>
        <w:t xml:space="preserve">, </w:t>
      </w:r>
      <w:r>
        <w:rPr>
          <w:sz w:val="24"/>
          <w:szCs w:val="24"/>
        </w:rPr>
        <w:t>ou</w:t>
      </w:r>
      <w:r>
        <w:rPr>
          <w:sz w:val="24"/>
          <w:szCs w:val="24"/>
        </w:rPr>
        <w:t xml:space="preserve"> naturalmente dirigidas por elas, </w:t>
      </w:r>
      <w:r>
        <w:rPr>
          <w:sz w:val="24"/>
          <w:szCs w:val="24"/>
        </w:rPr>
        <w:t xml:space="preserve">a situação recebida </w:t>
      </w:r>
      <w:r>
        <w:rPr>
          <w:sz w:val="24"/>
          <w:szCs w:val="24"/>
        </w:rPr>
        <w:t>oriundas dos</w:t>
      </w:r>
      <w:r>
        <w:rPr>
          <w:sz w:val="24"/>
          <w:szCs w:val="24"/>
        </w:rPr>
        <w:t xml:space="preserve"> estímulos </w:t>
      </w:r>
      <w:r>
        <w:rPr>
          <w:sz w:val="24"/>
          <w:szCs w:val="24"/>
        </w:rPr>
        <w:t>são apresentadas e tratadas pelos</w:t>
      </w:r>
      <w:r>
        <w:rPr>
          <w:sz w:val="24"/>
          <w:szCs w:val="24"/>
        </w:rPr>
        <w:t xml:space="preserve"> pensamentos </w:t>
      </w:r>
      <w:r>
        <w:rPr>
          <w:sz w:val="24"/>
          <w:szCs w:val="24"/>
        </w:rPr>
        <w:t>(articulados)</w:t>
      </w:r>
      <w:r>
        <w:rPr>
          <w:sz w:val="24"/>
          <w:szCs w:val="24"/>
        </w:rPr>
        <w:t xml:space="preserve"> e crenças, o que demanda já uma boa dose de cognição e ou reflexão. </w:t>
      </w:r>
      <w:r>
        <w:rPr>
          <w:sz w:val="24"/>
          <w:szCs w:val="24"/>
        </w:rPr>
        <w:t>C</w:t>
      </w:r>
      <w:r>
        <w:rPr>
          <w:sz w:val="24"/>
          <w:szCs w:val="24"/>
        </w:rPr>
        <w:t xml:space="preserve">olocando toda a situação ao crivo de nosso julgamento diante daquilo que postulamos por princípios morais, culturais, sociais, religiosos, etc. </w:t>
      </w:r>
      <w:r>
        <w:rPr>
          <w:sz w:val="24"/>
          <w:szCs w:val="24"/>
        </w:rPr>
        <w:t>Englobamos ai os elementos conscienciais e nossos conhecimentos.</w:t>
      </w:r>
    </w:p>
    <w:p>
      <w:pPr>
        <w:pStyle w:val="Normal"/>
        <w:spacing w:before="0" w:after="0"/>
        <w:ind w:firstLine="850" w:left="0" w:right="0"/>
        <w:contextualSpacing/>
        <w:jc w:val="both"/>
        <w:rPr>
          <w:rFonts w:ascii="Liberation Serif" w:hAnsi="Liberation Serif"/>
          <w:sz w:val="24"/>
          <w:szCs w:val="24"/>
        </w:rPr>
      </w:pPr>
      <w:r>
        <w:rPr>
          <w:sz w:val="24"/>
          <w:szCs w:val="24"/>
        </w:rPr>
        <w:t xml:space="preserve">A consciência </w:t>
      </w:r>
      <w:r>
        <w:rPr>
          <w:sz w:val="24"/>
          <w:szCs w:val="24"/>
        </w:rPr>
        <w:t>pode ter um</w:t>
      </w:r>
      <w:r>
        <w:rPr>
          <w:sz w:val="24"/>
          <w:szCs w:val="24"/>
        </w:rPr>
        <w:t xml:space="preserve"> caráter especial, pois sob a temática </w:t>
      </w:r>
      <w:r>
        <w:rPr>
          <w:sz w:val="24"/>
          <w:szCs w:val="24"/>
        </w:rPr>
        <w:t>postulada pela Doutrina Espírita</w:t>
      </w:r>
      <w:r>
        <w:rPr>
          <w:sz w:val="24"/>
          <w:szCs w:val="24"/>
        </w:rPr>
        <w:t xml:space="preserve">, deve ter uma especial participação Divina, se assim o podemos dizer, pois figura muitas vezes com aquela “ideia inata” sobre o que está ou não está certo, que vem junto com aquela “sensação </w:t>
      </w:r>
      <w:r>
        <w:rPr>
          <w:sz w:val="24"/>
          <w:szCs w:val="24"/>
        </w:rPr>
        <w:t>também</w:t>
      </w:r>
      <w:r>
        <w:rPr>
          <w:sz w:val="24"/>
          <w:szCs w:val="24"/>
        </w:rPr>
        <w:t xml:space="preserve"> inata” de que Deus existe, e que dessa forma nos direciona a todos em uma tendência de </w:t>
      </w:r>
      <w:r>
        <w:rPr>
          <w:sz w:val="24"/>
          <w:szCs w:val="24"/>
        </w:rPr>
        <w:t>fazer o certo e</w:t>
      </w:r>
      <w:r>
        <w:rPr>
          <w:sz w:val="24"/>
          <w:szCs w:val="24"/>
        </w:rPr>
        <w:t xml:space="preserve"> buscar a perfeição. </w:t>
      </w:r>
      <w:r>
        <w:rPr>
          <w:sz w:val="24"/>
          <w:szCs w:val="24"/>
        </w:rPr>
        <w:t xml:space="preserve">Nesse contexto, talvez </w:t>
      </w:r>
      <w:r>
        <w:rPr>
          <w:sz w:val="24"/>
          <w:szCs w:val="24"/>
        </w:rPr>
        <w:t xml:space="preserve">seja melhor </w:t>
      </w:r>
      <w:r>
        <w:rPr>
          <w:sz w:val="24"/>
          <w:szCs w:val="24"/>
        </w:rPr>
        <w:t>figur</w:t>
      </w:r>
      <w:r>
        <w:rPr>
          <w:sz w:val="24"/>
          <w:szCs w:val="24"/>
        </w:rPr>
        <w:t>ar</w:t>
      </w:r>
      <w:r>
        <w:rPr>
          <w:sz w:val="24"/>
          <w:szCs w:val="24"/>
        </w:rPr>
        <w:t xml:space="preserve"> sua participação também paralelamente </w:t>
      </w:r>
      <w:r>
        <w:rPr>
          <w:sz w:val="24"/>
          <w:szCs w:val="24"/>
        </w:rPr>
        <w:t xml:space="preserve">e independente </w:t>
      </w:r>
      <w:r>
        <w:rPr>
          <w:sz w:val="24"/>
          <w:szCs w:val="24"/>
        </w:rPr>
        <w:t>a</w:t>
      </w:r>
      <w:r>
        <w:rPr>
          <w:sz w:val="24"/>
          <w:szCs w:val="24"/>
        </w:rPr>
        <w:t>os</w:t>
      </w:r>
      <w:r>
        <w:rPr>
          <w:sz w:val="24"/>
          <w:szCs w:val="24"/>
        </w:rPr>
        <w:t xml:space="preserve"> sentimentos.</w:t>
      </w:r>
    </w:p>
    <w:p>
      <w:pPr>
        <w:pStyle w:val="Normal"/>
        <w:spacing w:before="0" w:after="0"/>
        <w:ind w:firstLine="850" w:left="0" w:right="0"/>
        <w:contextualSpacing/>
        <w:jc w:val="both"/>
        <w:rPr>
          <w:rFonts w:ascii="Liberation Serif" w:hAnsi="Liberation Serif"/>
          <w:sz w:val="24"/>
          <w:szCs w:val="24"/>
        </w:rPr>
      </w:pPr>
      <w:r>
        <w:rPr>
          <w:sz w:val="24"/>
          <w:szCs w:val="24"/>
        </w:rPr>
        <w:t>Apenas</w:t>
      </w:r>
      <w:del w:id="2018" w:author="Autor desconhecido" w:date="2024-06-13T15:18:42Z">
        <w:r>
          <w:rPr>
            <w:sz w:val="24"/>
            <w:szCs w:val="24"/>
          </w:rPr>
          <w:delText>,</w:delText>
        </w:r>
      </w:del>
      <w:r>
        <w:rPr>
          <w:sz w:val="24"/>
          <w:szCs w:val="24"/>
        </w:rPr>
        <w:t xml:space="preserve"> mais para agrupar todos estes elementos discutidos até aqui, </w:t>
      </w:r>
      <w:r>
        <w:rPr>
          <w:sz w:val="24"/>
          <w:szCs w:val="24"/>
        </w:rPr>
        <w:t xml:space="preserve">figuremos </w:t>
      </w:r>
      <w:r>
        <w:rPr>
          <w:sz w:val="24"/>
          <w:szCs w:val="24"/>
        </w:rPr>
        <w:t xml:space="preserve">como sendo </w:t>
      </w:r>
      <w:r>
        <w:rPr>
          <w:sz w:val="24"/>
          <w:szCs w:val="24"/>
        </w:rPr>
        <w:t>estes</w:t>
      </w:r>
      <w:r>
        <w:rPr>
          <w:sz w:val="24"/>
          <w:szCs w:val="24"/>
        </w:rPr>
        <w:t xml:space="preserve"> os principais determinantes daquilo que entendemos por personalidade e sua participação em nossas tomadas de decisão e natureza de nossa conduta.</w:t>
      </w:r>
    </w:p>
    <w:p>
      <w:pPr>
        <w:pStyle w:val="Normal"/>
        <w:spacing w:before="0" w:after="0"/>
        <w:ind w:firstLine="850" w:left="0" w:right="0"/>
        <w:contextualSpacing/>
        <w:jc w:val="both"/>
        <w:rPr>
          <w:rFonts w:ascii="Liberation Serif" w:hAnsi="Liberation Serif"/>
          <w:sz w:val="24"/>
          <w:szCs w:val="24"/>
        </w:rPr>
      </w:pPr>
      <w:r>
        <w:rPr>
          <w:sz w:val="24"/>
          <w:szCs w:val="24"/>
        </w:rPr>
        <w:t>Resumindo em um conceito, que aqui não tem a pretensão de desmerecer qualquer outro conceito de personalidade, possam a psicologia e a filosofia defenderem. Entendam como sendo o melhor nome que encontrei para sintetizar aqui personalidade como sendo a integral de respostas por padrão que possamos utilizar para julgar e determinar nossas atitudes de respostas aos estímulos que recebemos.</w:t>
      </w:r>
    </w:p>
    <w:p>
      <w:pPr>
        <w:pStyle w:val="Normal"/>
        <w:spacing w:before="0" w:after="0"/>
        <w:ind w:firstLine="850" w:left="0" w:right="0"/>
        <w:contextualSpacing/>
        <w:jc w:val="both"/>
        <w:rPr>
          <w:rFonts w:ascii="Liberation Serif" w:hAnsi="Liberation Serif"/>
          <w:sz w:val="24"/>
          <w:szCs w:val="24"/>
        </w:rPr>
      </w:pPr>
      <w:r>
        <w:rPr>
          <w:sz w:val="24"/>
          <w:szCs w:val="24"/>
        </w:rPr>
        <w:t>Assim por exemplo, digamos que uma moça bonita me pise o calo dolorido. A dor do pisão me acerta por estímulo e meu instinto manda tirar meu pé “de debaixo do dela” com um</w:t>
      </w:r>
      <w:r>
        <w:rPr>
          <w:sz w:val="24"/>
          <w:szCs w:val="24"/>
        </w:rPr>
        <w:t>a reação de</w:t>
      </w:r>
      <w:r>
        <w:rPr>
          <w:sz w:val="24"/>
          <w:szCs w:val="24"/>
        </w:rPr>
        <w:t xml:space="preserve"> puxão. </w:t>
      </w:r>
      <w:r>
        <w:rPr>
          <w:sz w:val="24"/>
          <w:szCs w:val="24"/>
        </w:rPr>
        <w:t>Por ação da dor</w:t>
      </w:r>
      <w:r>
        <w:rPr>
          <w:sz w:val="24"/>
          <w:szCs w:val="24"/>
        </w:rPr>
        <w:t>, minhas tendências reativas pedem para reagir com um empurr</w:t>
      </w:r>
      <w:r>
        <w:rPr>
          <w:sz w:val="24"/>
          <w:szCs w:val="24"/>
        </w:rPr>
        <w:t>ão</w:t>
      </w:r>
      <w:r>
        <w:rPr>
          <w:sz w:val="24"/>
          <w:szCs w:val="24"/>
        </w:rPr>
        <w:t xml:space="preserve"> de “chega pra lá”. </w:t>
      </w:r>
      <w:r>
        <w:rPr>
          <w:sz w:val="24"/>
          <w:szCs w:val="24"/>
        </w:rPr>
        <w:t>D</w:t>
      </w:r>
      <w:r>
        <w:rPr>
          <w:sz w:val="24"/>
          <w:szCs w:val="24"/>
        </w:rPr>
        <w:t>eixo “vazar” minhas sensações, talvez com um grito de O</w:t>
      </w:r>
      <w:r>
        <w:rPr>
          <w:sz w:val="24"/>
          <w:szCs w:val="24"/>
        </w:rPr>
        <w:t>U</w:t>
      </w:r>
      <w:r>
        <w:rPr>
          <w:sz w:val="24"/>
          <w:szCs w:val="24"/>
        </w:rPr>
        <w:t xml:space="preserve">H! </w:t>
      </w:r>
      <w:r>
        <w:rPr>
          <w:sz w:val="24"/>
          <w:szCs w:val="24"/>
        </w:rPr>
        <w:t>M</w:t>
      </w:r>
      <w:r>
        <w:rPr>
          <w:sz w:val="24"/>
          <w:szCs w:val="24"/>
        </w:rPr>
        <w:t xml:space="preserve">as, imediatamente após identificá-la como “moça bonita”, meus sentimentos </w:t>
      </w:r>
      <w:r>
        <w:rPr>
          <w:sz w:val="24"/>
          <w:szCs w:val="24"/>
        </w:rPr>
        <w:t>interferem, estimulam e direcionam o pensamento cognitivo</w:t>
      </w:r>
      <w:r>
        <w:rPr>
          <w:sz w:val="24"/>
          <w:szCs w:val="24"/>
        </w:rPr>
        <w:t xml:space="preserve">. “Mas é uma moça </w:t>
      </w:r>
      <w:r>
        <w:rPr>
          <w:sz w:val="24"/>
          <w:szCs w:val="24"/>
        </w:rPr>
        <w:t>bonita</w:t>
      </w:r>
      <w:r>
        <w:rPr>
          <w:sz w:val="24"/>
          <w:szCs w:val="24"/>
        </w:rPr>
        <w:t>!”. Minhas crenças determinam: “tenho que tratar bem as mulheres, porque são mulheres, ainda mais essa que é bonita.”, para no fim reagir com um sorriso maroto: “Problema não, era meu pé que estava no lugar errado…”</w:t>
      </w:r>
    </w:p>
    <w:p>
      <w:pPr>
        <w:pStyle w:val="Normal"/>
        <w:spacing w:before="0" w:after="0"/>
        <w:ind w:firstLine="850" w:left="0" w:right="0"/>
        <w:contextualSpacing/>
        <w:jc w:val="both"/>
        <w:rPr>
          <w:rFonts w:ascii="Liberation Serif" w:hAnsi="Liberation Serif"/>
          <w:sz w:val="24"/>
          <w:szCs w:val="24"/>
        </w:rPr>
      </w:pPr>
      <w:r>
        <w:rPr>
          <w:sz w:val="24"/>
          <w:szCs w:val="24"/>
        </w:rPr>
        <w:t xml:space="preserve">Ah se fosse aquele colega de trabalho que vive </w:t>
      </w:r>
      <w:r>
        <w:rPr>
          <w:sz w:val="24"/>
          <w:szCs w:val="24"/>
        </w:rPr>
        <w:t>competindo comigo um melhor</w:t>
      </w:r>
      <w:r>
        <w:rPr>
          <w:sz w:val="24"/>
          <w:szCs w:val="24"/>
        </w:rPr>
        <w:t xml:space="preserve"> lugar no escritório </w:t>
      </w:r>
      <w:r>
        <w:rPr>
          <w:sz w:val="24"/>
          <w:szCs w:val="24"/>
        </w:rPr>
        <w:t>a pisar meu calo! (imagi</w:t>
      </w:r>
      <w:r>
        <w:rPr>
          <w:sz w:val="24"/>
          <w:szCs w:val="24"/>
        </w:rPr>
        <w:t>ne você</w:t>
      </w:r>
      <w:r>
        <w:rPr>
          <w:sz w:val="24"/>
          <w:szCs w:val="24"/>
        </w:rPr>
        <w:t xml:space="preserve"> </w:t>
      </w:r>
      <w:r>
        <w:rPr>
          <w:sz w:val="24"/>
          <w:szCs w:val="24"/>
        </w:rPr>
        <w:t>qual seria minha reação.</w:t>
      </w:r>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t>Pior ainda se estivesse em um “mal dia”.</w:t>
      </w:r>
    </w:p>
    <w:p>
      <w:pPr>
        <w:pStyle w:val="Normal"/>
        <w:spacing w:before="0" w:after="0"/>
        <w:ind w:firstLine="850" w:left="0" w:right="0"/>
        <w:contextualSpacing/>
        <w:jc w:val="both"/>
        <w:rPr>
          <w:rFonts w:ascii="Liberation Serif" w:hAnsi="Liberation Serif"/>
          <w:sz w:val="24"/>
          <w:szCs w:val="24"/>
        </w:rPr>
      </w:pPr>
      <w:r>
        <w:rPr>
          <w:sz w:val="24"/>
          <w:szCs w:val="24"/>
        </w:rPr>
        <w:t xml:space="preserve">Dependendo dessa personalidade resultar uma postura geral mais tranquila ou acelerada, mais expressiva ou acabrunhada. </w:t>
      </w:r>
    </w:p>
    <w:p>
      <w:pPr>
        <w:pStyle w:val="Normal"/>
        <w:spacing w:before="0" w:after="0"/>
        <w:ind w:firstLine="850" w:left="0" w:right="0"/>
        <w:contextualSpacing/>
        <w:jc w:val="both"/>
        <w:rPr>
          <w:rFonts w:ascii="Liberation Serif" w:hAnsi="Liberation Serif"/>
          <w:sz w:val="24"/>
          <w:szCs w:val="24"/>
        </w:rPr>
      </w:pPr>
      <w:r>
        <w:rPr>
          <w:sz w:val="24"/>
          <w:szCs w:val="24"/>
        </w:rPr>
        <w:t>T</w:t>
      </w:r>
      <w:r>
        <w:rPr>
          <w:sz w:val="24"/>
          <w:szCs w:val="24"/>
        </w:rPr>
        <w:t>ambém incluir</w:t>
      </w:r>
      <w:r>
        <w:rPr>
          <w:sz w:val="24"/>
          <w:szCs w:val="24"/>
        </w:rPr>
        <w:t>emos</w:t>
      </w:r>
      <w:r>
        <w:rPr>
          <w:sz w:val="24"/>
          <w:szCs w:val="24"/>
        </w:rPr>
        <w:t xml:space="preserve"> </w:t>
      </w:r>
      <w:r>
        <w:rPr>
          <w:sz w:val="24"/>
          <w:szCs w:val="24"/>
        </w:rPr>
        <w:t>n</w:t>
      </w:r>
      <w:r>
        <w:rPr>
          <w:sz w:val="24"/>
          <w:szCs w:val="24"/>
        </w:rPr>
        <w:t xml:space="preserve">essa </w:t>
      </w:r>
      <w:r>
        <w:rPr>
          <w:sz w:val="24"/>
          <w:szCs w:val="24"/>
        </w:rPr>
        <w:t>postura</w:t>
      </w:r>
      <w:r>
        <w:rPr>
          <w:sz w:val="24"/>
          <w:szCs w:val="24"/>
        </w:rPr>
        <w:t xml:space="preserve"> mais ou menos tendenciosa a algum modo operan</w:t>
      </w:r>
      <w:r>
        <w:rPr>
          <w:sz w:val="24"/>
          <w:szCs w:val="24"/>
        </w:rPr>
        <w:t>te</w:t>
      </w:r>
      <w:r>
        <w:rPr>
          <w:sz w:val="24"/>
          <w:szCs w:val="24"/>
        </w:rPr>
        <w:t xml:space="preserve">, </w:t>
      </w:r>
      <w:r>
        <w:rPr>
          <w:sz w:val="24"/>
          <w:szCs w:val="24"/>
        </w:rPr>
        <w:t>o</w:t>
      </w:r>
      <w:r>
        <w:rPr>
          <w:sz w:val="24"/>
          <w:szCs w:val="24"/>
        </w:rPr>
        <w:t xml:space="preserve"> que </w:t>
      </w:r>
      <w:r>
        <w:rPr>
          <w:sz w:val="24"/>
          <w:szCs w:val="24"/>
        </w:rPr>
        <w:t>se usa</w:t>
      </w:r>
      <w:r>
        <w:rPr>
          <w:sz w:val="24"/>
          <w:szCs w:val="24"/>
        </w:rPr>
        <w:t xml:space="preserve"> </w:t>
      </w:r>
      <w:r>
        <w:rPr>
          <w:sz w:val="24"/>
          <w:szCs w:val="24"/>
        </w:rPr>
        <w:t>defini</w:t>
      </w:r>
      <w:r>
        <w:rPr>
          <w:sz w:val="24"/>
          <w:szCs w:val="24"/>
        </w:rPr>
        <w:t>r</w:t>
      </w:r>
      <w:r>
        <w:rPr>
          <w:sz w:val="24"/>
          <w:szCs w:val="24"/>
        </w:rPr>
        <w:t xml:space="preserve"> </w:t>
      </w:r>
      <w:r>
        <w:rPr>
          <w:sz w:val="24"/>
          <w:szCs w:val="24"/>
        </w:rPr>
        <w:t>por</w:t>
      </w:r>
      <w:r>
        <w:rPr>
          <w:sz w:val="24"/>
          <w:szCs w:val="24"/>
        </w:rPr>
        <w:t xml:space="preserve"> </w:t>
      </w:r>
      <w:r>
        <w:rPr>
          <w:b/>
          <w:bCs/>
          <w:sz w:val="24"/>
          <w:szCs w:val="24"/>
        </w:rPr>
        <w:t>temperamento</w:t>
      </w:r>
      <w:r>
        <w:rPr>
          <w:sz w:val="24"/>
          <w:szCs w:val="24"/>
        </w:rPr>
        <w:t>. Aqui</w:t>
      </w:r>
      <w:del w:id="2019" w:author="Autor desconhecido" w:date="2024-06-13T15:19:39Z">
        <w:r>
          <w:rPr>
            <w:sz w:val="24"/>
            <w:szCs w:val="24"/>
          </w:rPr>
          <w:delText>,</w:delText>
        </w:r>
      </w:del>
      <w:r>
        <w:rPr>
          <w:sz w:val="24"/>
          <w:szCs w:val="24"/>
        </w:rPr>
        <w:t xml:space="preserve"> aproveitei a categorização muito usada pela antroposofia </w:t>
      </w:r>
      <w:r>
        <w:rPr>
          <w:sz w:val="24"/>
          <w:szCs w:val="24"/>
        </w:rPr>
        <w:t xml:space="preserve">em quatro </w:t>
      </w:r>
      <w:r>
        <w:rPr>
          <w:sz w:val="24"/>
          <w:szCs w:val="24"/>
        </w:rPr>
        <w:t>tipos</w:t>
      </w:r>
      <w:r>
        <w:rPr>
          <w:sz w:val="24"/>
          <w:szCs w:val="24"/>
        </w:rPr>
        <w:t xml:space="preserve">, quais sejam: </w:t>
      </w:r>
      <w:r>
        <w:rPr>
          <w:b/>
          <w:bCs/>
          <w:sz w:val="24"/>
          <w:szCs w:val="24"/>
        </w:rPr>
        <w:t>Fleumático, Sanguíneo, Colérico e Melancólico</w:t>
      </w:r>
      <w:r>
        <w:rPr>
          <w:sz w:val="24"/>
          <w:szCs w:val="24"/>
        </w:rPr>
        <w:t xml:space="preserve">, mas que poderiam ser divididos em doze ou vinte, com toda uma solução filosófica </w:t>
      </w:r>
      <w:r>
        <w:rPr>
          <w:sz w:val="24"/>
          <w:szCs w:val="24"/>
        </w:rPr>
        <w:t xml:space="preserve">qualquer </w:t>
      </w:r>
      <w:r>
        <w:rPr>
          <w:sz w:val="24"/>
          <w:szCs w:val="24"/>
        </w:rPr>
        <w:t xml:space="preserve">que as justificassem. </w:t>
      </w:r>
      <w:r>
        <w:rPr>
          <w:sz w:val="24"/>
          <w:szCs w:val="24"/>
        </w:rPr>
        <w:t>Como exemplo poderia citar as 7 atitudes anímicas, representadas e figuradas por unidades astronômicas (Sol, Lua, Vênus, Marte, Saturno, Mercúrio e Júpiter) e também as 12 personalidades zodíacas, apresentadas pelos signos do zodíaco. Muito embora as abordagens de personalidade, temperamento e atitudes anímicas possam ser consideradas por aspectos diferentes presentes na postura estrutura individual, suas nuanças conceituais se misturam e podem se confundir. Assim nessa confusão toda de grupos separados em tipos, poderemos encontrar um indivíduo com temperamento sanguíneo, atitude anímica de marte com ascendente zodíaco em aquário.</w:t>
      </w:r>
    </w:p>
    <w:p>
      <w:pPr>
        <w:pStyle w:val="Normal"/>
        <w:spacing w:before="0" w:after="0"/>
        <w:ind w:firstLine="850" w:left="0" w:right="0"/>
        <w:contextualSpacing/>
        <w:jc w:val="both"/>
        <w:rPr>
          <w:rFonts w:ascii="Liberation Serif" w:hAnsi="Liberation Serif"/>
          <w:sz w:val="24"/>
          <w:szCs w:val="24"/>
        </w:rPr>
      </w:pPr>
      <w:r>
        <w:rPr>
          <w:sz w:val="24"/>
          <w:szCs w:val="24"/>
        </w:rPr>
        <w:t>Não é nosso propósito entrar no mérito específico de nem uma dessas abordagens, nem tão pouco criar um novo elenco de subdivisão com 4 + 7 + 12 = 23 tipos de individualidades. Ou pior, tentar correlacionar todos compondo 4 * 7 * 12 =  336. Talvez fosse interessante arredondar isso logo para 360 e chamar as individualidades de graus ou 365 e caracterizá-las em dias do ano e sub escalonar em característicos de 4 estações. Eureca! 4 estações temperamentais, 7 dias da semana anímica e 12 personalidades anuais! Assim alguém poderá apresentar uma individualidade de um domingo quente de verão em fevereiro! Deixemos isso por ora…</w:t>
      </w:r>
    </w:p>
    <w:p>
      <w:pPr>
        <w:pStyle w:val="Normal"/>
        <w:spacing w:before="0" w:after="0"/>
        <w:ind w:firstLine="850" w:left="0" w:right="0"/>
        <w:contextualSpacing/>
        <w:jc w:val="both"/>
        <w:rPr>
          <w:rFonts w:ascii="Liberation Serif" w:hAnsi="Liberation Serif"/>
          <w:sz w:val="24"/>
          <w:szCs w:val="24"/>
        </w:rPr>
      </w:pPr>
      <w:r>
        <w:rPr>
          <w:sz w:val="24"/>
          <w:szCs w:val="24"/>
        </w:rPr>
        <w:t>O fato é que para o estudo de qualquer assunto um pouco mais complexo e numeroso em diversidade é bem mais fácil agrupar em lotes por similaridades, assim como faz nosso cérebro organizando as coisas por lotes de padrões no sistema de reconhecimento de padrões. No fim somos cerca de 7 bilhões de pessoas, cada uma um universo individual à parte e ao mesmo tempo somos todos quase que absolutamente iguais em nossa humanidade ainda imatura e pertencentes todos da mesma sala de aula da vida.</w:t>
      </w:r>
    </w:p>
    <w:p>
      <w:pPr>
        <w:pStyle w:val="Normal"/>
        <w:spacing w:before="0" w:after="0"/>
        <w:ind w:firstLine="850" w:left="0" w:right="0"/>
        <w:contextualSpacing/>
        <w:jc w:val="both"/>
        <w:rPr>
          <w:rFonts w:ascii="Liberation Serif" w:hAnsi="Liberation Serif"/>
          <w:sz w:val="24"/>
          <w:szCs w:val="24"/>
        </w:rPr>
      </w:pPr>
      <w:r>
        <w:rPr>
          <w:sz w:val="24"/>
          <w:szCs w:val="24"/>
        </w:rPr>
        <w:t>Mas</w:t>
      </w:r>
      <w:del w:id="2020" w:author="Autor desconhecido" w:date="2024-06-13T15:20:42Z">
        <w:r>
          <w:rPr>
            <w:sz w:val="24"/>
            <w:szCs w:val="24"/>
          </w:rPr>
          <w:delText>,</w:delText>
        </w:r>
      </w:del>
      <w:r>
        <w:rPr>
          <w:sz w:val="24"/>
          <w:szCs w:val="24"/>
        </w:rPr>
        <w:t xml:space="preserve"> somente para ilustrar</w:t>
      </w:r>
      <w:ins w:id="2021" w:author="Autor desconhecido" w:date="2024-06-13T15:20:51Z">
        <w:r>
          <w:rPr>
            <w:sz w:val="24"/>
            <w:szCs w:val="24"/>
          </w:rPr>
          <w:t>,</w:t>
        </w:r>
      </w:ins>
      <w:r>
        <w:rPr>
          <w:sz w:val="24"/>
          <w:szCs w:val="24"/>
        </w:rPr>
        <w:t xml:space="preserve"> escolhi o estudo</w:t>
      </w:r>
      <w:del w:id="2022" w:author="Autor desconhecido" w:date="2024-06-13T15:20:59Z">
        <w:r>
          <w:rPr>
            <w:sz w:val="24"/>
            <w:szCs w:val="24"/>
          </w:rPr>
          <w:delText>s</w:delText>
        </w:r>
      </w:del>
      <w:r>
        <w:rPr>
          <w:sz w:val="24"/>
          <w:szCs w:val="24"/>
        </w:rPr>
        <w:t xml:space="preserve"> dos temperamentos (que são só 4) e usá-los para ilustrar aqui nossa linha de discução.</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i/>
          <w:i/>
          <w:iCs/>
          <w:sz w:val="24"/>
          <w:szCs w:val="24"/>
        </w:rPr>
      </w:pPr>
      <w:r>
        <w:rPr>
          <w:i/>
          <w:iCs/>
          <w:sz w:val="24"/>
          <w:szCs w:val="24"/>
        </w:rPr>
        <w:t xml:space="preserve">O estudo dos temperamentos remonta a Empédocles, Hipócrates e Aristóteles, na Grécia antiga, que relacionaram os quatro elementos da natureza fogo, ar, água e terra aos tipos básicos de “tempero” do comportamento humano, conceito que durante muitos séculos constituiu-se </w:t>
      </w:r>
      <w:r>
        <w:rPr>
          <w:i/>
          <w:iCs/>
          <w:sz w:val="24"/>
          <w:szCs w:val="24"/>
        </w:rPr>
        <w:t xml:space="preserve">em </w:t>
      </w:r>
      <w:r>
        <w:rPr>
          <w:i/>
          <w:iCs/>
          <w:sz w:val="24"/>
          <w:szCs w:val="24"/>
        </w:rPr>
        <w:t>um dos fundamentos da psicologia.</w:t>
      </w:r>
    </w:p>
    <w:p>
      <w:pPr>
        <w:pStyle w:val="Normal"/>
        <w:spacing w:before="0" w:after="0"/>
        <w:ind w:firstLine="850" w:left="0" w:right="0"/>
        <w:contextualSpacing/>
        <w:jc w:val="both"/>
        <w:rPr>
          <w:rFonts w:ascii="Liberation Serif" w:hAnsi="Liberation Serif"/>
          <w:i/>
          <w:i/>
          <w:iCs/>
          <w:sz w:val="24"/>
          <w:szCs w:val="24"/>
        </w:rPr>
      </w:pPr>
      <w:r>
        <w:rPr>
          <w:i/>
          <w:iCs/>
          <w:sz w:val="24"/>
          <w:szCs w:val="24"/>
        </w:rPr>
        <w:t>No final do século 19 e início do século passado, o cientista e filósofo austríaco Rudolf Steiner aprofundou esses conhecimentos, tendo desenvolvido grandes contribuições para os campos terapêutico, médico e pedagógico, a partir de uma compreensão científica abrangente das qualidades pessoais e de grupos humanos, relacionadas aos temperamentos. Diversos pesquisadores publicaram recentemente estudos sobre o tema, podendo-se destacar os alemães Norbert Glass e Karl König.</w:t>
      </w:r>
    </w:p>
    <w:p>
      <w:pPr>
        <w:pStyle w:val="Normal"/>
        <w:spacing w:before="0" w:after="0"/>
        <w:ind w:firstLine="850" w:left="0" w:right="0"/>
        <w:contextualSpacing/>
        <w:jc w:val="both"/>
        <w:rPr>
          <w:rFonts w:ascii="Liberation Serif" w:hAnsi="Liberation Serif"/>
          <w:i/>
          <w:i/>
          <w:iCs/>
          <w:sz w:val="24"/>
          <w:szCs w:val="24"/>
        </w:rPr>
      </w:pPr>
      <w:r>
        <w:rPr>
          <w:i/>
          <w:iCs/>
          <w:sz w:val="24"/>
          <w:szCs w:val="24"/>
        </w:rPr>
        <w:t>Em síntese</w:t>
      </w:r>
      <w:del w:id="2023" w:author="Autor desconhecido" w:date="2024-06-13T15:21:44Z">
        <w:r>
          <w:rPr>
            <w:i/>
            <w:iCs/>
            <w:sz w:val="24"/>
            <w:szCs w:val="24"/>
          </w:rPr>
          <w:delText>,</w:delText>
        </w:r>
      </w:del>
      <w:r>
        <w:rPr>
          <w:i/>
          <w:iCs/>
          <w:sz w:val="24"/>
          <w:szCs w:val="24"/>
        </w:rPr>
        <w:t xml:space="preserve"> o que esses pesquisadores, cientistas e filósofos produziram, em termos de conhecimento, é que cada indivíduo tem características de temperamento próprias e únicas. Entretanto</w:t>
      </w:r>
      <w:del w:id="2024" w:author="Autor desconhecido" w:date="2024-06-13T15:22:13Z">
        <w:r>
          <w:rPr>
            <w:i/>
            <w:iCs/>
            <w:sz w:val="24"/>
            <w:szCs w:val="24"/>
          </w:rPr>
          <w:delText>,</w:delText>
        </w:r>
      </w:del>
      <w:r>
        <w:rPr>
          <w:i/>
          <w:iCs/>
          <w:sz w:val="24"/>
          <w:szCs w:val="24"/>
        </w:rPr>
        <w:t xml:space="preserve"> é possível distinguir quatro grandes grupos de temperamentos humanos: o colérico, o sanguíneo, o fleumático e o melancólico. </w:t>
      </w:r>
    </w:p>
    <w:p>
      <w:pPr>
        <w:pStyle w:val="Normal"/>
        <w:spacing w:before="0" w:after="0"/>
        <w:ind w:firstLine="850" w:left="0" w:right="0"/>
        <w:contextualSpacing/>
        <w:jc w:val="both"/>
        <w:rPr>
          <w:rFonts w:ascii="Liberation Serif" w:hAnsi="Liberation Serif"/>
          <w:i/>
          <w:i/>
          <w:iCs/>
          <w:sz w:val="24"/>
          <w:szCs w:val="24"/>
        </w:rPr>
      </w:pPr>
      <w:r>
        <w:rPr>
          <w:i/>
          <w:iCs/>
          <w:sz w:val="24"/>
          <w:szCs w:val="24"/>
        </w:rPr>
      </w:r>
    </w:p>
    <w:p>
      <w:pPr>
        <w:pStyle w:val="Normal"/>
        <w:spacing w:before="0" w:after="0"/>
        <w:contextualSpacing/>
        <w:rPr>
          <w:rFonts w:ascii="Liberation Serif" w:hAnsi="Liberation Serif"/>
          <w:i/>
          <w:i/>
          <w:iCs/>
          <w:sz w:val="24"/>
          <w:szCs w:val="24"/>
        </w:rPr>
      </w:pPr>
      <w:r>
        <w:rPr>
          <w:i/>
          <w:iCs/>
          <w:sz w:val="24"/>
          <w:szCs w:val="24"/>
        </w:rPr>
        <w:t>Essa divisão não é matematicamente exata, uma vez que os temperamentos estão mesclados das maneiras mais diversas em cada indivíduo. Só podemos dizer que, em determinados aspectos de uma pessoa, predomina um determinado temperamento.</w:t>
      </w:r>
    </w:p>
    <w:p>
      <w:pPr>
        <w:pStyle w:val="Normal"/>
        <w:spacing w:before="0" w:after="0"/>
        <w:contextualSpacing/>
        <w:rPr/>
      </w:pPr>
      <w:r>
        <w:rPr>
          <w:i/>
          <w:iCs/>
        </w:rPr>
        <w:t xml:space="preserve">Cada temperamento está associado a diferentes características e traços de personalidade. O colérico é caracterizado pela assertividade e liderança, o sanguíneo pela sociabilidade e entusiasmo, o melancólico pela sensibilidade e introspecção, e o fleumático pela calma e estabilidade. Essa teoria foi amplamente estudada e discutida ao longo dos séculos e ainda é relevante em alguns campos da psicologia e da psiquiatria. </w:t>
      </w:r>
      <w:r>
        <w:rPr>
          <w:i/>
          <w:iCs/>
        </w:rPr>
        <w:t>(32)</w:t>
      </w:r>
      <w:r>
        <w:rPr/>
        <w:t xml:space="preserve"> </w:t>
      </w:r>
      <w:r>
        <w:rPr/>
        <w:t>(33)</w:t>
      </w:r>
    </w:p>
    <w:p>
      <w:pPr>
        <w:pStyle w:val="Normal"/>
        <w:spacing w:before="0" w:after="0"/>
        <w:ind w:firstLine="850" w:left="0" w:right="0"/>
        <w:contextualSpacing/>
        <w:jc w:val="both"/>
        <w:rPr>
          <w:rFonts w:ascii="Liberation Serif" w:hAnsi="Liberation Serif"/>
          <w:sz w:val="24"/>
          <w:szCs w:val="24"/>
        </w:rPr>
      </w:pPr>
      <w:r>
        <w:rPr>
          <w:sz w:val="24"/>
          <w:szCs w:val="24"/>
        </w:rPr>
        <w:b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t>Em decorrência de nossa natureza, envolvendo todo esse compêndio de determinísticos, também não podemos desconsiderar, que imperfeitos que ainda somos, carregamos</w:t>
      </w:r>
      <w:del w:id="2025" w:author="Autor desconhecido" w:date="2024-06-13T15:22:59Z">
        <w:r>
          <w:rPr>
            <w:sz w:val="24"/>
            <w:szCs w:val="24"/>
          </w:rPr>
          <w:delText>,</w:delText>
        </w:r>
      </w:del>
      <w:r>
        <w:rPr>
          <w:sz w:val="24"/>
          <w:szCs w:val="24"/>
        </w:rPr>
        <w:t xml:space="preserve"> via de regra, um manancial de distúrbios que nos caracterizam em boa parte do nosso processo de desenvolvimento que se </w:t>
      </w:r>
      <w:r>
        <w:rPr>
          <w:sz w:val="24"/>
          <w:szCs w:val="24"/>
        </w:rPr>
        <w:t>mostrem</w:t>
      </w:r>
      <w:r>
        <w:rPr>
          <w:sz w:val="24"/>
          <w:szCs w:val="24"/>
        </w:rPr>
        <w:t xml:space="preserve"> aqui como exemplos em manifestações de fuga, ideias fixas, orgulho, egoismo, mágoa, ódio, ansiedade, medo, solidão, rotina, entre outros gigantes perturbadores oportunos diagnosticáveis e </w:t>
      </w:r>
      <w:r>
        <w:rPr>
          <w:sz w:val="24"/>
          <w:szCs w:val="24"/>
        </w:rPr>
        <w:t>dignos</w:t>
      </w:r>
      <w:r>
        <w:rPr>
          <w:sz w:val="24"/>
          <w:szCs w:val="24"/>
        </w:rPr>
        <w:t xml:space="preserve"> de tratamento eventuais durante nossas vidas.</w:t>
      </w:r>
    </w:p>
    <w:p>
      <w:pPr>
        <w:pStyle w:val="Normal"/>
        <w:spacing w:before="0" w:after="0"/>
        <w:ind w:firstLine="850" w:left="0" w:right="0"/>
        <w:contextualSpacing/>
        <w:jc w:val="both"/>
        <w:rPr>
          <w:rFonts w:ascii="Liberation Serif" w:hAnsi="Liberation Serif"/>
          <w:sz w:val="24"/>
          <w:szCs w:val="24"/>
        </w:rPr>
      </w:pPr>
      <w:r>
        <w:rPr>
          <w:sz w:val="24"/>
          <w:szCs w:val="24"/>
        </w:rPr>
        <w:t>A eficiência do processo de raciocínio, reflexão, tomada de decisões, natureza de nosso temperamento, dependem, então, da integridade de todos esse</w:t>
      </w:r>
      <w:r>
        <w:rPr>
          <w:sz w:val="24"/>
          <w:szCs w:val="24"/>
        </w:rPr>
        <w:t>s</w:t>
      </w:r>
      <w:r>
        <w:rPr>
          <w:sz w:val="24"/>
          <w:szCs w:val="24"/>
        </w:rPr>
        <w:t xml:space="preserve"> coadjuvantes de nosso modelo comportamental. Enten</w:t>
      </w:r>
      <w:r>
        <w:rPr>
          <w:sz w:val="24"/>
          <w:szCs w:val="24"/>
        </w:rPr>
        <w:t>d</w:t>
      </w:r>
      <w:r>
        <w:rPr>
          <w:sz w:val="24"/>
          <w:szCs w:val="24"/>
        </w:rPr>
        <w:t xml:space="preserve">ê-los, </w:t>
      </w:r>
      <w:r>
        <w:rPr>
          <w:sz w:val="24"/>
          <w:szCs w:val="24"/>
        </w:rPr>
        <w:t>seguindo essa proposição, ou outra qualquer semelhante, pode ajudar muito na determinação de origem de nossos atravancadores no desenvolvimento.</w:t>
      </w:r>
    </w:p>
    <w:p>
      <w:pPr>
        <w:pStyle w:val="Normal"/>
        <w:spacing w:before="0" w:after="0"/>
        <w:ind w:firstLine="850" w:left="0" w:right="0"/>
        <w:contextualSpacing/>
        <w:jc w:val="both"/>
        <w:rPr>
          <w:rFonts w:ascii="Liberation Serif" w:hAnsi="Liberation Serif"/>
          <w:sz w:val="24"/>
          <w:szCs w:val="24"/>
        </w:rPr>
      </w:pPr>
      <w:r>
        <w:rPr>
          <w:sz w:val="24"/>
          <w:szCs w:val="24"/>
        </w:rPr>
        <w:t xml:space="preserve">Quando consideramos a possível interferência de um “mal dia”, referimos generalizar um processo de estado vibracional, mormente de fundo emocional que integra por remanência de um determinado período de tempo </w:t>
      </w:r>
      <w:r>
        <w:rPr>
          <w:sz w:val="24"/>
          <w:szCs w:val="24"/>
        </w:rPr>
        <w:t xml:space="preserve">e </w:t>
      </w:r>
      <w:r>
        <w:rPr>
          <w:sz w:val="24"/>
          <w:szCs w:val="24"/>
        </w:rPr>
        <w:t xml:space="preserve">que responde com maior ou menor intensidade dependendo das situações peculiares da vivência recente. Ela pode perdurar por alguns instantes ou períodos muito grandes, dependendo dos processos fásicos pelos quais estamos passando, como já discutimos. </w:t>
      </w:r>
    </w:p>
    <w:p>
      <w:pPr>
        <w:pStyle w:val="Normal"/>
        <w:spacing w:before="0" w:after="0"/>
        <w:ind w:firstLine="850" w:left="0" w:right="0"/>
        <w:contextualSpacing/>
        <w:jc w:val="both"/>
        <w:rPr>
          <w:rFonts w:ascii="Liberation Serif" w:hAnsi="Liberation Serif"/>
          <w:sz w:val="24"/>
          <w:szCs w:val="24"/>
        </w:rPr>
      </w:pPr>
      <w:r>
        <w:rPr>
          <w:sz w:val="24"/>
          <w:szCs w:val="24"/>
        </w:rPr>
        <w:t>N</w:t>
      </w:r>
      <w:r>
        <w:rPr>
          <w:sz w:val="24"/>
          <w:szCs w:val="24"/>
        </w:rPr>
        <w:t xml:space="preserve">osso </w:t>
      </w:r>
      <w:r>
        <w:rPr>
          <w:b/>
          <w:bCs/>
          <w:sz w:val="24"/>
          <w:szCs w:val="24"/>
        </w:rPr>
        <w:t>estado</w:t>
      </w:r>
      <w:r>
        <w:rPr>
          <w:sz w:val="24"/>
          <w:szCs w:val="24"/>
        </w:rPr>
        <w:t xml:space="preserve"> </w:t>
      </w:r>
      <w:r>
        <w:rPr>
          <w:b/>
          <w:bCs/>
          <w:sz w:val="24"/>
          <w:szCs w:val="24"/>
        </w:rPr>
        <w:t>vibracional</w:t>
      </w:r>
      <w:r>
        <w:rPr>
          <w:sz w:val="24"/>
          <w:szCs w:val="24"/>
        </w:rPr>
        <w:t xml:space="preserve">, varia de acordo com nosso estado emocional em decorrência de recorrência de situações melhores ou piores, mais fáceis ou difíceis, a que estejamos sujeitos em um determinado período, </w:t>
      </w:r>
      <w:r>
        <w:rPr>
          <w:sz w:val="24"/>
          <w:szCs w:val="24"/>
        </w:rPr>
        <w:t>durante um processo fásico,</w:t>
      </w:r>
      <w:r>
        <w:rPr>
          <w:sz w:val="24"/>
          <w:szCs w:val="24"/>
        </w:rPr>
        <w:t xml:space="preserve"> ou mesmo durante toda uma vida, </w:t>
      </w:r>
      <w:r>
        <w:rPr>
          <w:sz w:val="24"/>
          <w:szCs w:val="24"/>
        </w:rPr>
        <w:t>mas que são sempre o resultado de nós mesmos pelos elementos de conhecimento e moral que nos caracterizem.</w:t>
      </w:r>
      <w:r>
        <w:rPr>
          <w:sz w:val="24"/>
          <w:szCs w:val="24"/>
        </w:rPr>
        <w:t xml:space="preserve"> Esse estado vibracional se estende por </w:t>
      </w:r>
      <w:r>
        <w:rPr>
          <w:b/>
          <w:bCs/>
          <w:sz w:val="24"/>
          <w:szCs w:val="24"/>
        </w:rPr>
        <w:t>remanência</w:t>
      </w:r>
      <w:r>
        <w:rPr>
          <w:sz w:val="24"/>
          <w:szCs w:val="24"/>
        </w:rPr>
        <w:t>, que perdur</w:t>
      </w:r>
      <w:r>
        <w:rPr>
          <w:sz w:val="24"/>
          <w:szCs w:val="24"/>
        </w:rPr>
        <w:t>a</w:t>
      </w:r>
      <w:r>
        <w:rPr>
          <w:sz w:val="24"/>
          <w:szCs w:val="24"/>
        </w:rPr>
        <w:t xml:space="preserve"> por mais ou menos tempo, dependendo de nosso </w:t>
      </w:r>
      <w:r>
        <w:rPr>
          <w:b/>
          <w:bCs/>
          <w:sz w:val="24"/>
          <w:szCs w:val="24"/>
        </w:rPr>
        <w:t>temperamento</w:t>
      </w:r>
      <w:r>
        <w:rPr>
          <w:sz w:val="24"/>
          <w:szCs w:val="24"/>
        </w:rPr>
        <w:t xml:space="preserve"> e </w:t>
      </w:r>
      <w:r>
        <w:rPr>
          <w:b/>
          <w:bCs/>
          <w:sz w:val="24"/>
          <w:szCs w:val="24"/>
        </w:rPr>
        <w:t>personalidade,</w:t>
      </w:r>
      <w:r>
        <w:rPr>
          <w:sz w:val="24"/>
          <w:szCs w:val="24"/>
        </w:rPr>
        <w:t xml:space="preserve"> caracterizado</w:t>
      </w:r>
      <w:r>
        <w:rPr>
          <w:sz w:val="24"/>
          <w:szCs w:val="24"/>
        </w:rPr>
        <w:t>s</w:t>
      </w:r>
      <w:r>
        <w:rPr>
          <w:sz w:val="24"/>
          <w:szCs w:val="24"/>
        </w:rPr>
        <w:t xml:space="preserve"> por nosso estado evolutivo </w:t>
      </w:r>
      <w:r>
        <w:rPr>
          <w:sz w:val="24"/>
          <w:szCs w:val="24"/>
        </w:rPr>
        <w:t xml:space="preserve">moral e intelectual </w:t>
      </w:r>
      <w:r>
        <w:rPr>
          <w:sz w:val="24"/>
          <w:szCs w:val="24"/>
        </w:rPr>
        <w:t>ou saúde física e emocional</w:t>
      </w:r>
      <w:r>
        <w:rPr>
          <w:sz w:val="24"/>
          <w:szCs w:val="24"/>
        </w:rPr>
        <w:t xml:space="preserve">. </w:t>
      </w:r>
    </w:p>
    <w:p>
      <w:pPr>
        <w:pStyle w:val="Normal"/>
        <w:spacing w:before="0" w:after="0"/>
        <w:ind w:firstLine="850" w:left="0" w:right="0"/>
        <w:contextualSpacing/>
        <w:jc w:val="both"/>
        <w:rPr>
          <w:rFonts w:ascii="Liberation Serif" w:hAnsi="Liberation Serif"/>
          <w:sz w:val="24"/>
          <w:szCs w:val="24"/>
        </w:rPr>
      </w:pPr>
      <w:r>
        <w:rPr>
          <w:sz w:val="24"/>
          <w:szCs w:val="24"/>
        </w:rPr>
        <w:t xml:space="preserve">É muito importante entendermos que esse estado vibracional, ou emocional, tem participação extremamente determinante na atitude que tomamos diante de um estímulo qualquer, </w:t>
      </w:r>
      <w:r>
        <w:rPr>
          <w:sz w:val="24"/>
          <w:szCs w:val="24"/>
        </w:rPr>
        <w:t>p</w:t>
      </w:r>
      <w:r>
        <w:rPr>
          <w:sz w:val="24"/>
          <w:szCs w:val="24"/>
        </w:rPr>
        <w:t xml:space="preserve">odendo variar desde </w:t>
      </w:r>
      <w:r>
        <w:rPr>
          <w:sz w:val="24"/>
          <w:szCs w:val="24"/>
        </w:rPr>
        <w:t>a indiferença inativa,</w:t>
      </w:r>
      <w:r>
        <w:rPr>
          <w:sz w:val="24"/>
          <w:szCs w:val="24"/>
        </w:rPr>
        <w:t xml:space="preserve"> uma atitude ponderada assertiva </w:t>
      </w:r>
      <w:r>
        <w:rPr>
          <w:sz w:val="24"/>
          <w:szCs w:val="24"/>
        </w:rPr>
        <w:t xml:space="preserve">ou </w:t>
      </w:r>
      <w:r>
        <w:rPr>
          <w:sz w:val="24"/>
          <w:szCs w:val="24"/>
        </w:rPr>
        <w:t xml:space="preserve">até um surto explosivo com consequências catastróficas. </w:t>
      </w:r>
    </w:p>
    <w:p>
      <w:pPr>
        <w:pStyle w:val="Normal"/>
        <w:spacing w:before="0" w:after="0"/>
        <w:ind w:firstLine="850" w:left="0" w:right="0"/>
        <w:contextualSpacing/>
        <w:jc w:val="both"/>
        <w:rPr>
          <w:rFonts w:ascii="Liberation Serif" w:hAnsi="Liberation Serif"/>
          <w:sz w:val="24"/>
          <w:szCs w:val="24"/>
        </w:rPr>
      </w:pPr>
      <w:r>
        <w:rPr>
          <w:sz w:val="24"/>
          <w:szCs w:val="24"/>
        </w:rPr>
        <w:t xml:space="preserve">Outra questão que caracteriza o modelo comportamental de cada indivíduo é o tipo de </w:t>
      </w:r>
      <w:r>
        <w:rPr>
          <w:b/>
          <w:bCs/>
          <w:sz w:val="24"/>
          <w:szCs w:val="24"/>
        </w:rPr>
        <w:t>enfrentamento</w:t>
      </w:r>
      <w:r>
        <w:rPr>
          <w:sz w:val="24"/>
          <w:szCs w:val="24"/>
        </w:rPr>
        <w:t xml:space="preserve"> e </w:t>
      </w:r>
      <w:r>
        <w:rPr>
          <w:b/>
          <w:bCs/>
          <w:sz w:val="24"/>
          <w:szCs w:val="24"/>
        </w:rPr>
        <w:t>atitudes</w:t>
      </w:r>
      <w:r>
        <w:rPr>
          <w:sz w:val="24"/>
          <w:szCs w:val="24"/>
        </w:rPr>
        <w:t xml:space="preserve"> característicos de cada um, </w:t>
      </w:r>
      <w:r>
        <w:rPr>
          <w:sz w:val="24"/>
          <w:szCs w:val="24"/>
        </w:rPr>
        <w:t>que também são decorrentes da integral de todos os característicos que acabamos de discutir</w:t>
      </w:r>
      <w:r>
        <w:rPr>
          <w:sz w:val="24"/>
          <w:szCs w:val="24"/>
        </w:rPr>
        <w:t xml:space="preserve">. </w:t>
      </w:r>
      <w:r>
        <w:rPr>
          <w:sz w:val="24"/>
          <w:szCs w:val="24"/>
        </w:rPr>
        <w:t xml:space="preserve">Além da </w:t>
      </w:r>
      <w:r>
        <w:rPr>
          <w:b/>
          <w:bCs/>
          <w:sz w:val="24"/>
          <w:szCs w:val="24"/>
        </w:rPr>
        <w:t>Vontade</w:t>
      </w:r>
      <w:r>
        <w:rPr>
          <w:sz w:val="24"/>
          <w:szCs w:val="24"/>
        </w:rPr>
        <w:t xml:space="preserve">. </w:t>
      </w:r>
      <w:r>
        <w:rPr>
          <w:sz w:val="24"/>
          <w:szCs w:val="24"/>
        </w:rPr>
        <w:t xml:space="preserve">Esse assunto talvez mereça um capítulo a parte ou quem sabe todo um volume dedicado. </w:t>
      </w:r>
      <w:r>
        <w:rPr>
          <w:sz w:val="24"/>
          <w:szCs w:val="24"/>
        </w:rPr>
        <w:t>Discutiremos a vontade um pouco melhor mais adiante ao abordarmos os aceleradores do desenvolvimento.</w:t>
      </w:r>
    </w:p>
    <w:p>
      <w:pPr>
        <w:pStyle w:val="Normal"/>
        <w:spacing w:before="0" w:after="0"/>
        <w:ind w:firstLine="850" w:left="0" w:right="0"/>
        <w:contextualSpacing/>
        <w:jc w:val="both"/>
        <w:rPr>
          <w:rFonts w:ascii="Liberation Serif" w:hAnsi="Liberation Serif"/>
          <w:sz w:val="24"/>
          <w:szCs w:val="24"/>
        </w:rPr>
      </w:pPr>
      <w:r>
        <w:rPr>
          <w:sz w:val="24"/>
          <w:szCs w:val="24"/>
        </w:rPr>
        <w:t xml:space="preserve">Por ora, consideremos a vontade como um potencializador das </w:t>
      </w:r>
      <w:r>
        <w:rPr>
          <w:b/>
          <w:bCs/>
          <w:sz w:val="24"/>
          <w:szCs w:val="24"/>
        </w:rPr>
        <w:t>atitudes</w:t>
      </w:r>
      <w:r>
        <w:rPr>
          <w:sz w:val="24"/>
          <w:szCs w:val="24"/>
        </w:rPr>
        <w:t xml:space="preserve"> e auxiliar determinístico do </w:t>
      </w:r>
      <w:r>
        <w:rPr>
          <w:b/>
          <w:bCs/>
          <w:sz w:val="24"/>
          <w:szCs w:val="24"/>
          <w:rPrChange w:id="0" w:author="Autor desconhecido" w:date="2024-06-13T15:25:02Z"/>
        </w:rPr>
        <w:t xml:space="preserve">tipo de </w:t>
      </w:r>
      <w:r>
        <w:rPr>
          <w:b/>
          <w:bCs/>
          <w:sz w:val="24"/>
          <w:szCs w:val="24"/>
        </w:rPr>
        <w:t>enfrentamento</w:t>
      </w:r>
      <w:r>
        <w:rPr>
          <w:sz w:val="24"/>
          <w:szCs w:val="24"/>
        </w:rPr>
        <w:t xml:space="preserve"> que é escolhido para executar as atitudes.</w:t>
      </w:r>
    </w:p>
    <w:p>
      <w:pPr>
        <w:pStyle w:val="Normal"/>
        <w:spacing w:before="0" w:after="0"/>
        <w:ind w:firstLine="850" w:left="0" w:right="0"/>
        <w:contextualSpacing/>
        <w:jc w:val="both"/>
        <w:rPr>
          <w:rFonts w:ascii="Liberation Serif" w:hAnsi="Liberation Serif"/>
          <w:sz w:val="24"/>
          <w:szCs w:val="24"/>
        </w:rPr>
      </w:pPr>
      <w:r>
        <w:rPr>
          <w:sz w:val="24"/>
          <w:szCs w:val="24"/>
        </w:rPr>
        <w:t xml:space="preserve">Existem aqueles com uma postura de enfrentamento </w:t>
      </w:r>
      <w:r>
        <w:rPr>
          <w:b/>
          <w:bCs/>
          <w:sz w:val="24"/>
          <w:szCs w:val="24"/>
        </w:rPr>
        <w:t>Hiperativo</w:t>
      </w:r>
      <w:r>
        <w:rPr>
          <w:sz w:val="24"/>
          <w:szCs w:val="24"/>
        </w:rPr>
        <w:t xml:space="preserve">, que tendem a atitudes conturbadas, intempestivas, imponderadas, </w:t>
      </w:r>
      <w:r>
        <w:rPr>
          <w:sz w:val="24"/>
          <w:szCs w:val="24"/>
        </w:rPr>
        <w:t xml:space="preserve">meramente </w:t>
      </w:r>
      <w:r>
        <w:rPr>
          <w:sz w:val="24"/>
          <w:szCs w:val="24"/>
        </w:rPr>
        <w:t>reativas.</w:t>
      </w:r>
    </w:p>
    <w:p>
      <w:pPr>
        <w:pStyle w:val="Normal"/>
        <w:spacing w:before="0" w:after="0"/>
        <w:ind w:firstLine="850" w:left="0" w:right="0"/>
        <w:contextualSpacing/>
        <w:jc w:val="both"/>
        <w:rPr>
          <w:rFonts w:ascii="Liberation Serif" w:hAnsi="Liberation Serif"/>
          <w:sz w:val="24"/>
          <w:szCs w:val="24"/>
        </w:rPr>
      </w:pPr>
      <w:r>
        <w:rPr>
          <w:sz w:val="24"/>
          <w:szCs w:val="24"/>
        </w:rPr>
        <w:t xml:space="preserve">Há os que se beneficiam de um enfrentamento </w:t>
      </w:r>
      <w:r>
        <w:rPr>
          <w:b/>
          <w:bCs/>
          <w:sz w:val="24"/>
          <w:szCs w:val="24"/>
        </w:rPr>
        <w:t>Proativo</w:t>
      </w:r>
      <w:r>
        <w:rPr>
          <w:sz w:val="24"/>
          <w:szCs w:val="24"/>
        </w:rPr>
        <w:t>, que se manifesta em atitudes com resultados aceleradores, ponderados com pré análise de possíveis consequências das atitudes.</w:t>
      </w:r>
    </w:p>
    <w:p>
      <w:pPr>
        <w:pStyle w:val="Normal"/>
        <w:spacing w:before="0" w:after="0"/>
        <w:ind w:firstLine="850" w:left="0" w:right="0"/>
        <w:contextualSpacing/>
        <w:jc w:val="both"/>
        <w:rPr>
          <w:rFonts w:ascii="Liberation Serif" w:hAnsi="Liberation Serif"/>
          <w:sz w:val="24"/>
          <w:szCs w:val="24"/>
        </w:rPr>
      </w:pPr>
      <w:del w:id="2027" w:author="Autor desconhecido" w:date="2024-06-13T15:23:57Z">
        <w:r>
          <w:rPr>
            <w:sz w:val="24"/>
            <w:szCs w:val="24"/>
          </w:rPr>
          <w:delText>Os h</w:delText>
        </w:r>
      </w:del>
      <w:ins w:id="2028" w:author="Autor desconhecido" w:date="2024-06-13T15:23:57Z">
        <w:r>
          <w:rPr>
            <w:sz w:val="24"/>
            <w:szCs w:val="24"/>
          </w:rPr>
          <w:t>H</w:t>
        </w:r>
      </w:ins>
      <w:r>
        <w:rPr>
          <w:sz w:val="24"/>
          <w:szCs w:val="24"/>
        </w:rPr>
        <w:t xml:space="preserve">á também </w:t>
      </w:r>
      <w:ins w:id="2029" w:author="Autor desconhecido" w:date="2024-06-13T15:24:10Z">
        <w:r>
          <w:rPr>
            <w:sz w:val="24"/>
            <w:szCs w:val="24"/>
          </w:rPr>
          <w:t xml:space="preserve">os </w:t>
        </w:r>
      </w:ins>
      <w:r>
        <w:rPr>
          <w:sz w:val="24"/>
          <w:szCs w:val="24"/>
        </w:rPr>
        <w:t xml:space="preserve">que se caracterizem pelo enfrentamento do tipo </w:t>
      </w:r>
      <w:r>
        <w:rPr>
          <w:b/>
          <w:bCs/>
          <w:sz w:val="24"/>
          <w:szCs w:val="24"/>
        </w:rPr>
        <w:t>Ativo</w:t>
      </w:r>
      <w:r>
        <w:rPr>
          <w:sz w:val="24"/>
          <w:szCs w:val="24"/>
        </w:rPr>
        <w:t xml:space="preserve">, </w:t>
      </w:r>
      <w:del w:id="2030" w:author="Autor desconhecido" w:date="2024-06-13T15:24:23Z">
        <w:r>
          <w:rPr>
            <w:sz w:val="24"/>
            <w:szCs w:val="24"/>
          </w:rPr>
          <w:delText>C</w:delText>
        </w:r>
      </w:del>
      <w:ins w:id="2031" w:author="Autor desconhecido" w:date="2024-06-13T15:24:23Z">
        <w:r>
          <w:rPr>
            <w:sz w:val="24"/>
            <w:szCs w:val="24"/>
          </w:rPr>
          <w:t>c</w:t>
        </w:r>
      </w:ins>
      <w:r>
        <w:rPr>
          <w:sz w:val="24"/>
          <w:szCs w:val="24"/>
        </w:rPr>
        <w:t xml:space="preserve">aracterísticos por atitudes libertadoras, </w:t>
      </w:r>
      <w:r>
        <w:rPr>
          <w:sz w:val="24"/>
          <w:szCs w:val="24"/>
        </w:rPr>
        <w:t>em uma postura consciente.</w:t>
      </w:r>
    </w:p>
    <w:p>
      <w:pPr>
        <w:pStyle w:val="Normal"/>
        <w:spacing w:before="0" w:after="0"/>
        <w:ind w:firstLine="850" w:left="0" w:right="0"/>
        <w:contextualSpacing/>
        <w:jc w:val="both"/>
        <w:rPr>
          <w:rFonts w:ascii="Liberation Serif" w:hAnsi="Liberation Serif"/>
          <w:sz w:val="24"/>
          <w:szCs w:val="24"/>
        </w:rPr>
      </w:pPr>
      <w:r>
        <w:rPr>
          <w:sz w:val="24"/>
          <w:szCs w:val="24"/>
        </w:rPr>
        <w:t>Ainda</w:t>
      </w:r>
      <w:del w:id="2032" w:author="Autor desconhecido" w:date="2024-06-13T15:24:27Z">
        <w:r>
          <w:rPr>
            <w:sz w:val="24"/>
            <w:szCs w:val="24"/>
          </w:rPr>
          <w:delText>,</w:delText>
        </w:r>
      </w:del>
      <w:r>
        <w:rPr>
          <w:sz w:val="24"/>
          <w:szCs w:val="24"/>
        </w:rPr>
        <w:t xml:space="preserve"> </w:t>
      </w:r>
      <w:r>
        <w:rPr>
          <w:sz w:val="24"/>
          <w:szCs w:val="24"/>
        </w:rPr>
        <w:t>provavelmente</w:t>
      </w:r>
      <w:r>
        <w:rPr>
          <w:sz w:val="24"/>
          <w:szCs w:val="24"/>
        </w:rPr>
        <w:t xml:space="preserve"> mais comuns, se encontram os de enfrentamento </w:t>
      </w:r>
      <w:r>
        <w:rPr>
          <w:b/>
          <w:bCs/>
          <w:sz w:val="24"/>
          <w:szCs w:val="24"/>
        </w:rPr>
        <w:t>Reativo</w:t>
      </w:r>
      <w:r>
        <w:rPr>
          <w:sz w:val="24"/>
          <w:szCs w:val="24"/>
        </w:rPr>
        <w:t>, cujas atitudes resultam atravancadoras do desenvolvimento, dada a repercussão de suas atitudes.</w:t>
      </w:r>
    </w:p>
    <w:p>
      <w:pPr>
        <w:pStyle w:val="Normal"/>
        <w:spacing w:before="0" w:after="0"/>
        <w:ind w:firstLine="850" w:left="0" w:right="0"/>
        <w:contextualSpacing/>
        <w:jc w:val="both"/>
        <w:rPr>
          <w:rFonts w:ascii="Liberation Serif" w:hAnsi="Liberation Serif"/>
          <w:sz w:val="24"/>
          <w:szCs w:val="24"/>
        </w:rPr>
      </w:pPr>
      <w:r>
        <w:rPr>
          <w:sz w:val="24"/>
          <w:szCs w:val="24"/>
        </w:rPr>
        <w:t xml:space="preserve">Também existem aqueles com enfrentamento </w:t>
      </w:r>
      <w:r>
        <w:rPr>
          <w:b/>
          <w:bCs/>
          <w:sz w:val="24"/>
          <w:szCs w:val="24"/>
        </w:rPr>
        <w:t>inativo</w:t>
      </w:r>
      <w:r>
        <w:rPr>
          <w:sz w:val="24"/>
          <w:szCs w:val="24"/>
        </w:rPr>
        <w:t xml:space="preserve">, caracterizado pela insensibilidade inoperante, </w:t>
      </w:r>
      <w:r>
        <w:rPr>
          <w:sz w:val="24"/>
          <w:szCs w:val="24"/>
        </w:rPr>
        <w:t>até indolente</w:t>
      </w:r>
      <w:r>
        <w:rPr>
          <w:sz w:val="24"/>
          <w:szCs w:val="24"/>
        </w:rPr>
        <w:t xml:space="preserve"> d</w:t>
      </w:r>
      <w:r>
        <w:rPr>
          <w:sz w:val="24"/>
          <w:szCs w:val="24"/>
        </w:rPr>
        <w:t>as</w:t>
      </w:r>
      <w:r>
        <w:rPr>
          <w:sz w:val="24"/>
          <w:szCs w:val="24"/>
        </w:rPr>
        <w:t xml:space="preserve"> atitudes, cujas resultantes </w:t>
      </w:r>
      <w:r>
        <w:rPr>
          <w:sz w:val="24"/>
          <w:szCs w:val="24"/>
        </w:rPr>
        <w:t>terminam</w:t>
      </w:r>
      <w:r>
        <w:rPr>
          <w:sz w:val="24"/>
          <w:szCs w:val="24"/>
        </w:rPr>
        <w:t xml:space="preserve"> em estagnação e acumulo de consequências deixadas por trabalhar no futuro.</w:t>
      </w:r>
    </w:p>
    <w:p>
      <w:pPr>
        <w:pStyle w:val="Normal"/>
        <w:spacing w:before="0" w:after="0"/>
        <w:ind w:firstLine="850" w:left="0" w:right="0"/>
        <w:contextualSpacing/>
        <w:jc w:val="both"/>
        <w:rPr>
          <w:rFonts w:ascii="Liberation Serif" w:hAnsi="Liberation Serif"/>
          <w:sz w:val="24"/>
          <w:szCs w:val="24"/>
        </w:rPr>
      </w:pPr>
      <w:r>
        <w:rPr>
          <w:sz w:val="24"/>
          <w:szCs w:val="24"/>
        </w:rPr>
        <w:t>Por fim</w:t>
      </w:r>
      <w:del w:id="2033" w:author="Autor desconhecido" w:date="2024-06-13T15:25:24Z">
        <w:r>
          <w:rPr>
            <w:sz w:val="24"/>
            <w:szCs w:val="24"/>
          </w:rPr>
          <w:delText>,</w:delText>
        </w:r>
      </w:del>
      <w:r>
        <w:rPr>
          <w:sz w:val="24"/>
          <w:szCs w:val="24"/>
        </w:rPr>
        <w:t xml:space="preserve"> ainda existem aqueles caracterizados por enfrentamento do tipo </w:t>
      </w:r>
      <w:r>
        <w:rPr>
          <w:b/>
          <w:bCs/>
          <w:sz w:val="24"/>
          <w:szCs w:val="24"/>
        </w:rPr>
        <w:t>repulsivo</w:t>
      </w:r>
      <w:r>
        <w:rPr>
          <w:sz w:val="24"/>
          <w:szCs w:val="24"/>
        </w:rPr>
        <w:t>, que tendem a atitudes negativistas e de repre</w:t>
      </w:r>
      <w:del w:id="2034" w:author="Autor desconhecido" w:date="2024-06-13T15:29:44Z">
        <w:r>
          <w:rPr>
            <w:sz w:val="24"/>
            <w:szCs w:val="24"/>
          </w:rPr>
          <w:delText>s</w:delText>
        </w:r>
      </w:del>
      <w:del w:id="2035" w:author="Autor desconhecido" w:date="2024-06-13T15:26:43Z">
        <w:r>
          <w:rPr>
            <w:sz w:val="24"/>
            <w:szCs w:val="24"/>
          </w:rPr>
          <w:delText>aria</w:delText>
        </w:r>
      </w:del>
      <w:del w:id="2036" w:author="Autor desconhecido" w:date="2024-06-13T15:29:44Z">
        <w:r>
          <w:rPr>
            <w:sz w:val="24"/>
            <w:szCs w:val="24"/>
          </w:rPr>
          <w:delText>s</w:delText>
        </w:r>
      </w:del>
      <w:ins w:id="2037" w:author="Autor desconhecido" w:date="2024-06-13T15:29:44Z">
        <w:r>
          <w:rPr>
            <w:sz w:val="24"/>
            <w:szCs w:val="24"/>
          </w:rPr>
          <w:t>ssão</w:t>
        </w:r>
      </w:ins>
      <w:r>
        <w:rPr>
          <w:sz w:val="24"/>
          <w:szCs w:val="24"/>
        </w:rPr>
        <w:t xml:space="preserve">, cujas atitudes acabam por se mostrarem </w:t>
      </w:r>
      <w:r>
        <w:rPr>
          <w:sz w:val="24"/>
          <w:szCs w:val="24"/>
        </w:rPr>
        <w:t>vingativas,</w:t>
      </w:r>
      <w:r>
        <w:rPr>
          <w:sz w:val="24"/>
          <w:szCs w:val="24"/>
        </w:rPr>
        <w:t xml:space="preserve"> </w:t>
      </w:r>
      <w:r>
        <w:rPr>
          <w:sz w:val="24"/>
          <w:szCs w:val="24"/>
        </w:rPr>
        <w:t>conturbadoras e prejudiciais</w:t>
      </w:r>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t>Esses modelos de enfrentamento, muito embora possam fazer parte característica com predominância de um tipo para um dado indivíduo, também pode variar de um momento para outro dependendo do estado vibracional emocional ou de um processo fásico em andamento em um determinado momento vivencial. Embora responda preponderante, pode ser mutável ou sazonal, portanto.</w:t>
      </w:r>
    </w:p>
    <w:p>
      <w:pPr>
        <w:pStyle w:val="Normal"/>
        <w:spacing w:before="0" w:after="0"/>
        <w:ind w:firstLine="850" w:left="0" w:right="0"/>
        <w:contextualSpacing/>
        <w:jc w:val="both"/>
        <w:rPr>
          <w:rFonts w:ascii="Liberation Serif" w:hAnsi="Liberation Serif"/>
          <w:sz w:val="24"/>
          <w:szCs w:val="24"/>
        </w:rPr>
      </w:pPr>
      <w:r>
        <w:rPr>
          <w:b/>
          <w:bCs/>
          <w:sz w:val="24"/>
          <w:szCs w:val="24"/>
        </w:rPr>
        <w:t>A Mentira</w:t>
      </w:r>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t>A</w:t>
      </w:r>
      <w:r>
        <w:rPr>
          <w:sz w:val="24"/>
          <w:szCs w:val="24"/>
        </w:rPr>
        <w:t>os</w:t>
      </w:r>
      <w:r>
        <w:rPr>
          <w:sz w:val="24"/>
          <w:szCs w:val="24"/>
        </w:rPr>
        <w:t xml:space="preserve"> tipo</w:t>
      </w:r>
      <w:r>
        <w:rPr>
          <w:sz w:val="24"/>
          <w:szCs w:val="24"/>
        </w:rPr>
        <w:t>s</w:t>
      </w:r>
      <w:r>
        <w:rPr>
          <w:sz w:val="24"/>
          <w:szCs w:val="24"/>
        </w:rPr>
        <w:t xml:space="preserve"> de enfrentamento associa-se, via de regra, o uso da mentira que também pode estar presente em outros tipos de enfrentamento, mais comumente, talvez</w:t>
      </w:r>
      <w:del w:id="2038" w:author="Autor desconhecido" w:date="2024-06-13T15:31:45Z">
        <w:r>
          <w:rPr>
            <w:sz w:val="24"/>
            <w:szCs w:val="24"/>
          </w:rPr>
          <w:delText>,</w:delText>
        </w:r>
      </w:del>
      <w:r>
        <w:rPr>
          <w:sz w:val="24"/>
          <w:szCs w:val="24"/>
        </w:rPr>
        <w:t xml:space="preserve"> observado no enfrentamento </w:t>
      </w:r>
      <w:r>
        <w:rPr>
          <w:b/>
          <w:bCs/>
          <w:sz w:val="24"/>
          <w:szCs w:val="24"/>
        </w:rPr>
        <w:t>reativo</w:t>
      </w:r>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t>A mentira deve ter suas origens no instinto de autoproteção, originalmente expresso nos mecanismos de camuflagem natural. A psicologia a aponta como algo natural a todas as pessoas, desde que dentro de certos limites nada muito mensurados quantitativamente, mas que pode ser facilmente extrapolado para processos consideráveis por patológicos.</w:t>
      </w:r>
    </w:p>
    <w:p>
      <w:pPr>
        <w:pStyle w:val="Normal"/>
        <w:spacing w:before="0" w:after="0"/>
        <w:ind w:firstLine="850" w:left="0" w:right="0"/>
        <w:contextualSpacing/>
        <w:jc w:val="both"/>
        <w:rPr/>
      </w:pPr>
      <w:r>
        <w:rPr>
          <w:sz w:val="24"/>
          <w:szCs w:val="24"/>
        </w:rPr>
        <w:t xml:space="preserve">A mentira patológica é um transtorno psicológico caracterizado pela compulsão de mentir de forma contínua e sem motivo aparente. </w:t>
      </w:r>
      <w:r>
        <w:rPr/>
        <w:t xml:space="preserve">A condição também é conhecida como pseudologia fantástica. A principal característica desse mentiroso patológico é mentir para disfarçar sua própria realidade, ao contrário de uma </w:t>
      </w:r>
      <w:r>
        <w:rPr>
          <w:shd w:fill="auto" w:val="clear"/>
        </w:rPr>
        <w:t xml:space="preserve">mentira </w:t>
      </w:r>
      <w:r>
        <w:rPr/>
        <w:t xml:space="preserve">“normal”, quando a pessoa mente para ter vantagem em alguma situação. </w:t>
      </w:r>
    </w:p>
    <w:p>
      <w:pPr>
        <w:pStyle w:val="Normal"/>
        <w:spacing w:before="0" w:after="0"/>
        <w:ind w:firstLine="850" w:left="0" w:right="0"/>
        <w:contextualSpacing/>
        <w:jc w:val="both"/>
        <w:rPr>
          <w:rFonts w:ascii="Liberation Serif" w:hAnsi="Liberation Serif"/>
          <w:sz w:val="24"/>
          <w:szCs w:val="24"/>
        </w:rPr>
      </w:pPr>
      <w:r>
        <w:rPr>
          <w:sz w:val="24"/>
          <w:szCs w:val="24"/>
        </w:rPr>
        <w:t xml:space="preserve">O ser humano tem o direito de se expressar como queira pelo uso de seu livre arbítrio, mas isso não pode eximi-lo das responsabilidades sobre suas ações. </w:t>
      </w:r>
      <w:r>
        <w:rPr>
          <w:sz w:val="24"/>
          <w:szCs w:val="24"/>
        </w:rPr>
        <w:t xml:space="preserve">Dessa forma a expressão humana seja ela pensada, falada, escrita ou praticada é sempre um encontro marcado para o futuro no determinismo da Lei de Causa e Efeito, como já discutimos. Embora algumas vertentes cheguem a cogitar a existência da boa e saudável mentira. Pessoalmente, como bom mentiroso que sou, prefiro discordar disso, </w:t>
      </w:r>
      <w:r>
        <w:rPr>
          <w:sz w:val="24"/>
          <w:szCs w:val="24"/>
        </w:rPr>
        <w:t>mas disposto a discutir</w:t>
      </w:r>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t>Enfrentada a questão, as atitudes resultantes sã</w:t>
      </w:r>
      <w:r>
        <w:rPr>
          <w:sz w:val="24"/>
          <w:szCs w:val="24"/>
        </w:rPr>
        <w:t>o,</w:t>
      </w:r>
      <w:r>
        <w:rPr>
          <w:sz w:val="24"/>
          <w:szCs w:val="24"/>
        </w:rPr>
        <w:t xml:space="preserve"> ine</w:t>
      </w:r>
      <w:r>
        <w:rPr>
          <w:sz w:val="24"/>
          <w:szCs w:val="24"/>
        </w:rPr>
        <w:t xml:space="preserve">xoravelmente, apresentadas a </w:t>
      </w:r>
      <w:r>
        <w:rPr>
          <w:b/>
          <w:bCs/>
          <w:sz w:val="24"/>
          <w:szCs w:val="24"/>
        </w:rPr>
        <w:t>lei de Causa e Efeito,</w:t>
      </w:r>
      <w:r>
        <w:rPr>
          <w:sz w:val="24"/>
          <w:szCs w:val="24"/>
        </w:rPr>
        <w:t xml:space="preserve"> que tem por resposta a </w:t>
      </w:r>
      <w:r>
        <w:rPr>
          <w:b/>
          <w:bCs/>
          <w:sz w:val="24"/>
          <w:szCs w:val="24"/>
        </w:rPr>
        <w:t>Dor</w:t>
      </w:r>
      <w:r>
        <w:rPr>
          <w:sz w:val="24"/>
          <w:szCs w:val="24"/>
        </w:rPr>
        <w:t xml:space="preserve"> ou a </w:t>
      </w:r>
      <w:r>
        <w:rPr>
          <w:b/>
          <w:bCs/>
          <w:sz w:val="24"/>
          <w:szCs w:val="24"/>
        </w:rPr>
        <w:t>Recompensa</w:t>
      </w:r>
      <w:r>
        <w:rPr>
          <w:sz w:val="24"/>
          <w:szCs w:val="24"/>
        </w:rPr>
        <w:t xml:space="preserve"> </w:t>
      </w:r>
      <w:r>
        <w:rPr>
          <w:sz w:val="24"/>
          <w:szCs w:val="24"/>
        </w:rPr>
        <w:t xml:space="preserve">ou </w:t>
      </w:r>
      <w:r>
        <w:rPr>
          <w:b/>
          <w:bCs/>
          <w:sz w:val="24"/>
          <w:szCs w:val="24"/>
        </w:rPr>
        <w:t>Satisfação</w:t>
      </w:r>
      <w:r>
        <w:rPr>
          <w:sz w:val="24"/>
          <w:szCs w:val="24"/>
        </w:rPr>
        <w:t xml:space="preserve">, </w:t>
      </w:r>
      <w:r>
        <w:rPr>
          <w:sz w:val="24"/>
          <w:szCs w:val="24"/>
        </w:rPr>
        <w:t>dependendo da atitude ser mais ou menos acertada, com efeitos imediatos e ou tardios, que figuram a causalística inerente a cada situação. O</w:t>
      </w:r>
      <w:r>
        <w:rPr>
          <w:sz w:val="24"/>
          <w:szCs w:val="24"/>
        </w:rPr>
        <w:t>s</w:t>
      </w:r>
      <w:r>
        <w:rPr>
          <w:sz w:val="24"/>
          <w:szCs w:val="24"/>
        </w:rPr>
        <w:t xml:space="preserve"> resultado</w:t>
      </w:r>
      <w:r>
        <w:rPr>
          <w:sz w:val="24"/>
          <w:szCs w:val="24"/>
        </w:rPr>
        <w:t>s</w:t>
      </w:r>
      <w:r>
        <w:rPr>
          <w:sz w:val="24"/>
          <w:szCs w:val="24"/>
        </w:rPr>
        <w:t xml:space="preserve"> da lei de causa e efeito voltam por estímulo, retroalimentando o ciclo comportamental que infinitamente se repete, evolução afora. Evoluímos quando acertamos, mas também evoluímos quando erramos. </w:t>
      </w:r>
    </w:p>
    <w:p>
      <w:pPr>
        <w:pStyle w:val="Normal"/>
        <w:spacing w:before="0" w:after="0"/>
        <w:ind w:firstLine="850" w:left="0" w:right="0"/>
        <w:contextualSpacing/>
        <w:jc w:val="both"/>
        <w:rPr>
          <w:rFonts w:ascii="Liberation Serif" w:hAnsi="Liberation Serif"/>
          <w:sz w:val="24"/>
          <w:szCs w:val="24"/>
        </w:rPr>
      </w:pPr>
      <w:r>
        <w:rPr>
          <w:sz w:val="24"/>
          <w:szCs w:val="24"/>
        </w:rPr>
        <w:t xml:space="preserve">A evolução apresenta assim um comportamento espiral progressiva, como ilustra a fig. </w:t>
      </w:r>
      <w:r>
        <w:rPr>
          <w:sz w:val="24"/>
          <w:szCs w:val="24"/>
        </w:rPr>
        <w:fldChar w:fldCharType="begin"/>
      </w:r>
      <w:r>
        <w:rPr>
          <w:sz w:val="24"/>
          <w:szCs w:val="24"/>
        </w:rPr>
        <w:instrText xml:space="preserve"> REF Ref_Figura13_number_only \h </w:instrText>
      </w:r>
      <w:r>
        <w:rPr>
          <w:sz w:val="24"/>
          <w:szCs w:val="24"/>
        </w:rPr>
        <w:fldChar w:fldCharType="separate"/>
      </w:r>
      <w:r>
        <w:rPr>
          <w:sz w:val="24"/>
          <w:szCs w:val="24"/>
        </w:rPr>
        <w:t>14</w:t>
      </w:r>
      <w:r>
        <w:rPr>
          <w:sz w:val="24"/>
          <w:szCs w:val="24"/>
        </w:rPr>
        <w:fldChar w:fldCharType="end"/>
      </w:r>
      <w:r>
        <w:rPr>
          <w:sz w:val="24"/>
          <w:szCs w:val="24"/>
        </w:rPr>
        <w:t>. Vivemos e revivemos situações que se organizam por similaridade em padronização, e que resultam por experimentação o aprendizado natura</w:t>
      </w:r>
      <w:r>
        <w:rPr>
          <w:sz w:val="24"/>
          <w:szCs w:val="24"/>
        </w:rPr>
        <w:t>is</w:t>
      </w:r>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t>No quadro do ciclo comportamental (fig.</w:t>
      </w:r>
      <w:r>
        <w:rPr>
          <w:sz w:val="24"/>
          <w:szCs w:val="24"/>
        </w:rPr>
        <w:fldChar w:fldCharType="begin"/>
      </w:r>
      <w:r>
        <w:rPr>
          <w:sz w:val="24"/>
          <w:szCs w:val="24"/>
        </w:rPr>
        <w:instrText xml:space="preserve"> REF Ref_Figura13_number_only \h </w:instrText>
      </w:r>
      <w:r>
        <w:rPr>
          <w:sz w:val="24"/>
          <w:szCs w:val="24"/>
        </w:rPr>
        <w:fldChar w:fldCharType="separate"/>
      </w:r>
      <w:r>
        <w:rPr>
          <w:sz w:val="24"/>
          <w:szCs w:val="24"/>
        </w:rPr>
        <w:t>14</w:t>
      </w:r>
      <w:r>
        <w:rPr>
          <w:sz w:val="24"/>
          <w:szCs w:val="24"/>
        </w:rPr>
        <w:fldChar w:fldCharType="end"/>
      </w:r>
      <w:r>
        <w:rPr>
          <w:sz w:val="24"/>
          <w:szCs w:val="24"/>
        </w:rPr>
        <w:t xml:space="preserve">), coloquei uma indagação a questionar a participação da “individualidade”, aqui não como possível abordagem para a temática de personalidade, mas para nos questionarmos se a individualidade poderia ser tão profunda a ponto de gerar até um “ciclo comportamental” </w:t>
      </w:r>
      <w:r>
        <w:rPr>
          <w:sz w:val="24"/>
          <w:szCs w:val="24"/>
        </w:rPr>
        <w:t xml:space="preserve">muito </w:t>
      </w:r>
      <w:r>
        <w:rPr>
          <w:sz w:val="24"/>
          <w:szCs w:val="24"/>
        </w:rPr>
        <w:t>diferente deste modelo que propomos aqui.</w:t>
      </w:r>
    </w:p>
    <w:p>
      <w:pPr>
        <w:pStyle w:val="Normal"/>
        <w:spacing w:before="0" w:after="0"/>
        <w:ind w:firstLine="850" w:left="0" w:right="0"/>
        <w:contextualSpacing/>
        <w:jc w:val="both"/>
        <w:rPr>
          <w:rFonts w:ascii="Liberation Serif" w:hAnsi="Liberation Serif"/>
          <w:sz w:val="24"/>
          <w:szCs w:val="24"/>
        </w:rPr>
      </w:pPr>
      <w:r>
        <w:rPr>
          <w:sz w:val="24"/>
          <w:szCs w:val="24"/>
        </w:rPr>
        <w:t>Estejamos abertos a essa possibilidade também.</w:t>
      </w:r>
    </w:p>
    <w:p>
      <w:pPr>
        <w:pStyle w:val="Normal"/>
        <w:spacing w:before="0" w:after="0"/>
        <w:ind w:firstLine="850" w:left="0" w:right="0"/>
        <w:contextualSpacing/>
        <w:jc w:val="both"/>
        <w:rPr>
          <w:rFonts w:ascii="Liberation Serif" w:hAnsi="Liberation Serif"/>
          <w:sz w:val="24"/>
          <w:szCs w:val="24"/>
        </w:rPr>
      </w:pPr>
      <w:r>
        <w:rPr>
          <w:sz w:val="24"/>
          <w:szCs w:val="24"/>
        </w:rPr>
        <w:t xml:space="preserve">A medida que o ciclo comportamental se repete indefinidamente a Lei de </w:t>
      </w:r>
      <w:r>
        <w:rPr>
          <w:sz w:val="24"/>
          <w:szCs w:val="24"/>
        </w:rPr>
        <w:t>C</w:t>
      </w:r>
      <w:r>
        <w:rPr>
          <w:sz w:val="24"/>
          <w:szCs w:val="24"/>
        </w:rPr>
        <w:t xml:space="preserve">ausa e </w:t>
      </w:r>
      <w:r>
        <w:rPr>
          <w:sz w:val="24"/>
          <w:szCs w:val="24"/>
        </w:rPr>
        <w:t>E</w:t>
      </w:r>
      <w:r>
        <w:rPr>
          <w:sz w:val="24"/>
          <w:szCs w:val="24"/>
        </w:rPr>
        <w:t xml:space="preserve">feito em consonância com a inteligência, acabam por repercutir a evolução moral e intelectual que podemos inferir apresente um comportamento espiral progressivo, conforme ilustra a fig. </w:t>
      </w:r>
      <w:r>
        <w:rPr>
          <w:sz w:val="24"/>
          <w:szCs w:val="24"/>
        </w:rPr>
        <w:fldChar w:fldCharType="begin"/>
      </w:r>
      <w:r>
        <w:rPr>
          <w:sz w:val="24"/>
          <w:szCs w:val="24"/>
        </w:rPr>
        <w:instrText xml:space="preserve"> REF Ref_Figura14_number_only \h </w:instrText>
      </w:r>
      <w:r>
        <w:rPr>
          <w:sz w:val="24"/>
          <w:szCs w:val="24"/>
        </w:rPr>
        <w:fldChar w:fldCharType="separate"/>
      </w:r>
      <w:r>
        <w:rPr>
          <w:sz w:val="24"/>
          <w:szCs w:val="24"/>
        </w:rPr>
        <w:t>15</w:t>
      </w:r>
      <w:r>
        <w:rPr>
          <w:sz w:val="24"/>
          <w:szCs w:val="24"/>
        </w:rPr>
        <w:fldChar w:fldCharType="end"/>
      </w:r>
      <w:r>
        <w:rPr>
          <w:sz w:val="24"/>
          <w:szCs w:val="24"/>
        </w:rPr>
        <w:t>. Aqui apresentando uma tendência de crescimento linear, mas que pensando melhor, possa atender a uma curva exponencial, conforme temos observado na evolução intelectual e tecnológica da humanidade. Entretanto, quando observamos a evolução moral, a curva parece apresentar um comportamento diferente, ou no mínimo defasado ou com uma aceleração bem mais lenta. Ao que me parece, a evolução moral da humanidade parece algo estacionária quando comparada à evolução intelectual e tecnológica. Essa característica será semelhante para o desenvolvimento individual do espírito?</w:t>
      </w:r>
    </w:p>
    <w:p>
      <w:pPr>
        <w:pStyle w:val="Normal"/>
        <w:spacing w:before="0" w:after="0"/>
        <w:ind w:firstLine="850" w:left="0" w:right="0"/>
        <w:contextualSpacing/>
        <w:jc w:val="both"/>
        <w:rPr>
          <w:rFonts w:ascii="Liberation Serif" w:hAnsi="Liberation Serif"/>
          <w:sz w:val="24"/>
          <w:szCs w:val="24"/>
        </w:rPr>
      </w:pPr>
      <w:r>
        <w:rPr>
          <w:sz w:val="24"/>
          <w:szCs w:val="24"/>
        </w:rPr>
        <w:t xml:space="preserve">Dependendo da conotação que assumirmos nessa análise, podemos inferir até uma sensação de degradação moral da humanidade. Notamos uma inversão de valores, desestruturação da instituição familiar, distanciamento das relações sociais. Ainda há preponderância dos preconceitos. O consumismo desenfreado alimentado pelos interesses econômicos ainda alimenta inclusive as guerras entre as nações, visando o comércio de armamentos e exploração da miséria. De certa forma, como sempre aconteceu ao longo de milênios. </w:t>
      </w:r>
    </w:p>
    <w:p>
      <w:pPr>
        <w:pStyle w:val="Normal"/>
        <w:spacing w:before="0" w:after="0"/>
        <w:ind w:firstLine="850" w:left="0" w:right="0"/>
        <w:contextualSpacing/>
        <w:jc w:val="both"/>
        <w:rPr>
          <w:rFonts w:ascii="Liberation Serif" w:hAnsi="Liberation Serif"/>
          <w:sz w:val="24"/>
          <w:szCs w:val="24"/>
        </w:rPr>
      </w:pPr>
      <w:r>
        <w:rPr>
          <w:sz w:val="24"/>
          <w:szCs w:val="24"/>
        </w:rPr>
        <w:t>Interessante notar que, segundo a Doutrina Espírita, a principal finalidade da humanidade terrena é justamente e principalmente a evolução moral dos espíritos que por aqui passam. Como justificar então esse disparate</w:t>
      </w:r>
      <w:del w:id="2039" w:author="Autor desconhecido" w:date="2024-06-13T15:32:44Z">
        <w:r>
          <w:rPr>
            <w:sz w:val="24"/>
            <w:szCs w:val="24"/>
          </w:rPr>
          <w:delText>.</w:delText>
        </w:r>
      </w:del>
      <w:ins w:id="2040" w:author="Autor desconhecido" w:date="2024-06-13T15:32:44Z">
        <w:r>
          <w:rPr>
            <w:sz w:val="24"/>
            <w:szCs w:val="24"/>
          </w:rPr>
          <w:t>?</w:t>
        </w:r>
      </w:ins>
      <w:r>
        <w:rPr>
          <w:sz w:val="24"/>
          <w:szCs w:val="24"/>
        </w:rPr>
        <w:t xml:space="preserve"> Será ele aparente ou real?</w:t>
      </w:r>
    </w:p>
    <w:p>
      <w:pPr>
        <w:pStyle w:val="Normal"/>
        <w:spacing w:before="0" w:after="0"/>
        <w:ind w:firstLine="850" w:left="0" w:right="0"/>
        <w:contextualSpacing/>
        <w:jc w:val="both"/>
        <w:rPr>
          <w:rFonts w:ascii="Liberation Serif" w:hAnsi="Liberation Serif"/>
          <w:sz w:val="24"/>
          <w:szCs w:val="24"/>
        </w:rPr>
      </w:pPr>
      <w:r>
        <w:rPr>
          <w:sz w:val="24"/>
          <w:szCs w:val="24"/>
        </w:rPr>
        <w:t>Ora pois, ponderemos.</w:t>
      </w:r>
    </w:p>
    <w:p>
      <w:pPr>
        <w:pStyle w:val="Normal"/>
        <w:spacing w:before="0" w:after="0"/>
        <w:ind w:firstLine="850" w:left="0" w:right="0"/>
        <w:contextualSpacing/>
        <w:jc w:val="both"/>
        <w:rPr>
          <w:rFonts w:ascii="Liberation Serif" w:hAnsi="Liberation Serif"/>
          <w:sz w:val="24"/>
          <w:szCs w:val="24"/>
        </w:rPr>
      </w:pPr>
      <w:r>
        <w:rPr>
          <w:sz w:val="24"/>
          <w:szCs w:val="24"/>
        </w:rPr>
        <w:t>Ja discutimos a natureza sintrópica da vida em contraste à natureza entrópica da matéria inerte. Onde existe vida, a evolução é lei determinística. A Doutrina Espírita refere a Terra como um mundo de espiação e provas e em transição p</w:t>
      </w:r>
      <w:r>
        <w:rPr>
          <w:sz w:val="24"/>
          <w:szCs w:val="24"/>
        </w:rPr>
        <w:t>ara o</w:t>
      </w:r>
      <w:r>
        <w:rPr>
          <w:sz w:val="24"/>
          <w:szCs w:val="24"/>
        </w:rPr>
        <w:t xml:space="preserve"> processo de regeneração. Então deve, de fato, estar evoluindo também, assim como os espíritos que por aqui encarnam. Mas não necessariamente no mesmo ritmo </w:t>
      </w:r>
      <w:r>
        <w:rPr>
          <w:sz w:val="24"/>
          <w:szCs w:val="24"/>
        </w:rPr>
        <w:t>ou da mesma forma</w:t>
      </w:r>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t xml:space="preserve">Assim como em uma escola </w:t>
      </w:r>
      <w:r>
        <w:rPr>
          <w:sz w:val="24"/>
          <w:szCs w:val="24"/>
        </w:rPr>
        <w:t xml:space="preserve">terrena </w:t>
      </w:r>
      <w:r>
        <w:rPr>
          <w:sz w:val="24"/>
          <w:szCs w:val="24"/>
        </w:rPr>
        <w:t xml:space="preserve">existem classes de primeira série por onde passam a cada ano uma quantidade de alunos que, a medida que passam nas provas, se vão para as séries posteriores,  (É claro que também existem os alunos mais  “tranquilos” que teimam </w:t>
      </w:r>
      <w:r>
        <w:rPr>
          <w:sz w:val="24"/>
          <w:szCs w:val="24"/>
        </w:rPr>
        <w:t xml:space="preserve">em </w:t>
      </w:r>
      <w:r>
        <w:rPr>
          <w:sz w:val="24"/>
          <w:szCs w:val="24"/>
        </w:rPr>
        <w:t xml:space="preserve">repetir de ano.) também a Terra </w:t>
      </w:r>
      <w:r>
        <w:rPr>
          <w:sz w:val="24"/>
          <w:szCs w:val="24"/>
        </w:rPr>
        <w:t>como um todo</w:t>
      </w:r>
      <w:r>
        <w:rPr>
          <w:sz w:val="24"/>
          <w:szCs w:val="24"/>
        </w:rPr>
        <w:t xml:space="preserve"> pode se</w:t>
      </w:r>
      <w:r>
        <w:rPr>
          <w:sz w:val="24"/>
          <w:szCs w:val="24"/>
        </w:rPr>
        <w:t>r</w:t>
      </w:r>
      <w:r>
        <w:rPr>
          <w:sz w:val="24"/>
          <w:szCs w:val="24"/>
        </w:rPr>
        <w:t xml:space="preserve"> considerada como uma classe de primeira série chamada </w:t>
      </w:r>
      <w:r>
        <w:rPr>
          <w:sz w:val="24"/>
          <w:szCs w:val="24"/>
        </w:rPr>
        <w:t xml:space="preserve">por agora </w:t>
      </w:r>
      <w:r>
        <w:rPr>
          <w:sz w:val="24"/>
          <w:szCs w:val="24"/>
        </w:rPr>
        <w:t xml:space="preserve">de “classe de espiação e provas” que poderia ficar indefinidamente nesse estado recebendo uma infinidade de espíritos de passagem. De um </w:t>
      </w:r>
      <w:r>
        <w:rPr>
          <w:sz w:val="24"/>
          <w:szCs w:val="24"/>
        </w:rPr>
        <w:t>período</w:t>
      </w:r>
      <w:r>
        <w:rPr>
          <w:sz w:val="24"/>
          <w:szCs w:val="24"/>
        </w:rPr>
        <w:t xml:space="preserve"> para outro pode acontecer que essa “classe” receba uma leva de alunos mais ou menos propensa ao avanço ou à estagnação. Quem olha de dentro da sala pode ter a sensação de estagnação ou até de degeneração.</w:t>
      </w:r>
    </w:p>
    <w:p>
      <w:pPr>
        <w:pStyle w:val="Normal"/>
        <w:spacing w:before="0" w:after="0"/>
        <w:ind w:firstLine="850" w:left="0" w:right="0"/>
        <w:contextualSpacing/>
        <w:jc w:val="both"/>
        <w:rPr>
          <w:rFonts w:ascii="Liberation Serif" w:hAnsi="Liberation Serif"/>
          <w:sz w:val="24"/>
          <w:szCs w:val="24"/>
        </w:rPr>
      </w:pPr>
      <w:r>
        <w:rPr>
          <w:sz w:val="24"/>
          <w:szCs w:val="24"/>
        </w:rPr>
        <w:t xml:space="preserve">Embora observemos o crescimento populacional, a cada século todos os habitantes do planeta se vão por ação da morte do corpo físico. A maioria desses espíritos volta de tempos em tempos para a continuidade de suas missões evolutivas, como </w:t>
      </w:r>
      <w:del w:id="2041" w:author="Autor desconhecido" w:date="2024-06-13T15:33:30Z">
        <w:r>
          <w:rPr>
            <w:sz w:val="24"/>
            <w:szCs w:val="24"/>
          </w:rPr>
          <w:delText xml:space="preserve">sói </w:delText>
        </w:r>
      </w:del>
      <w:r>
        <w:rPr>
          <w:sz w:val="24"/>
          <w:szCs w:val="24"/>
        </w:rPr>
        <w:t>acontece</w:t>
      </w:r>
      <w:del w:id="2042" w:author="Autor desconhecido" w:date="2024-06-13T15:33:33Z">
        <w:r>
          <w:rPr>
            <w:sz w:val="24"/>
            <w:szCs w:val="24"/>
          </w:rPr>
          <w:delText>r</w:delText>
        </w:r>
      </w:del>
      <w:r>
        <w:rPr>
          <w:sz w:val="24"/>
          <w:szCs w:val="24"/>
        </w:rPr>
        <w:t xml:space="preserve"> diariamente nas salas de aula de uma escola na Terra. Entretanto a didática “</w:t>
      </w:r>
      <w:r>
        <w:rPr>
          <w:sz w:val="24"/>
          <w:szCs w:val="24"/>
        </w:rPr>
        <w:t xml:space="preserve">natural” </w:t>
      </w:r>
      <w:r>
        <w:rPr>
          <w:sz w:val="24"/>
          <w:szCs w:val="24"/>
        </w:rPr>
        <w:t>da evolução espiritual é algo diferente das didáticas empregadas na Terra.</w:t>
      </w:r>
    </w:p>
    <w:p>
      <w:pPr>
        <w:pStyle w:val="Normal"/>
        <w:spacing w:before="0" w:after="0"/>
        <w:ind w:firstLine="850" w:left="0" w:right="0"/>
        <w:contextualSpacing/>
        <w:jc w:val="both"/>
        <w:rPr>
          <w:rFonts w:ascii="Liberation Serif" w:hAnsi="Liberation Serif"/>
          <w:sz w:val="24"/>
          <w:szCs w:val="24"/>
        </w:rPr>
      </w:pPr>
      <w:r>
        <w:rPr>
          <w:sz w:val="24"/>
          <w:szCs w:val="24"/>
        </w:rPr>
        <w:t xml:space="preserve">Na Terra, para facilitar, o método de ensino é aplicado de forma coletiva para grupos que se propõem a seguir juntos um mesmo conteúdo de ensino. </w:t>
      </w:r>
    </w:p>
    <w:p>
      <w:pPr>
        <w:pStyle w:val="Normal"/>
        <w:spacing w:before="0" w:after="0"/>
        <w:ind w:firstLine="850" w:left="0" w:right="0"/>
        <w:contextualSpacing/>
        <w:jc w:val="both"/>
        <w:rPr>
          <w:rFonts w:ascii="Liberation Serif" w:hAnsi="Liberation Serif"/>
          <w:sz w:val="24"/>
          <w:szCs w:val="24"/>
        </w:rPr>
      </w:pPr>
      <w:r>
        <w:rPr>
          <w:sz w:val="24"/>
          <w:szCs w:val="24"/>
        </w:rPr>
        <w:t xml:space="preserve">O processo de evolução espiritual na Terra porém aplica um método educacional individualizado e de acordo com as necessidades, tendências e ou dificuldades específicas de cada indivíduo, embora opere também em grupos sociais adequados </w:t>
      </w:r>
      <w:r>
        <w:rPr>
          <w:sz w:val="24"/>
          <w:szCs w:val="24"/>
        </w:rPr>
        <w:t>e reunidos por afinidade</w:t>
      </w:r>
      <w:r>
        <w:rPr>
          <w:sz w:val="24"/>
          <w:szCs w:val="24"/>
        </w:rPr>
        <w:t>, pois nesse método o foco mais importante é justamente o aprimoramento moral, o que só pode se dar através da convivência interpessoal dos espíritos enquanto encarnados.</w:t>
      </w:r>
    </w:p>
    <w:p>
      <w:pPr>
        <w:pStyle w:val="Normal"/>
        <w:spacing w:before="0" w:after="0"/>
        <w:ind w:firstLine="850" w:left="0" w:right="0"/>
        <w:contextualSpacing/>
        <w:jc w:val="both"/>
        <w:rPr>
          <w:rFonts w:ascii="Liberation Serif" w:hAnsi="Liberation Serif"/>
          <w:sz w:val="24"/>
          <w:szCs w:val="24"/>
        </w:rPr>
      </w:pPr>
      <w:r>
        <w:rPr>
          <w:sz w:val="24"/>
          <w:szCs w:val="24"/>
        </w:rPr>
        <w:t xml:space="preserve">Assim como, por conveniência para o desenvolvimento ou bem proceder da escola como um todo, possa ser interessante que essa sala </w:t>
      </w:r>
      <w:r>
        <w:rPr>
          <w:sz w:val="24"/>
          <w:szCs w:val="24"/>
        </w:rPr>
        <w:t xml:space="preserve">de aula </w:t>
      </w:r>
      <w:r>
        <w:rPr>
          <w:sz w:val="24"/>
          <w:szCs w:val="24"/>
        </w:rPr>
        <w:t>chamada Terra, possa</w:t>
      </w:r>
      <w:del w:id="2043" w:author="Autor desconhecido" w:date="2024-06-13T15:34:36Z">
        <w:r>
          <w:rPr>
            <w:sz w:val="24"/>
            <w:szCs w:val="24"/>
          </w:rPr>
          <w:delText>,</w:delText>
        </w:r>
      </w:del>
      <w:r>
        <w:rPr>
          <w:sz w:val="24"/>
          <w:szCs w:val="24"/>
        </w:rPr>
        <w:t xml:space="preserve"> eventualmente começar a atender alunos de outras séries</w:t>
      </w:r>
      <w:del w:id="2044" w:author="Autor desconhecido" w:date="2024-06-13T15:34:58Z">
        <w:r>
          <w:rPr>
            <w:sz w:val="24"/>
            <w:szCs w:val="24"/>
          </w:rPr>
          <w:delText>,</w:delText>
        </w:r>
      </w:del>
      <w:r>
        <w:rPr>
          <w:sz w:val="24"/>
          <w:szCs w:val="24"/>
        </w:rPr>
        <w:t xml:space="preserve"> mais avançada</w:t>
      </w:r>
      <w:r>
        <w:rPr>
          <w:sz w:val="24"/>
          <w:szCs w:val="24"/>
        </w:rPr>
        <w:t>s</w:t>
      </w:r>
      <w:del w:id="2045" w:author="Autor desconhecido" w:date="2024-06-13T15:35:06Z">
        <w:r>
          <w:rPr>
            <w:sz w:val="24"/>
            <w:szCs w:val="24"/>
          </w:rPr>
          <w:delText>,</w:delText>
        </w:r>
      </w:del>
      <w:r>
        <w:rPr>
          <w:sz w:val="24"/>
          <w:szCs w:val="24"/>
        </w:rPr>
        <w:t xml:space="preserve"> ou até menos avançada</w:t>
      </w:r>
      <w:r>
        <w:rPr>
          <w:sz w:val="24"/>
          <w:szCs w:val="24"/>
        </w:rPr>
        <w:t>s</w:t>
      </w:r>
      <w:r>
        <w:rPr>
          <w:sz w:val="24"/>
          <w:szCs w:val="24"/>
        </w:rPr>
        <w:t>, hipoteticamente. Ela pode ser reformada, melhorada ou até abandonada a outros propósitos.</w:t>
      </w:r>
    </w:p>
    <w:p>
      <w:pPr>
        <w:pStyle w:val="Normal"/>
        <w:spacing w:before="0" w:after="0"/>
        <w:ind w:firstLine="850" w:left="0" w:right="0"/>
        <w:contextualSpacing/>
        <w:jc w:val="both"/>
        <w:rPr>
          <w:rFonts w:ascii="Liberation Serif" w:hAnsi="Liberation Serif"/>
          <w:sz w:val="24"/>
          <w:szCs w:val="24"/>
        </w:rPr>
      </w:pPr>
      <w:r>
        <w:rPr>
          <w:sz w:val="24"/>
          <w:szCs w:val="24"/>
        </w:rPr>
        <w:t xml:space="preserve">Dessa forma, acabamos por perceber que a mudança de estado da sala pode ser irrelevante quando comparada com o propósito de desenvolvimento dos alunos </w:t>
      </w:r>
      <w:r>
        <w:rPr>
          <w:sz w:val="24"/>
          <w:szCs w:val="24"/>
        </w:rPr>
        <w:t xml:space="preserve">(espíritos) </w:t>
      </w:r>
      <w:r>
        <w:rPr>
          <w:sz w:val="24"/>
          <w:szCs w:val="24"/>
        </w:rPr>
        <w:t xml:space="preserve">que ela venha a receber, atendendo sua verdadeira e mais importante finalidade que é dar suporte e guarida aos alunos </w:t>
      </w:r>
      <w:r>
        <w:rPr>
          <w:sz w:val="24"/>
          <w:szCs w:val="24"/>
        </w:rPr>
        <w:t>(espíritos)</w:t>
      </w:r>
      <w:r>
        <w:rPr>
          <w:sz w:val="24"/>
          <w:szCs w:val="24"/>
        </w:rPr>
        <w:t xml:space="preserve"> que recebe em trânsito evolutivo.</w:t>
      </w:r>
    </w:p>
    <w:p>
      <w:pPr>
        <w:pStyle w:val="Normal"/>
        <w:spacing w:before="0" w:after="0"/>
        <w:ind w:firstLine="850" w:left="0" w:right="0"/>
        <w:contextualSpacing/>
        <w:jc w:val="both"/>
        <w:rPr>
          <w:rFonts w:ascii="Liberation Serif" w:hAnsi="Liberation Serif"/>
          <w:sz w:val="24"/>
          <w:szCs w:val="24"/>
        </w:rPr>
      </w:pPr>
      <w:r>
        <w:rPr>
          <w:sz w:val="24"/>
          <w:szCs w:val="24"/>
        </w:rPr>
        <w:t xml:space="preserve">Ainda. </w:t>
      </w:r>
      <w:r>
        <w:rPr>
          <w:sz w:val="24"/>
          <w:szCs w:val="24"/>
        </w:rPr>
        <w:t>S</w:t>
      </w:r>
      <w:r>
        <w:rPr>
          <w:sz w:val="24"/>
          <w:szCs w:val="24"/>
        </w:rPr>
        <w:t>e compararmos um ano escolar da escola, como sendo em nossa abordagem por similitude fractal, todo o período de espiação e provas emprestado ao planeta Terra por um determinado período, também podemos supor a atualização evolutiva dos recursos aplicados ao longo de todo esse “ano” evolutivo, conforme também se desenvolvem os “alunos” durante esse período. Entretanto, como o método é individualizado, uma vez que um ou outro “aluno” se mostre avançado por seu próprio esforço e alcance mais rapidamente seus objetivos, demonstrado pelo resultado promissor de suas provas e maturidade, pode ganhar o merecimento oportuno para seguir avante para outras séries mais avançadas a qualquer momento durante o período.</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r>
        <mc:AlternateContent>
          <mc:Choice Requires="wps">
            <w:drawing>
              <wp:anchor behindDoc="0" distT="0" distB="0" distL="0" distR="0" simplePos="0" locked="0" layoutInCell="1" allowOverlap="1" relativeHeight="21">
                <wp:simplePos x="0" y="0"/>
                <wp:positionH relativeFrom="column">
                  <wp:posOffset>1743710</wp:posOffset>
                </wp:positionH>
                <wp:positionV relativeFrom="paragraph">
                  <wp:posOffset>127635</wp:posOffset>
                </wp:positionV>
                <wp:extent cx="3473450" cy="4289425"/>
                <wp:effectExtent l="0" t="0" r="0" b="0"/>
                <wp:wrapNone/>
                <wp:docPr id="80" name="Quadro20"/>
                <a:graphic xmlns:a="http://schemas.openxmlformats.org/drawingml/2006/main">
                  <a:graphicData uri="http://schemas.microsoft.com/office/word/2010/wordprocessingShape">
                    <wps:wsp>
                      <wps:cNvSpPr txBox="1"/>
                      <wps:spPr>
                        <a:xfrm>
                          <a:off x="0" y="0"/>
                          <a:ext cx="3473450" cy="4289425"/>
                        </a:xfrm>
                        <a:prstGeom prst="rect"/>
                        <a:solidFill>
                          <a:srgbClr val="FFFFFF"/>
                        </a:solidFill>
                      </wps:spPr>
                      <wps:txbx>
                        <w:txbxContent>
                          <w:p>
                            <w:pPr>
                              <w:pStyle w:val="Figura"/>
                              <w:spacing w:before="120" w:after="120"/>
                              <w:ind w:hanging="0"/>
                              <w:jc w:val="center"/>
                              <w:rPr/>
                            </w:pPr>
                            <w:r>
                              <w:rPr/>
                              <w:t xml:space="preserve">Figura </w:t>
                            </w:r>
                            <w:bookmarkStart w:id="42" w:name="Ref_Figura14_number_only"/>
                            <w:r>
                              <w:rPr/>
                              <w:fldChar w:fldCharType="begin"/>
                            </w:r>
                            <w:r>
                              <w:rPr/>
                              <w:instrText xml:space="preserve"> SEQ Figura \* ARABIC </w:instrText>
                            </w:r>
                            <w:r>
                              <w:rPr/>
                              <w:fldChar w:fldCharType="separate"/>
                            </w:r>
                            <w:r>
                              <w:rPr/>
                              <w:t>15</w:t>
                            </w:r>
                            <w:r>
                              <w:rPr/>
                              <w:fldChar w:fldCharType="end"/>
                            </w:r>
                            <w:bookmarkEnd w:id="42"/>
                            <w:r>
                              <w:rPr/>
                              <w:t xml:space="preserve">: </w:t>
                            </w:r>
                            <w:r>
                              <w:rPr/>
                              <w:t>Comportamento espiral progressivo do processo de evolução e desenvolvimento.</w:t>
                            </w:r>
                          </w:p>
                        </w:txbxContent>
                      </wps:txbx>
                      <wps:bodyPr anchor="t" lIns="0" tIns="0" rIns="0" bIns="0">
                        <a:noAutofit/>
                      </wps:bodyPr>
                    </wps:wsp>
                  </a:graphicData>
                </a:graphic>
              </wp:anchor>
            </w:drawing>
          </mc:Choice>
          <mc:Fallback>
            <w:pict>
              <v:rect style="position:absolute;rotation:-0;width:273.5pt;height:337.75pt;mso-wrap-distance-left:0pt;mso-wrap-distance-right:0pt;mso-wrap-distance-top:0pt;mso-wrap-distance-bottom:0pt;margin-top:10.05pt;mso-position-vertical-relative:text;margin-left:137.3pt;mso-position-horizontal-relative:text">
                <v:textbox inset="0in,0in,0in,0in">
                  <w:txbxContent>
                    <w:p>
                      <w:pPr>
                        <w:pStyle w:val="Figura"/>
                        <w:spacing w:before="120" w:after="120"/>
                        <w:ind w:hanging="0"/>
                        <w:jc w:val="center"/>
                        <w:rPr/>
                      </w:pPr>
                      <w:r>
                        <w:rPr/>
                        <w:pict>
                          <v:shape id="shape_0" ID="Picture 2" stroked="f" o:allowincell="f" style="position:absolute;margin-left:32.45pt;margin-top:18.95pt;width:166pt;height:285.1pt;mso-wrap-style:none;v-text-anchor:middle" type="_x0000_t75">
                            <v:imagedata r:id="rId51" o:detectmouseclick="t"/>
                            <v:stroke color="#3465a4" joinstyle="round" endcap="flat"/>
                            <w10:wrap type="topAndBottom"/>
                          </v:shape>
                        </w:pict>
                        <w:t xml:space="preserve">Figura </w:t>
                      </w:r>
                      <w:bookmarkStart w:id="43" w:name="Ref_Figura14_number_only"/>
                      <w:r>
                        <w:rPr/>
                        <w:fldChar w:fldCharType="begin"/>
                      </w:r>
                      <w:r>
                        <w:rPr/>
                        <w:instrText xml:space="preserve"> SEQ Figura \* ARABIC </w:instrText>
                      </w:r>
                      <w:r>
                        <w:rPr/>
                        <w:fldChar w:fldCharType="separate"/>
                      </w:r>
                      <w:r>
                        <w:rPr/>
                        <w:t>15</w:t>
                      </w:r>
                      <w:r>
                        <w:rPr/>
                        <w:fldChar w:fldCharType="end"/>
                      </w:r>
                      <w:bookmarkEnd w:id="43"/>
                      <w:r>
                        <w:rPr/>
                        <w:t xml:space="preserve">: </w:t>
                      </w:r>
                      <w:r>
                        <w:rPr/>
                        <w:t>Comportamento espiral progressivo do processo de evolução e desenvolvimento.</w:t>
                      </w:r>
                    </w:p>
                  </w:txbxContent>
                </v:textbox>
                <w10:wrap type="none"/>
              </v:rect>
            </w:pict>
          </mc:Fallback>
        </mc:AlternateContent>
      </w:r>
      <w:r>
        <mc:AlternateContent>
          <mc:Choice Requires="wps">
            <w:drawing>
              <wp:anchor behindDoc="0" distT="0" distB="0" distL="0" distR="0" simplePos="0" locked="0" layoutInCell="0" allowOverlap="1" relativeHeight="61">
                <wp:simplePos x="0" y="0"/>
                <wp:positionH relativeFrom="column">
                  <wp:posOffset>412115</wp:posOffset>
                </wp:positionH>
                <wp:positionV relativeFrom="paragraph">
                  <wp:posOffset>240665</wp:posOffset>
                </wp:positionV>
                <wp:extent cx="2108835" cy="3621405"/>
                <wp:effectExtent l="0" t="0" r="0" b="0"/>
                <wp:wrapTopAndBottom/>
                <wp:docPr id="83" name="Picture 2" descr="Resultado de imagem para Espiral Aspiral ascendente"/>
                <a:graphic xmlns:a="http://schemas.openxmlformats.org/drawingml/2006/main">
                  <a:graphicData uri="http://schemas.openxmlformats.org/drawingml/2006/picture">
                    <pic:pic xmlns:pic="http://schemas.openxmlformats.org/drawingml/2006/picture">
                      <pic:nvPicPr>
                        <pic:cNvPr id="84" name="Picture 2" descr="Resultado de imagem para Espiral Aspiral ascendente"/>
                        <pic:cNvPicPr/>
                      </pic:nvPicPr>
                      <pic:blipFill>
                        <a:blip r:embed="rId52"/>
                        <a:srcRect l="16215" t="0" r="28820" b="0"/>
                        <a:stretch/>
                      </pic:blipFill>
                      <pic:spPr>
                        <a:xfrm>
                          <a:off x="0" y="0"/>
                          <a:ext cx="2108880" cy="3621240"/>
                        </a:xfrm>
                        <a:prstGeom prst="rect">
                          <a:avLst/>
                        </a:prstGeom>
                        <a:gradFill rotWithShape="0">
                          <a:gsLst>
                            <a:gs pos="0">
                              <a:srgbClr val="dde8cb">
                                <a:alpha val="0"/>
                              </a:srgbClr>
                            </a:gs>
                            <a:gs pos="50000">
                              <a:srgbClr val="eee0d1"/>
                            </a:gs>
                            <a:gs pos="100000">
                              <a:srgbClr val="ffd7d7">
                                <a:alpha val="0"/>
                              </a:srgbClr>
                            </a:gs>
                          </a:gsLst>
                          <a:lin ang="3600000"/>
                        </a:gradFill>
                        <a:ln w="0">
                          <a:noFill/>
                        </a:ln>
                      </pic:spPr>
                    </pic:pic>
                  </a:graphicData>
                </a:graphic>
              </wp:anchor>
            </w:drawing>
          </mc:Choice>
          <mc:Fallback>
            <w:pict>
              <v:shape id="shape_0" ID="Picture 2" stroked="f" o:allowincell="f" style="position:absolute;margin-left:32.45pt;margin-top:18.95pt;width:166pt;height:285.1pt;mso-wrap-style:none;v-text-anchor:middle" type="_x0000_t75">
                <v:imagedata r:id="rId53" o:detectmouseclick="t"/>
                <v:stroke color="#3465a4" joinstyle="round" endcap="flat"/>
                <w10:wrap type="topAndBottom"/>
              </v:shape>
            </w:pict>
          </mc:Fallback>
        </mc:AlternateConten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ind w:firstLine="850" w:left="0" w:right="0"/>
        <w:jc w:val="both"/>
        <w:rPr>
          <w:rFonts w:ascii="Liberation Serif" w:hAnsi="Liberation Serif"/>
          <w:sz w:val="24"/>
          <w:szCs w:val="24"/>
          <w:del w:id="2047" w:author="Autor desconhecido" w:date="2024-06-13T15:36:19Z"/>
        </w:rPr>
      </w:pPr>
      <w:del w:id="2046" w:author="Autor desconhecido" w:date="2024-06-13T15:36:19Z">
        <w:r>
          <w:rPr>
            <w:sz w:val="24"/>
            <w:szCs w:val="24"/>
          </w:rPr>
        </w:r>
      </w:del>
    </w:p>
    <w:p>
      <w:pPr>
        <w:pStyle w:val="Normal"/>
        <w:ind w:firstLine="850" w:left="0" w:right="0"/>
        <w:jc w:val="both"/>
        <w:rPr>
          <w:rFonts w:ascii="Liberation Serif" w:hAnsi="Liberation Serif"/>
          <w:sz w:val="24"/>
          <w:szCs w:val="24"/>
          <w:del w:id="2049" w:author="Autor desconhecido" w:date="2024-06-13T15:36:19Z"/>
        </w:rPr>
      </w:pPr>
      <w:del w:id="2048" w:author="Autor desconhecido" w:date="2024-06-13T15:36:19Z">
        <w:r>
          <w:rPr>
            <w:sz w:val="24"/>
            <w:szCs w:val="24"/>
          </w:rPr>
        </w:r>
      </w:del>
    </w:p>
    <w:p>
      <w:pPr>
        <w:pStyle w:val="Normal"/>
        <w:ind w:firstLine="850" w:left="0" w:right="0"/>
        <w:jc w:val="both"/>
        <w:rPr>
          <w:rFonts w:ascii="Liberation Serif" w:hAnsi="Liberation Serif"/>
          <w:sz w:val="24"/>
          <w:szCs w:val="24"/>
          <w:del w:id="2051" w:author="Autor desconhecido" w:date="2024-06-13T15:36:19Z"/>
        </w:rPr>
      </w:pPr>
      <w:del w:id="2050" w:author="Autor desconhecido" w:date="2024-06-13T15:36:19Z">
        <w:r>
          <w:rPr>
            <w:sz w:val="24"/>
            <w:szCs w:val="24"/>
          </w:rPr>
        </w:r>
      </w:del>
    </w:p>
    <w:p>
      <w:pPr>
        <w:pStyle w:val="Normal"/>
        <w:ind w:firstLine="850" w:left="0" w:right="0"/>
        <w:jc w:val="both"/>
        <w:rPr>
          <w:rFonts w:ascii="Liberation Serif" w:hAnsi="Liberation Serif"/>
          <w:sz w:val="24"/>
          <w:szCs w:val="24"/>
          <w:del w:id="2053" w:author="Autor desconhecido" w:date="2024-06-13T15:36:19Z"/>
        </w:rPr>
      </w:pPr>
      <w:del w:id="2052" w:author="Autor desconhecido" w:date="2024-06-13T15:36:19Z">
        <w:r>
          <w:rPr>
            <w:sz w:val="24"/>
            <w:szCs w:val="24"/>
          </w:rPr>
        </w:r>
      </w:del>
    </w:p>
    <w:p>
      <w:pPr>
        <w:pStyle w:val="Normal"/>
        <w:ind w:firstLine="850" w:left="0" w:right="0"/>
        <w:jc w:val="both"/>
        <w:rPr>
          <w:rFonts w:ascii="Liberation Serif" w:hAnsi="Liberation Serif"/>
          <w:sz w:val="24"/>
          <w:szCs w:val="24"/>
          <w:del w:id="2055" w:author="Autor desconhecido" w:date="2024-06-13T15:36:19Z"/>
        </w:rPr>
      </w:pPr>
      <w:del w:id="2054" w:author="Autor desconhecido" w:date="2024-06-13T15:36:19Z">
        <w:r>
          <w:rPr>
            <w:sz w:val="24"/>
            <w:szCs w:val="24"/>
          </w:rPr>
        </w:r>
      </w:del>
    </w:p>
    <w:p>
      <w:pPr>
        <w:pStyle w:val="Normal"/>
        <w:ind w:firstLine="850" w:left="0" w:right="0"/>
        <w:jc w:val="both"/>
        <w:rPr>
          <w:rFonts w:ascii="Liberation Serif" w:hAnsi="Liberation Serif"/>
          <w:sz w:val="24"/>
          <w:szCs w:val="24"/>
          <w:del w:id="2057" w:author="Autor desconhecido" w:date="2024-06-13T15:36:19Z"/>
        </w:rPr>
      </w:pPr>
      <w:del w:id="2056" w:author="Autor desconhecido" w:date="2024-06-13T15:36:19Z">
        <w:r>
          <w:rPr>
            <w:sz w:val="24"/>
            <w:szCs w:val="24"/>
          </w:rPr>
        </w:r>
      </w:del>
    </w:p>
    <w:p>
      <w:pPr>
        <w:pStyle w:val="Normal"/>
        <w:ind w:firstLine="850" w:left="0" w:right="0"/>
        <w:jc w:val="both"/>
        <w:rPr>
          <w:rFonts w:ascii="Liberation Serif" w:hAnsi="Liberation Serif"/>
          <w:sz w:val="24"/>
          <w:szCs w:val="24"/>
          <w:del w:id="2059" w:author="Autor desconhecido" w:date="2024-06-13T15:36:19Z"/>
        </w:rPr>
      </w:pPr>
      <w:del w:id="2058" w:author="Autor desconhecido" w:date="2024-06-13T15:36:19Z">
        <w:r>
          <w:rPr>
            <w:sz w:val="24"/>
            <w:szCs w:val="24"/>
          </w:rPr>
        </w:r>
      </w:del>
    </w:p>
    <w:p>
      <w:pPr>
        <w:pStyle w:val="Normal"/>
        <w:ind w:firstLine="850" w:left="0" w:right="0"/>
        <w:jc w:val="both"/>
        <w:rPr>
          <w:rFonts w:ascii="Liberation Serif" w:hAnsi="Liberation Serif"/>
          <w:sz w:val="24"/>
          <w:szCs w:val="24"/>
          <w:del w:id="2061" w:author="Autor desconhecido" w:date="2024-06-13T15:36:19Z"/>
        </w:rPr>
      </w:pPr>
      <w:del w:id="2060" w:author="Autor desconhecido" w:date="2024-06-13T15:36:19Z">
        <w:r>
          <w:rPr>
            <w:sz w:val="24"/>
            <w:szCs w:val="24"/>
          </w:rPr>
        </w:r>
      </w:del>
    </w:p>
    <w:p>
      <w:pPr>
        <w:pStyle w:val="Normal"/>
        <w:ind w:firstLine="850" w:left="0" w:right="0"/>
        <w:jc w:val="both"/>
        <w:rPr>
          <w:rFonts w:ascii="Liberation Serif" w:hAnsi="Liberation Serif"/>
          <w:sz w:val="24"/>
          <w:szCs w:val="24"/>
          <w:del w:id="2063" w:author="Autor desconhecido" w:date="2024-06-13T15:36:19Z"/>
        </w:rPr>
      </w:pPr>
      <w:del w:id="2062" w:author="Autor desconhecido" w:date="2024-06-13T15:36:19Z">
        <w:r>
          <w:rPr>
            <w:sz w:val="24"/>
            <w:szCs w:val="24"/>
          </w:rPr>
        </w:r>
      </w:del>
    </w:p>
    <w:p>
      <w:pPr>
        <w:pStyle w:val="Normal"/>
        <w:ind w:firstLine="850" w:left="0" w:right="0"/>
        <w:jc w:val="both"/>
        <w:rPr>
          <w:rFonts w:ascii="Liberation Serif" w:hAnsi="Liberation Serif"/>
          <w:sz w:val="24"/>
          <w:szCs w:val="24"/>
          <w:del w:id="2065" w:author="Autor desconhecido" w:date="2024-06-13T15:36:19Z"/>
        </w:rPr>
      </w:pPr>
      <w:del w:id="2064" w:author="Autor desconhecido" w:date="2024-06-13T15:36:19Z">
        <w:r>
          <w:rPr>
            <w:sz w:val="24"/>
            <w:szCs w:val="24"/>
          </w:rPr>
        </w:r>
      </w:del>
    </w:p>
    <w:p>
      <w:pPr>
        <w:pStyle w:val="Normal"/>
        <w:ind w:firstLine="850" w:left="0" w:right="0"/>
        <w:jc w:val="both"/>
        <w:rPr>
          <w:rFonts w:ascii="Liberation Serif" w:hAnsi="Liberation Serif"/>
          <w:sz w:val="24"/>
          <w:szCs w:val="24"/>
          <w:del w:id="2067" w:author="Autor desconhecido" w:date="2024-06-13T15:36:19Z"/>
        </w:rPr>
      </w:pPr>
      <w:del w:id="2066" w:author="Autor desconhecido" w:date="2024-06-13T15:36:19Z">
        <w:r>
          <w:rPr>
            <w:sz w:val="24"/>
            <w:szCs w:val="24"/>
          </w:rPr>
        </w:r>
      </w:del>
    </w:p>
    <w:p>
      <w:pPr>
        <w:pStyle w:val="Normal"/>
        <w:ind w:firstLine="850" w:left="0" w:right="0"/>
        <w:jc w:val="both"/>
        <w:rPr>
          <w:rFonts w:ascii="Liberation Serif" w:hAnsi="Liberation Serif"/>
          <w:sz w:val="24"/>
          <w:szCs w:val="24"/>
          <w:del w:id="2069" w:author="Autor desconhecido" w:date="2024-06-13T15:36:19Z"/>
        </w:rPr>
      </w:pPr>
      <w:del w:id="2068" w:author="Autor desconhecido" w:date="2024-06-13T15:36:19Z">
        <w:r>
          <w:rPr>
            <w:sz w:val="24"/>
            <w:szCs w:val="24"/>
          </w:rPr>
        </w:r>
      </w:del>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del w:id="2071" w:author="Autor desconhecido" w:date="2025-08-04T15:01:41Z"/>
        </w:rPr>
      </w:pPr>
      <w:del w:id="2070" w:author="Autor desconhecido" w:date="2025-08-04T15:01:41Z">
        <w:r>
          <w:rPr>
            <w:sz w:val="24"/>
            <w:szCs w:val="24"/>
          </w:rPr>
        </w:r>
      </w:del>
    </w:p>
    <w:p>
      <w:pPr>
        <w:pStyle w:val="Normal"/>
        <w:spacing w:before="0" w:after="0"/>
        <w:ind w:firstLine="850" w:left="0" w:right="0"/>
        <w:contextualSpacing/>
        <w:jc w:val="both"/>
        <w:rPr>
          <w:rFonts w:ascii="Liberation Serif" w:hAnsi="Liberation Serif"/>
          <w:sz w:val="24"/>
          <w:szCs w:val="24"/>
          <w:del w:id="2073" w:author="Autor desconhecido" w:date="2025-08-04T15:01:41Z"/>
        </w:rPr>
      </w:pPr>
      <w:del w:id="2072" w:author="Autor desconhecido" w:date="2025-08-04T15:01:41Z">
        <w:r>
          <w:rPr>
            <w:sz w:val="24"/>
            <w:szCs w:val="24"/>
          </w:rPr>
        </w:r>
      </w:del>
    </w:p>
    <w:p>
      <w:pPr>
        <w:pStyle w:val="Normal"/>
        <w:spacing w:before="0" w:after="0"/>
        <w:ind w:firstLine="850" w:left="0" w:right="0"/>
        <w:contextualSpacing/>
        <w:jc w:val="both"/>
        <w:rPr>
          <w:rFonts w:ascii="Liberation Serif" w:hAnsi="Liberation Serif"/>
          <w:sz w:val="24"/>
          <w:szCs w:val="24"/>
          <w:del w:id="2075" w:author="Autor desconhecido" w:date="2025-08-04T15:01:41Z"/>
        </w:rPr>
      </w:pPr>
      <w:del w:id="2074" w:author="Autor desconhecido" w:date="2025-08-04T15:01:41Z">
        <w:r>
          <w:rPr>
            <w:sz w:val="24"/>
            <w:szCs w:val="24"/>
          </w:rPr>
        </w:r>
      </w:del>
    </w:p>
    <w:p>
      <w:pPr>
        <w:pStyle w:val="Normal"/>
        <w:spacing w:before="0" w:after="0"/>
        <w:ind w:firstLine="850" w:left="0" w:right="0"/>
        <w:contextualSpacing/>
        <w:jc w:val="both"/>
        <w:rPr>
          <w:rFonts w:ascii="Liberation Serif" w:hAnsi="Liberation Serif"/>
          <w:sz w:val="24"/>
          <w:szCs w:val="24"/>
          <w:del w:id="2077" w:author="Autor desconhecido" w:date="2025-08-04T15:01:41Z"/>
        </w:rPr>
      </w:pPr>
      <w:del w:id="2076" w:author="Autor desconhecido" w:date="2025-08-04T15:01:41Z">
        <w:r>
          <w:rPr>
            <w:sz w:val="24"/>
            <w:szCs w:val="24"/>
          </w:rPr>
        </w:r>
      </w:del>
    </w:p>
    <w:p>
      <w:pPr>
        <w:pStyle w:val="Normal"/>
        <w:spacing w:before="0" w:after="0"/>
        <w:ind w:firstLine="850" w:left="0" w:right="0"/>
        <w:contextualSpacing/>
        <w:jc w:val="both"/>
        <w:rPr>
          <w:rFonts w:ascii="Liberation Serif" w:hAnsi="Liberation Serif"/>
          <w:sz w:val="24"/>
          <w:szCs w:val="24"/>
          <w:del w:id="2079" w:author="Autor desconhecido" w:date="2025-08-04T15:01:41Z"/>
        </w:rPr>
      </w:pPr>
      <w:del w:id="2078" w:author="Autor desconhecido" w:date="2025-08-04T15:01:41Z">
        <w:r>
          <w:rPr>
            <w:sz w:val="24"/>
            <w:szCs w:val="24"/>
          </w:rPr>
        </w:r>
      </w:del>
      <w:r>
        <w:br w:type="page"/>
      </w:r>
    </w:p>
    <w:p>
      <w:pPr>
        <w:pStyle w:val="Normal"/>
        <w:spacing w:before="0" w:after="0"/>
        <w:ind w:firstLine="680" w:left="0"/>
        <w:contextualSpacing/>
        <w:rPr/>
      </w:pPr>
      <w:bookmarkStart w:id="44" w:name="__RefHeading___Toc3471_2209441386"/>
      <w:bookmarkEnd w:id="44"/>
      <w:r>
        <w:rPr/>
        <w:t>Freios e Aceleradores do Desenvolvimento.</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t>No capítulo anterior, discorremos brevemente os distúrbios no ciclo comportamental e sua implicação no desenvolvimento humano.</w:t>
      </w:r>
    </w:p>
    <w:p>
      <w:pPr>
        <w:pStyle w:val="Normal"/>
        <w:spacing w:before="0" w:after="0"/>
        <w:ind w:firstLine="850" w:left="0" w:right="0"/>
        <w:contextualSpacing/>
        <w:jc w:val="both"/>
        <w:rPr>
          <w:rFonts w:ascii="Liberation Serif" w:hAnsi="Liberation Serif"/>
          <w:sz w:val="24"/>
          <w:szCs w:val="24"/>
        </w:rPr>
      </w:pPr>
      <w:r>
        <w:rPr>
          <w:sz w:val="24"/>
          <w:szCs w:val="24"/>
        </w:rPr>
        <w:t>Aqui vamos tratar de valores que resultam em processos aceleradores para o desenvolvimento humano</w:t>
      </w:r>
      <w:del w:id="2080" w:author="Autor desconhecido" w:date="2024-06-13T15:36:50Z">
        <w:r>
          <w:rPr>
            <w:sz w:val="24"/>
            <w:szCs w:val="24"/>
          </w:rPr>
          <w:delText>s</w:delText>
        </w:r>
      </w:del>
      <w:r>
        <w:rPr>
          <w:sz w:val="24"/>
          <w:szCs w:val="24"/>
        </w:rPr>
        <w:t xml:space="preserve"> </w:t>
      </w:r>
      <w:r>
        <w:rPr>
          <w:sz w:val="24"/>
          <w:szCs w:val="24"/>
          <w:shd w:fill="auto" w:val="clear"/>
        </w:rPr>
        <w:t>bem como de distúrbios</w:t>
      </w:r>
      <w:r>
        <w:rPr>
          <w:sz w:val="24"/>
          <w:szCs w:val="24"/>
        </w:rPr>
        <w:t xml:space="preserve"> que acabam por atravancá-lo. </w:t>
      </w:r>
    </w:p>
    <w:p>
      <w:pPr>
        <w:pStyle w:val="Normal"/>
        <w:spacing w:before="0" w:after="0"/>
        <w:ind w:firstLine="850" w:left="0" w:right="0"/>
        <w:contextualSpacing/>
        <w:jc w:val="both"/>
        <w:rPr>
          <w:rFonts w:ascii="Liberation Serif" w:hAnsi="Liberation Serif"/>
          <w:sz w:val="24"/>
          <w:szCs w:val="24"/>
        </w:rPr>
      </w:pPr>
      <w:r>
        <w:rPr>
          <w:sz w:val="24"/>
          <w:szCs w:val="24"/>
        </w:rPr>
        <w:t>Também abordamos</w:t>
      </w:r>
      <w:del w:id="2081" w:author="Autor desconhecido" w:date="2024-06-13T15:37:09Z">
        <w:r>
          <w:rPr>
            <w:sz w:val="24"/>
            <w:szCs w:val="24"/>
          </w:rPr>
          <w:delText>,</w:delText>
        </w:r>
      </w:del>
      <w:r>
        <w:rPr>
          <w:sz w:val="24"/>
          <w:szCs w:val="24"/>
        </w:rPr>
        <w:t xml:space="preserve"> </w:t>
      </w:r>
      <w:r>
        <w:rPr>
          <w:sz w:val="24"/>
          <w:szCs w:val="24"/>
        </w:rPr>
        <w:t>sucintamente</w:t>
      </w:r>
      <w:del w:id="2082" w:author="Autor desconhecido" w:date="2024-06-13T15:37:14Z">
        <w:r>
          <w:rPr>
            <w:sz w:val="24"/>
            <w:szCs w:val="24"/>
          </w:rPr>
          <w:delText>,</w:delText>
        </w:r>
      </w:del>
      <w:r>
        <w:rPr>
          <w:sz w:val="24"/>
          <w:szCs w:val="24"/>
        </w:rPr>
        <w:t xml:space="preserve"> algumas das doenças mais comuns relacionadas com aprendizado, que porém, de fato, </w:t>
      </w:r>
      <w:r>
        <w:rPr>
          <w:sz w:val="24"/>
          <w:szCs w:val="24"/>
        </w:rPr>
        <w:t xml:space="preserve">ao contrário </w:t>
      </w:r>
      <w:r>
        <w:rPr>
          <w:sz w:val="24"/>
          <w:szCs w:val="24"/>
        </w:rPr>
        <w:t xml:space="preserve">se mostram com papéis, </w:t>
      </w:r>
      <w:r>
        <w:rPr>
          <w:sz w:val="24"/>
          <w:szCs w:val="24"/>
        </w:rPr>
        <w:t>muito embora possam ser tidos a conta de efeitos expiatórios, e que são</w:t>
      </w:r>
      <w:del w:id="2083" w:author="Autor desconhecido" w:date="2024-06-13T15:37:40Z">
        <w:r>
          <w:rPr>
            <w:sz w:val="24"/>
            <w:szCs w:val="24"/>
          </w:rPr>
          <w:delText>,</w:delText>
        </w:r>
      </w:del>
      <w:r>
        <w:rPr>
          <w:sz w:val="24"/>
          <w:szCs w:val="24"/>
        </w:rPr>
        <w:t xml:space="preserve"> por isso mesmo, determinantes para solução de continuidade evolutiva do indivíduo.</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mc:AlternateContent>
          <mc:Choice Requires="wps">
            <w:drawing>
              <wp:anchor behindDoc="0" distT="0" distB="0" distL="0" distR="0" simplePos="0" locked="0" layoutInCell="1" allowOverlap="1" relativeHeight="19">
                <wp:simplePos x="0" y="0"/>
                <wp:positionH relativeFrom="column">
                  <wp:posOffset>873760</wp:posOffset>
                </wp:positionH>
                <wp:positionV relativeFrom="paragraph">
                  <wp:posOffset>118110</wp:posOffset>
                </wp:positionV>
                <wp:extent cx="3895725" cy="3199765"/>
                <wp:effectExtent l="1270" t="1270" r="0" b="0"/>
                <wp:wrapNone/>
                <wp:docPr id="85" name="CaixaDeTexto 2"/>
                <a:graphic xmlns:a="http://schemas.openxmlformats.org/drawingml/2006/main">
                  <a:graphicData uri="http://schemas.microsoft.com/office/word/2010/wordprocessingShape">
                    <wps:wsp>
                      <wps:cNvSpPr/>
                      <wps:spPr>
                        <a:xfrm>
                          <a:off x="0" y="0"/>
                          <a:ext cx="3895560" cy="3199680"/>
                        </a:xfrm>
                        <a:prstGeom prst="rect">
                          <a:avLst/>
                        </a:prstGeom>
                        <a:noFill/>
                        <a:ln w="0">
                          <a:solidFill>
                            <a:srgbClr val="ff0000"/>
                          </a:solidFill>
                        </a:ln>
                      </wps:spPr>
                      <wps:style>
                        <a:lnRef idx="0"/>
                        <a:fillRef idx="0"/>
                        <a:effectRef idx="0"/>
                        <a:fontRef idx="minor"/>
                      </wps:style>
                      <wps:txbx>
                        <w:txbxContent>
                          <w:p>
                            <w:pPr>
                              <w:overflowPunct w:val="true"/>
                              <w:bidi w:val="0"/>
                              <w:spacing w:before="0" w:after="0" w:lineRule="auto" w:line="240"/>
                              <w:ind w:left="0" w:right="0" w:hanging="0"/>
                              <w:jc w:val="left"/>
                              <w:rPr/>
                            </w:pPr>
                            <w:r>
                              <w:rPr>
                                <w:sz w:val="48"/>
                                <w:b/>
                                <w:u w:val="none"/>
                                <w:dstrike w:val="false"/>
                                <w:strike w:val="false"/>
                                <w:i w:val="false"/>
                                <w:outline w:val="false"/>
                                <w:shadow w:val="false"/>
                                <w:vertAlign w:val="baseline"/>
                                <w:position w:val="0"/>
                                <w:kern w:val="2"/>
                                <w:spacing w:val="0"/>
                                <w:szCs w:val="48"/>
                                <w:bCs/>
                                <w:iCs w:val="false"/>
                                <w:em w:val="none"/>
                                <w:emboss w:val="false"/>
                                <w:imprint w:val="false"/>
                                <w:smallCaps w:val="false"/>
                                <w:caps w:val="false"/>
                                <w:shd w:fill="auto" w:val="clear"/>
                                <w:rFonts w:ascii="Calibri" w:hAnsi="Calibri" w:eastAsia="Microsoft YaHei" w:cs="Mangal"/>
                                <w:color w:val="000000"/>
                                <w:lang w:val="pt-BR"/>
                              </w:rPr>
                              <w:t>Aceleradores:</w:t>
                            </w:r>
                          </w:p>
                          <w:p>
                            <w:pPr>
                              <w:overflowPunct w:val="true"/>
                              <w:bidi w:val="0"/>
                              <w:spacing w:before="0" w:after="0" w:lineRule="auto" w:line="240"/>
                              <w:ind w:left="0" w:right="0" w:hanging="0"/>
                              <w:jc w:val="lef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Relacionamento;</w:t>
                            </w:r>
                          </w:p>
                          <w:p>
                            <w:pPr>
                              <w:overflowPunct w:val="true"/>
                              <w:bidi w:val="0"/>
                              <w:spacing w:before="0" w:after="0" w:lineRule="auto" w:line="240"/>
                              <w:ind w:left="0" w:right="0" w:hanging="0"/>
                              <w:jc w:val="lef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Altruísmo / Solidariedade;</w:t>
                            </w:r>
                          </w:p>
                          <w:p>
                            <w:pPr>
                              <w:overflowPunct w:val="true"/>
                              <w:bidi w:val="0"/>
                              <w:spacing w:before="0" w:after="0" w:lineRule="auto" w:line="240"/>
                              <w:ind w:left="0" w:right="0" w:hanging="0"/>
                              <w:jc w:val="lef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Perdão; (caridade)</w:t>
                            </w:r>
                          </w:p>
                          <w:p>
                            <w:pPr>
                              <w:overflowPunct w:val="true"/>
                              <w:bidi w:val="0"/>
                              <w:spacing w:before="0" w:after="0" w:lineRule="auto" w:line="240"/>
                              <w:ind w:left="0" w:right="0" w:hanging="0"/>
                              <w:jc w:val="lef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Responsabilidade; (controle)</w:t>
                            </w:r>
                          </w:p>
                          <w:p>
                            <w:pPr>
                              <w:overflowPunct w:val="true"/>
                              <w:bidi w:val="0"/>
                              <w:spacing w:before="0" w:after="0" w:lineRule="auto" w:line="240"/>
                              <w:ind w:left="0" w:right="0" w:hanging="0"/>
                              <w:jc w:val="lef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Disciplina;</w:t>
                            </w:r>
                          </w:p>
                          <w:p>
                            <w:pPr>
                              <w:overflowPunct w:val="true"/>
                              <w:bidi w:val="0"/>
                              <w:spacing w:before="0" w:after="0" w:lineRule="auto" w:line="240"/>
                              <w:ind w:left="0" w:right="0" w:hanging="0"/>
                              <w:jc w:val="lef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Auto conhecimento; (vocação)</w:t>
                            </w:r>
                          </w:p>
                          <w:p>
                            <w:pPr>
                              <w:overflowPunct w:val="true"/>
                              <w:bidi w:val="0"/>
                              <w:spacing w:before="0" w:after="0" w:lineRule="auto" w:line="240"/>
                              <w:ind w:left="0" w:right="0" w:hanging="0"/>
                              <w:jc w:val="lef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Conhecimento; (verdade)</w:t>
                            </w:r>
                          </w:p>
                          <w:p>
                            <w:pPr>
                              <w:overflowPunct w:val="true"/>
                              <w:bidi w:val="0"/>
                              <w:spacing w:before="0" w:after="0" w:lineRule="auto" w:line="240"/>
                              <w:ind w:left="0" w:right="0" w:hanging="0"/>
                              <w:jc w:val="lef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Expressão; (arte)</w:t>
                            </w:r>
                          </w:p>
                          <w:p>
                            <w:pPr>
                              <w:overflowPunct w:val="true"/>
                              <w:bidi w:val="0"/>
                              <w:spacing w:before="0" w:after="0" w:lineRule="auto" w:line="240"/>
                              <w:ind w:left="0" w:right="0" w:hanging="0"/>
                              <w:jc w:val="lef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Objetivos/metas; (sonhos atingíveis)</w:t>
                            </w:r>
                          </w:p>
                          <w:p>
                            <w:pPr>
                              <w:overflowPunct w:val="true"/>
                              <w:bidi w:val="0"/>
                              <w:spacing w:before="0" w:after="0" w:lineRule="auto" w:line="240"/>
                              <w:ind w:left="0" w:right="0" w:hanging="0"/>
                              <w:jc w:val="lef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Vontade.</w:t>
                            </w:r>
                          </w:p>
                        </w:txbxContent>
                      </wps:txbx>
                      <wps:bodyPr lIns="90000" rIns="90000" tIns="45000" bIns="45000" anchor="t">
                        <a:spAutoFit/>
                      </wps:bodyPr>
                    </wps:wsp>
                  </a:graphicData>
                </a:graphic>
              </wp:anchor>
            </w:drawing>
          </mc:Choice>
          <mc:Fallback>
            <w:pict>
              <v:rect id="shape_0" ID="CaixaDeTexto 2" path="m0,0l-2147483645,0l-2147483645,-2147483646l0,-2147483646xe" stroked="t" o:allowincell="f" style="position:absolute;margin-left:68.8pt;margin-top:9.3pt;width:306.7pt;height:251.9pt;mso-wrap-style:square;v-text-anchor:top">
                <v:textbox>
                  <w:txbxContent>
                    <w:p>
                      <w:pPr>
                        <w:overflowPunct w:val="true"/>
                        <w:bidi w:val="0"/>
                        <w:spacing w:before="0" w:after="0" w:lineRule="auto" w:line="240"/>
                        <w:ind w:left="0" w:right="0" w:hanging="0"/>
                        <w:jc w:val="left"/>
                        <w:rPr/>
                      </w:pPr>
                      <w:r>
                        <w:rPr>
                          <w:sz w:val="48"/>
                          <w:b/>
                          <w:u w:val="none"/>
                          <w:dstrike w:val="false"/>
                          <w:strike w:val="false"/>
                          <w:i w:val="false"/>
                          <w:outline w:val="false"/>
                          <w:shadow w:val="false"/>
                          <w:vertAlign w:val="baseline"/>
                          <w:position w:val="0"/>
                          <w:kern w:val="2"/>
                          <w:spacing w:val="0"/>
                          <w:szCs w:val="48"/>
                          <w:bCs/>
                          <w:iCs w:val="false"/>
                          <w:em w:val="none"/>
                          <w:emboss w:val="false"/>
                          <w:imprint w:val="false"/>
                          <w:smallCaps w:val="false"/>
                          <w:caps w:val="false"/>
                          <w:shd w:fill="auto" w:val="clear"/>
                          <w:rFonts w:ascii="Calibri" w:hAnsi="Calibri" w:eastAsia="Microsoft YaHei" w:cs="Mangal"/>
                          <w:color w:val="000000"/>
                          <w:lang w:val="pt-BR"/>
                        </w:rPr>
                        <w:t>Aceleradores:</w:t>
                      </w:r>
                    </w:p>
                    <w:p>
                      <w:pPr>
                        <w:overflowPunct w:val="true"/>
                        <w:bidi w:val="0"/>
                        <w:spacing w:before="0" w:after="0" w:lineRule="auto" w:line="240"/>
                        <w:ind w:left="0" w:right="0" w:hanging="0"/>
                        <w:jc w:val="lef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Relacionamento;</w:t>
                      </w:r>
                    </w:p>
                    <w:p>
                      <w:pPr>
                        <w:overflowPunct w:val="true"/>
                        <w:bidi w:val="0"/>
                        <w:spacing w:before="0" w:after="0" w:lineRule="auto" w:line="240"/>
                        <w:ind w:left="0" w:right="0" w:hanging="0"/>
                        <w:jc w:val="lef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Altruísmo / Solidariedade;</w:t>
                      </w:r>
                    </w:p>
                    <w:p>
                      <w:pPr>
                        <w:overflowPunct w:val="true"/>
                        <w:bidi w:val="0"/>
                        <w:spacing w:before="0" w:after="0" w:lineRule="auto" w:line="240"/>
                        <w:ind w:left="0" w:right="0" w:hanging="0"/>
                        <w:jc w:val="lef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Perdão; (caridade)</w:t>
                      </w:r>
                    </w:p>
                    <w:p>
                      <w:pPr>
                        <w:overflowPunct w:val="true"/>
                        <w:bidi w:val="0"/>
                        <w:spacing w:before="0" w:after="0" w:lineRule="auto" w:line="240"/>
                        <w:ind w:left="0" w:right="0" w:hanging="0"/>
                        <w:jc w:val="lef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Responsabilidade; (controle)</w:t>
                      </w:r>
                    </w:p>
                    <w:p>
                      <w:pPr>
                        <w:overflowPunct w:val="true"/>
                        <w:bidi w:val="0"/>
                        <w:spacing w:before="0" w:after="0" w:lineRule="auto" w:line="240"/>
                        <w:ind w:left="0" w:right="0" w:hanging="0"/>
                        <w:jc w:val="lef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Disciplina;</w:t>
                      </w:r>
                    </w:p>
                    <w:p>
                      <w:pPr>
                        <w:overflowPunct w:val="true"/>
                        <w:bidi w:val="0"/>
                        <w:spacing w:before="0" w:after="0" w:lineRule="auto" w:line="240"/>
                        <w:ind w:left="0" w:right="0" w:hanging="0"/>
                        <w:jc w:val="lef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Auto conhecimento; (vocação)</w:t>
                      </w:r>
                    </w:p>
                    <w:p>
                      <w:pPr>
                        <w:overflowPunct w:val="true"/>
                        <w:bidi w:val="0"/>
                        <w:spacing w:before="0" w:after="0" w:lineRule="auto" w:line="240"/>
                        <w:ind w:left="0" w:right="0" w:hanging="0"/>
                        <w:jc w:val="lef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Conhecimento; (verdade)</w:t>
                      </w:r>
                    </w:p>
                    <w:p>
                      <w:pPr>
                        <w:overflowPunct w:val="true"/>
                        <w:bidi w:val="0"/>
                        <w:spacing w:before="0" w:after="0" w:lineRule="auto" w:line="240"/>
                        <w:ind w:left="0" w:right="0" w:hanging="0"/>
                        <w:jc w:val="lef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Expressão; (arte)</w:t>
                      </w:r>
                    </w:p>
                    <w:p>
                      <w:pPr>
                        <w:overflowPunct w:val="true"/>
                        <w:bidi w:val="0"/>
                        <w:spacing w:before="0" w:after="0" w:lineRule="auto" w:line="240"/>
                        <w:ind w:left="0" w:right="0" w:hanging="0"/>
                        <w:jc w:val="lef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Objetivos/metas; (sonhos atingíveis)</w:t>
                      </w:r>
                    </w:p>
                    <w:p>
                      <w:pPr>
                        <w:overflowPunct w:val="true"/>
                        <w:bidi w:val="0"/>
                        <w:spacing w:before="0" w:after="0" w:lineRule="auto" w:line="240"/>
                        <w:ind w:left="0" w:right="0" w:hanging="0"/>
                        <w:jc w:val="left"/>
                        <w:rPr/>
                      </w:pPr>
                      <w:r>
                        <w:rPr>
                          <w:sz w:val="36"/>
                          <w:b w:val="false"/>
                          <w:u w:val="none"/>
                          <w:dstrike w:val="false"/>
                          <w:strike w:val="false"/>
                          <w:i w:val="false"/>
                          <w:outline w:val="false"/>
                          <w:shadow w:val="false"/>
                          <w:vertAlign w:val="baseline"/>
                          <w:position w:val="0"/>
                          <w:kern w:val="2"/>
                          <w:spacing w:val="0"/>
                          <w:szCs w:val="36"/>
                          <w:bCs w:val="false"/>
                          <w:iCs w:val="false"/>
                          <w:em w:val="none"/>
                          <w:emboss w:val="false"/>
                          <w:imprint w:val="false"/>
                          <w:smallCaps w:val="false"/>
                          <w:caps w:val="false"/>
                          <w:shd w:fill="auto" w:val="clear"/>
                          <w:rFonts w:ascii="Calibri" w:hAnsi="Calibri" w:eastAsia="Microsoft YaHei" w:cs="Mangal"/>
                          <w:color w:val="000000"/>
                          <w:lang w:val="pt-BR"/>
                        </w:rPr>
                        <w:t>Vontade.</w:t>
                      </w:r>
                    </w:p>
                  </w:txbxContent>
                </v:textbox>
                <v:fill o:detectmouseclick="t" on="false"/>
                <v:stroke color="red" joinstyle="round" endcap="flat"/>
                <w10:wrap type="none"/>
              </v:rect>
            </w:pict>
          </mc:Fallback>
        </mc:AlternateConten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t xml:space="preserve">Figura </w:t>
      </w:r>
      <w:r>
        <w:rPr>
          <w:sz w:val="24"/>
          <w:szCs w:val="24"/>
        </w:rPr>
        <w:t>6</w:t>
      </w:r>
      <w:r>
        <w:rPr>
          <w:sz w:val="24"/>
          <w:szCs w:val="24"/>
        </w:rPr>
        <w:t>: aceleradores do desenvolvimento.</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Heading2"/>
        <w:spacing w:before="0" w:after="0"/>
        <w:ind w:firstLine="680" w:left="0"/>
        <w:contextualSpacing/>
        <w:rPr/>
      </w:pPr>
      <w:bookmarkStart w:id="45" w:name="__RefHeading___Toc3473_2209441386"/>
      <w:bookmarkEnd w:id="45"/>
      <w:r>
        <w:rPr>
          <w:b/>
          <w:bCs/>
        </w:rPr>
        <w:t>Relacionamento</w:t>
      </w:r>
      <w:r>
        <w:rPr/>
        <w:t>.</w:t>
      </w:r>
    </w:p>
    <w:p>
      <w:pPr>
        <w:pStyle w:val="Normal"/>
        <w:spacing w:before="0" w:after="0"/>
        <w:ind w:firstLine="850" w:left="0" w:right="0"/>
        <w:contextualSpacing/>
        <w:jc w:val="both"/>
        <w:rPr>
          <w:rFonts w:ascii="Liberation Serif" w:hAnsi="Liberation Serif"/>
          <w:sz w:val="24"/>
          <w:szCs w:val="24"/>
        </w:rPr>
      </w:pPr>
      <w:r>
        <w:rPr>
          <w:sz w:val="24"/>
          <w:szCs w:val="24"/>
        </w:rPr>
        <w:t>O relacionamento é de longe o maior alavancador para o desenvolvimento pessoal do ser humano.</w:t>
      </w:r>
    </w:p>
    <w:p>
      <w:pPr>
        <w:pStyle w:val="Normal"/>
        <w:spacing w:before="0" w:after="0"/>
        <w:ind w:firstLine="850" w:left="0" w:right="0"/>
        <w:contextualSpacing/>
        <w:jc w:val="both"/>
        <w:rPr>
          <w:rFonts w:ascii="Liberation Serif" w:hAnsi="Liberation Serif"/>
          <w:sz w:val="24"/>
          <w:szCs w:val="24"/>
        </w:rPr>
      </w:pPr>
      <w:r>
        <w:rPr>
          <w:sz w:val="24"/>
          <w:szCs w:val="24"/>
        </w:rPr>
        <w:t>Seres sociais que somos, possuímos no instinto a necessidade de nos relacionarmos em grupos por natureza.</w:t>
      </w:r>
    </w:p>
    <w:p>
      <w:pPr>
        <w:pStyle w:val="Normal"/>
        <w:spacing w:before="0" w:after="0"/>
        <w:ind w:firstLine="850" w:left="0" w:right="0"/>
        <w:contextualSpacing/>
        <w:jc w:val="both"/>
        <w:rPr>
          <w:rFonts w:ascii="Liberation Serif" w:hAnsi="Liberation Serif"/>
          <w:sz w:val="24"/>
          <w:szCs w:val="24"/>
        </w:rPr>
      </w:pPr>
      <w:r>
        <w:rPr>
          <w:sz w:val="24"/>
          <w:szCs w:val="24"/>
        </w:rPr>
        <w:t>Ainda que sejamos muitos semelhantes uns aos outros, somos, como já o dissemos mais acima, universos a parte em nossas individualidades, tendo nas diferenças individuais interpessoais um manancial infinito de oportunidades de conhecer o novo. A convivência “forçada” pelo instinto termina por nos levar a desenvolver a habilidade de amar, passando</w:t>
      </w:r>
      <w:del w:id="2084" w:author="Autor desconhecido" w:date="2024-06-13T15:38:13Z">
        <w:r>
          <w:rPr>
            <w:sz w:val="24"/>
            <w:szCs w:val="24"/>
          </w:rPr>
          <w:delText>,</w:delText>
        </w:r>
      </w:del>
      <w:r>
        <w:rPr>
          <w:sz w:val="24"/>
          <w:szCs w:val="24"/>
        </w:rPr>
        <w:t xml:space="preserve"> entretanto a meio caminho pelas experiências de quebras de arestas pela solução de conflitos, desenvolvimento da tolerância, prática do perdão, solidariedade e compartilhamento de recursos, entre outros. </w:t>
      </w:r>
      <w:r>
        <w:rPr>
          <w:sz w:val="24"/>
          <w:szCs w:val="24"/>
        </w:rPr>
        <w:t>Além disso essa experimentação leva também à transformação do orgulho e do ego</w:t>
      </w:r>
      <w:del w:id="2085" w:author="Autor desconhecido" w:date="2024-06-13T15:38:29Z">
        <w:r>
          <w:rPr>
            <w:sz w:val="24"/>
            <w:szCs w:val="24"/>
          </w:rPr>
          <w:delText>i</w:delText>
        </w:r>
      </w:del>
      <w:ins w:id="2086" w:author="Autor desconhecido" w:date="2024-06-13T15:38:29Z">
        <w:r>
          <w:rPr>
            <w:sz w:val="24"/>
            <w:szCs w:val="24"/>
          </w:rPr>
          <w:t>í</w:t>
        </w:r>
      </w:ins>
      <w:r>
        <w:rPr>
          <w:sz w:val="24"/>
          <w:szCs w:val="24"/>
        </w:rPr>
        <w:t xml:space="preserve">smo em altruísmo. </w:t>
      </w:r>
      <w:r>
        <w:rPr>
          <w:sz w:val="24"/>
          <w:szCs w:val="24"/>
        </w:rPr>
        <w:t xml:space="preserve">Essas habilidades e valores, são substanciais para a promoção e aceleração do processo de desenvolvimento. </w:t>
      </w:r>
    </w:p>
    <w:p>
      <w:pPr>
        <w:pStyle w:val="Normal"/>
        <w:spacing w:before="0" w:after="0"/>
        <w:ind w:firstLine="850" w:left="0" w:right="0"/>
        <w:contextualSpacing/>
        <w:jc w:val="both"/>
        <w:rPr>
          <w:rFonts w:ascii="Liberation Serif" w:hAnsi="Liberation Serif"/>
          <w:sz w:val="24"/>
          <w:szCs w:val="24"/>
        </w:rPr>
      </w:pPr>
      <w:r>
        <w:rPr>
          <w:sz w:val="24"/>
          <w:szCs w:val="24"/>
        </w:rPr>
        <w:t xml:space="preserve">Não é atoa que Jesus asseverou: Fora da caridade não há salvação. A Caridade é a </w:t>
      </w:r>
      <w:r>
        <w:rPr>
          <w:sz w:val="24"/>
          <w:szCs w:val="24"/>
        </w:rPr>
        <w:t>ferramenta para desenvolver a</w:t>
      </w:r>
      <w:r>
        <w:rPr>
          <w:sz w:val="24"/>
          <w:szCs w:val="24"/>
        </w:rPr>
        <w:t xml:space="preserve"> manifestação mais requintada do altruísmo praticado por elemento primoroso nos processos de relacionamentos interpessoais.</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Heading2"/>
        <w:spacing w:before="0" w:after="0"/>
        <w:ind w:firstLine="680" w:left="0"/>
        <w:contextualSpacing/>
        <w:rPr/>
      </w:pPr>
      <w:bookmarkStart w:id="46" w:name="__RefHeading___Toc3475_2209441386"/>
      <w:bookmarkEnd w:id="46"/>
      <w:r>
        <w:rPr/>
        <w:t>Altruísmo e Solidariedade.</w:t>
      </w:r>
    </w:p>
    <w:p>
      <w:pPr>
        <w:pStyle w:val="Normal"/>
        <w:spacing w:before="0" w:after="0"/>
        <w:ind w:firstLine="850" w:left="0" w:right="0"/>
        <w:contextualSpacing/>
        <w:jc w:val="both"/>
        <w:rPr>
          <w:rFonts w:ascii="Liberation Serif" w:hAnsi="Liberation Serif"/>
          <w:sz w:val="24"/>
          <w:szCs w:val="24"/>
        </w:rPr>
      </w:pPr>
      <w:r>
        <w:rPr>
          <w:sz w:val="24"/>
          <w:szCs w:val="24"/>
        </w:rPr>
        <w:t>Tenho sempre dito que o maior objetivo do Homem na Terra é aprender a conviver. O ser humano é sociável e interdependente por natureza. Querer viver sozinho talvez seja antes um distúrbio que uma vontade.</w:t>
      </w:r>
    </w:p>
    <w:p>
      <w:pPr>
        <w:pStyle w:val="Normal"/>
        <w:spacing w:before="0" w:after="0"/>
        <w:ind w:firstLine="850" w:left="0" w:right="0"/>
        <w:contextualSpacing/>
        <w:jc w:val="both"/>
        <w:rPr>
          <w:rFonts w:ascii="Liberation Serif" w:hAnsi="Liberation Serif"/>
          <w:sz w:val="24"/>
          <w:szCs w:val="24"/>
        </w:rPr>
      </w:pPr>
      <w:r>
        <w:rPr>
          <w:sz w:val="24"/>
          <w:szCs w:val="24"/>
        </w:rPr>
        <w:t>Aprendemos muito mais a partir do convívio com outras pessoas do que por qualquer outra maneira. Tanto que uma</w:t>
      </w:r>
      <w:del w:id="2087" w:author="Autor desconhecido" w:date="2024-06-13T15:39:40Z">
        <w:r>
          <w:rPr>
            <w:sz w:val="24"/>
            <w:szCs w:val="24"/>
          </w:rPr>
          <w:delText>s</w:delText>
        </w:r>
      </w:del>
      <w:r>
        <w:rPr>
          <w:sz w:val="24"/>
          <w:szCs w:val="24"/>
        </w:rPr>
        <w:t xml:space="preserve"> das formas mais fáceis de aprender é por imitação.</w:t>
      </w:r>
    </w:p>
    <w:p>
      <w:pPr>
        <w:pStyle w:val="Normal"/>
        <w:spacing w:before="0" w:after="0"/>
        <w:ind w:firstLine="850" w:left="0" w:right="0"/>
        <w:contextualSpacing/>
        <w:jc w:val="both"/>
        <w:rPr>
          <w:rFonts w:ascii="Liberation Serif" w:hAnsi="Liberation Serif"/>
          <w:sz w:val="24"/>
          <w:szCs w:val="24"/>
        </w:rPr>
      </w:pPr>
      <w:r>
        <w:rPr>
          <w:sz w:val="24"/>
          <w:szCs w:val="24"/>
        </w:rPr>
        <w:t xml:space="preserve">Somos todos parecidos enquanto seres humanos, mas individualmente somos, cada um, um universo único </w:t>
      </w:r>
      <w:r>
        <w:rPr>
          <w:sz w:val="24"/>
          <w:szCs w:val="24"/>
        </w:rPr>
        <w:t xml:space="preserve">munidos </w:t>
      </w:r>
      <w:r>
        <w:rPr>
          <w:sz w:val="24"/>
          <w:szCs w:val="24"/>
        </w:rPr>
        <w:t xml:space="preserve">de infinitas possibilidades. </w:t>
      </w:r>
    </w:p>
    <w:p>
      <w:pPr>
        <w:pStyle w:val="Normal"/>
        <w:spacing w:before="0" w:after="0"/>
        <w:ind w:firstLine="850" w:left="0" w:right="0"/>
        <w:contextualSpacing/>
        <w:jc w:val="both"/>
        <w:rPr>
          <w:rFonts w:ascii="Liberation Serif" w:hAnsi="Liberation Serif"/>
          <w:sz w:val="24"/>
          <w:szCs w:val="24"/>
        </w:rPr>
      </w:pPr>
      <w:r>
        <w:rPr>
          <w:sz w:val="24"/>
          <w:szCs w:val="24"/>
        </w:rPr>
        <w:t>Exatamente porque somos diferentes, a convivência entre as diferenças de cada um, acabam por fornecer um manancial infinito de oportunidades de aprender algo novo todo dia.</w:t>
      </w:r>
    </w:p>
    <w:p>
      <w:pPr>
        <w:pStyle w:val="Normal"/>
        <w:spacing w:before="0" w:after="0"/>
        <w:ind w:firstLine="850" w:left="0" w:right="0"/>
        <w:contextualSpacing/>
        <w:jc w:val="both"/>
        <w:rPr>
          <w:rFonts w:ascii="Liberation Serif" w:hAnsi="Liberation Serif"/>
          <w:sz w:val="24"/>
          <w:szCs w:val="24"/>
        </w:rPr>
      </w:pPr>
      <w:r>
        <w:rPr>
          <w:sz w:val="24"/>
          <w:szCs w:val="24"/>
        </w:rPr>
        <w:t>Jesus atrela nossa salvação ao intercâmbio com nossos semelhantes, quando legisla “Amar a Deus sobre todas as coisas e ao próximo como a nós mesmos.”</w:t>
      </w:r>
    </w:p>
    <w:p>
      <w:pPr>
        <w:pStyle w:val="Normal"/>
        <w:spacing w:before="0" w:after="0"/>
        <w:ind w:firstLine="850" w:left="0" w:right="0"/>
        <w:contextualSpacing/>
        <w:jc w:val="both"/>
        <w:rPr>
          <w:rFonts w:ascii="Liberation Serif" w:hAnsi="Liberation Serif"/>
          <w:sz w:val="24"/>
          <w:szCs w:val="24"/>
        </w:rPr>
      </w:pPr>
      <w:r>
        <w:rPr>
          <w:b/>
          <w:bCs/>
          <w:sz w:val="24"/>
          <w:szCs w:val="24"/>
        </w:rPr>
        <w:t>Amar ao próximo como a nós mesmos</w:t>
      </w:r>
      <w:r>
        <w:rPr>
          <w:sz w:val="24"/>
          <w:szCs w:val="24"/>
        </w:rPr>
        <w:t>, implica</w:t>
      </w:r>
      <w:del w:id="2088" w:author="Autor desconhecido" w:date="2024-06-13T15:40:01Z">
        <w:r>
          <w:rPr>
            <w:sz w:val="24"/>
            <w:szCs w:val="24"/>
          </w:rPr>
          <w:delText>,</w:delText>
        </w:r>
      </w:del>
      <w:r>
        <w:rPr>
          <w:sz w:val="24"/>
          <w:szCs w:val="24"/>
        </w:rPr>
        <w:t xml:space="preserve"> necessariamente em convivermos uns com os outros, nesse processo de troca, cuja máxima expressão está na atitude de Amar.</w:t>
      </w:r>
    </w:p>
    <w:p>
      <w:pPr>
        <w:pStyle w:val="Normal"/>
        <w:spacing w:before="0" w:after="0"/>
        <w:ind w:firstLine="850" w:left="0" w:right="0"/>
        <w:contextualSpacing/>
        <w:jc w:val="both"/>
        <w:rPr>
          <w:rFonts w:ascii="Liberation Serif" w:hAnsi="Liberation Serif"/>
          <w:sz w:val="24"/>
          <w:szCs w:val="24"/>
        </w:rPr>
      </w:pPr>
      <w:r>
        <w:rPr>
          <w:sz w:val="24"/>
          <w:szCs w:val="24"/>
        </w:rPr>
        <w:t xml:space="preserve">Por essa postura altruísta, ensinamos pelo exemplo e aprendemos pela </w:t>
      </w:r>
      <w:r>
        <w:rPr>
          <w:sz w:val="24"/>
          <w:szCs w:val="24"/>
        </w:rPr>
        <w:t>con</w:t>
      </w:r>
      <w:r>
        <w:rPr>
          <w:sz w:val="24"/>
          <w:szCs w:val="24"/>
        </w:rPr>
        <w:t xml:space="preserve">vivência. Aprendemos </w:t>
      </w:r>
      <w:r>
        <w:rPr>
          <w:sz w:val="24"/>
          <w:szCs w:val="24"/>
        </w:rPr>
        <w:t>quando</w:t>
      </w:r>
      <w:r>
        <w:rPr>
          <w:sz w:val="24"/>
          <w:szCs w:val="24"/>
        </w:rPr>
        <w:t xml:space="preserve"> precisamos do perdão </w:t>
      </w:r>
      <w:r>
        <w:rPr>
          <w:sz w:val="24"/>
          <w:szCs w:val="24"/>
        </w:rPr>
        <w:t>e reparação</w:t>
      </w:r>
      <w:r>
        <w:rPr>
          <w:sz w:val="24"/>
          <w:szCs w:val="24"/>
        </w:rPr>
        <w:t xml:space="preserve"> por nossas faltas, aprendemos com os erros e bons exemplos dos outros. E essa é, de longe, a melhor </w:t>
      </w:r>
      <w:r>
        <w:rPr>
          <w:sz w:val="24"/>
          <w:szCs w:val="24"/>
        </w:rPr>
        <w:t>e mais eficiente</w:t>
      </w:r>
      <w:r>
        <w:rPr>
          <w:sz w:val="24"/>
          <w:szCs w:val="24"/>
        </w:rPr>
        <w:t xml:space="preserve"> forma de evoluir.</w:t>
      </w:r>
    </w:p>
    <w:p>
      <w:pPr>
        <w:pStyle w:val="Normal"/>
        <w:spacing w:before="0" w:after="0"/>
        <w:ind w:firstLine="850" w:left="0" w:right="0"/>
        <w:contextualSpacing/>
        <w:jc w:val="both"/>
        <w:rPr>
          <w:rFonts w:ascii="Liberation Serif" w:hAnsi="Liberation Serif"/>
          <w:sz w:val="24"/>
          <w:szCs w:val="24"/>
        </w:rPr>
      </w:pPr>
      <w:r>
        <w:rPr>
          <w:sz w:val="24"/>
          <w:szCs w:val="24"/>
        </w:rPr>
        <w:t>A prática da Caridade, em passagem por todas as suas etapas de desenvolvimento se apresenta como a ferramenta (indispensável segundo Jesus quando assevera que “</w:t>
      </w:r>
      <w:r>
        <w:rPr>
          <w:b/>
          <w:bCs/>
          <w:sz w:val="24"/>
          <w:szCs w:val="24"/>
        </w:rPr>
        <w:t>fora da caridade não há salvação</w:t>
      </w:r>
      <w:r>
        <w:rPr>
          <w:sz w:val="24"/>
          <w:szCs w:val="24"/>
        </w:rPr>
        <w:t xml:space="preserve">”) e portanto mais eficiente para o desenvolvimento do </w:t>
      </w:r>
      <w:r>
        <w:rPr>
          <w:b/>
          <w:bCs/>
          <w:sz w:val="24"/>
          <w:szCs w:val="24"/>
        </w:rPr>
        <w:t>Amor</w:t>
      </w:r>
      <w:r>
        <w:rPr>
          <w:sz w:val="24"/>
          <w:szCs w:val="24"/>
        </w:rPr>
        <w:t xml:space="preserve"> altruísta.</w:t>
      </w:r>
    </w:p>
    <w:p>
      <w:pPr>
        <w:pStyle w:val="Normal"/>
        <w:spacing w:before="0" w:after="0"/>
        <w:ind w:firstLine="850" w:left="0" w:right="0"/>
        <w:contextualSpacing/>
        <w:jc w:val="both"/>
        <w:rPr>
          <w:rFonts w:ascii="Liberation Serif" w:hAnsi="Liberation Serif"/>
          <w:sz w:val="24"/>
          <w:szCs w:val="24"/>
        </w:rPr>
      </w:pPr>
      <w:r>
        <w:rPr>
          <w:sz w:val="24"/>
          <w:szCs w:val="24"/>
        </w:rPr>
        <w:t>Altruísmo e caridade.</w:t>
      </w:r>
    </w:p>
    <w:p>
      <w:pPr>
        <w:pStyle w:val="Normal"/>
        <w:spacing w:before="0" w:after="0"/>
        <w:ind w:firstLine="850" w:left="0" w:right="0"/>
        <w:contextualSpacing/>
        <w:jc w:val="both"/>
        <w:rPr/>
      </w:pPr>
      <w:r>
        <w:rPr>
          <w:sz w:val="24"/>
          <w:szCs w:val="24"/>
        </w:rPr>
        <w:t>Altruísmo é p</w:t>
      </w:r>
      <w:r>
        <w:rPr/>
        <w:t xml:space="preserve">alavra percebida muitas vezes como sinônimo de solidariedade, a palavra </w:t>
      </w:r>
      <w:r>
        <w:rPr>
          <w:rStyle w:val="Strong"/>
        </w:rPr>
        <w:t xml:space="preserve">altruísmo </w:t>
      </w:r>
      <w:r>
        <w:rPr/>
        <w:t>foi criada em 1830 pelo filósofo francês Augusto Comte para caracterizar o conjunto das disposições humanas (individuais e coletivas) que inclinam os seres humanos a dedicarem-se aos outros. Esse conceito opõe-se, portanto, ao egoísmo, que são as inclinações específica e exclusivamente individuais (pessoais ou coletivas).</w:t>
      </w:r>
    </w:p>
    <w:p>
      <w:pPr>
        <w:pStyle w:val="Normal"/>
        <w:spacing w:before="0" w:after="0"/>
        <w:ind w:firstLine="850" w:left="0" w:right="0"/>
        <w:contextualSpacing/>
        <w:jc w:val="both"/>
        <w:rPr/>
      </w:pPr>
      <w:r>
        <w:rPr/>
        <w:br/>
        <w:t xml:space="preserve">Além disso, o conceito do </w:t>
      </w:r>
      <w:r>
        <w:rPr>
          <w:rStyle w:val="Strong"/>
        </w:rPr>
        <w:t xml:space="preserve">altruísmo </w:t>
      </w:r>
      <w:r>
        <w:rPr/>
        <w:t xml:space="preserve">tem a importância filosófica de referir-se às disposições naturais do ser humano, indicando que o homem pode ser - e é - bom e generoso naturalmente, sem necessidade de intervenções sobrenaturais ou divinas. </w:t>
      </w:r>
    </w:p>
    <w:p>
      <w:pPr>
        <w:pStyle w:val="Normal"/>
        <w:spacing w:before="0" w:after="0"/>
        <w:ind w:firstLine="850" w:left="0" w:right="0"/>
        <w:contextualSpacing/>
        <w:jc w:val="both"/>
        <w:rPr/>
      </w:pPr>
      <w:r>
        <w:rPr/>
        <w:t>O termo caridade, em essência segundo Jesus, significa a mesma coisa que altruísmo conforme colocamos aqui. Entretanto, o termo caridade assume ao longo do tempo e diante de diferentes pontos de vistas políticos e filosóficos, significados diferentes disso, muitas vezes se referindo à doações filantrópicas e puramente materiais e políticas assistencialistas.</w:t>
      </w:r>
    </w:p>
    <w:p>
      <w:pPr>
        <w:pStyle w:val="Normal"/>
        <w:spacing w:before="0" w:after="0"/>
        <w:contextualSpacing/>
        <w:rPr/>
      </w:pPr>
      <w:r>
        <w:rPr/>
        <w:t xml:space="preserve">Politicamente, o poder público assumiu políticas de assistencialismo a partir da necessidade de solução paliativa para problemas de delinquência juvenil emergente, cujas causas eram atribuídas ao abandono e orfandade infantil, mais que por efeito da miséria social. A princípio, trabalhadas pelo incentivo à adoção por parte de famílias em ação conjunta entre governo e religião, que de um lado oferecia aportes financeiros de apoio, incentivos fiscais e dedução de impostos e por outro o apelo religioso, auferindo os benefícios divinos da prática da caridade de adoção ao se acolher um abandonado. Como essa iniciativa não se mostrou suficiente para atender a demanda, não tardaram as iniciativas de implantação de instituições de acolhimento na forma de orfanatos e outras formas asilares, que funcionavam mais como depósitos. Casas de misericórdia, roda dos expostos, entre outros, que de fato, por detrás das façanhas de marketing e propaganda política, encobriam um processo mais carcerário disfarçado de assistência, em ambientes insalubres e miseráveis, </w:t>
      </w:r>
      <w:del w:id="2089" w:author="Autor desconhecido" w:date="2024-06-13T15:41:21Z">
        <w:r>
          <w:rPr/>
          <w:delText>en</w:delText>
        </w:r>
      </w:del>
      <w:ins w:id="2090" w:author="Autor desconhecido" w:date="2024-06-13T15:41:21Z">
        <w:r>
          <w:rPr/>
          <w:t>a</w:t>
        </w:r>
      </w:ins>
      <w:r>
        <w:rPr/>
        <w:t xml:space="preserve">cobertando desvios financeiros e outras maracutaias políticas. O que de fato não resolvia nem o problema da criminalidade juvenil, pois que essas crianças ao alcançar certa idade, acabavam devolvidos aos antros de misérias sociais acrescidos de revolta e sentimentos de desprezo. Mais tarde, com a exposição descarada dessas posturas hipócritas, foi sendo necessário mudar a falácia através de projetos educacionais, formação profissional e colocação no mercado de trabalho e socialização, como </w:t>
      </w:r>
      <w:del w:id="2091" w:author="Autor desconhecido" w:date="2024-06-13T15:43:09Z">
        <w:r>
          <w:rPr/>
          <w:delText xml:space="preserve">sói </w:delText>
        </w:r>
      </w:del>
      <w:r>
        <w:rPr/>
        <w:t>acontece</w:t>
      </w:r>
      <w:del w:id="2092" w:author="Autor desconhecido" w:date="2024-06-13T15:43:13Z">
        <w:r>
          <w:rPr/>
          <w:delText>r</w:delText>
        </w:r>
      </w:del>
      <w:r>
        <w:rPr/>
        <w:t xml:space="preserve"> até hoje</w:t>
      </w:r>
      <w:del w:id="2093" w:author="Autor desconhecido" w:date="2024-06-13T15:43:21Z">
        <w:r>
          <w:rPr/>
          <w:delText>,</w:delText>
        </w:r>
      </w:del>
      <w:r>
        <w:rPr/>
        <w:t xml:space="preserve"> nos ambientes de creches e escolas com acolhimento em tempo integral. Assim</w:t>
      </w:r>
      <w:del w:id="2094" w:author="Autor desconhecido" w:date="2024-06-13T15:43:32Z">
        <w:r>
          <w:rPr/>
          <w:delText>,</w:delText>
        </w:r>
      </w:del>
      <w:r>
        <w:rPr/>
        <w:t xml:space="preserve"> f</w:t>
      </w:r>
      <w:r>
        <w:rPr/>
        <w:t xml:space="preserve">oram três as fases das políticas de assistência às crianças pobres, abandonadas e órfãs em nosso país: a primeira fase é de caráter caritativo, e chega a meados do século XIX; a segunda fase é de caráter filantrópico, presente até a década de 1960; e a última fase é denominada de caráter de Estado de Bem-Estar ou Estado Protetor, que se inicia a partir de 1960 e está presente até o momento. </w:t>
      </w:r>
      <w:r>
        <w:rPr/>
        <w:t>(34)</w:t>
      </w:r>
    </w:p>
    <w:p>
      <w:pPr>
        <w:pStyle w:val="Normal"/>
        <w:spacing w:before="0" w:after="0"/>
        <w:ind w:firstLine="850" w:left="0" w:right="0"/>
        <w:contextualSpacing/>
        <w:jc w:val="both"/>
        <w:rPr/>
      </w:pPr>
      <w:r>
        <w:rPr/>
        <w:t xml:space="preserve">Enquanto isso, as instituições filantrópicas e religiosas, exploram as práticas assistencialistas materiais como instrumento de aplicação da “caridade” por moeda de troca de benefícios divinos de uma forma geral, justificando doações aos movimentos que aproveitam, não raro para oportunar entrada de recursos para as despesas e financiamentos institucionais. É. Também utilizam para atender os necessitados, mormente os que se incorporem ao quadro de adeptos associados. </w:t>
      </w:r>
    </w:p>
    <w:p>
      <w:pPr>
        <w:pStyle w:val="Normal"/>
        <w:spacing w:before="0" w:after="0"/>
        <w:ind w:firstLine="850" w:left="0" w:right="0"/>
        <w:contextualSpacing/>
        <w:jc w:val="both"/>
        <w:rPr/>
      </w:pPr>
      <w:r>
        <w:rPr/>
        <w:t>Assim, o conceito de “caridade”, foi cada vez mais sendo associado à doações materiais. O que tem muito pouco a se justificarem no desenvolvimento da postura verdadeiramente altruísta.</w:t>
      </w:r>
    </w:p>
    <w:p>
      <w:pPr>
        <w:pStyle w:val="Normal"/>
        <w:spacing w:before="0" w:after="0"/>
        <w:ind w:firstLine="850" w:left="0" w:right="0"/>
        <w:contextualSpacing/>
        <w:jc w:val="both"/>
        <w:rPr/>
      </w:pPr>
      <w:r>
        <w:rPr/>
        <w:t>Parece difícil se desvencilhar dessa postura, cujos atos inconsequentes, muitas vezes resultam efeitos negativos mais que positivos, pela humilhação, fomento indireto à acomodação e ao coitadismo sociais na modalidade: Você faz de conta que precisa e eu faço de conta que estou te fazendo caridade, doando cestas básicas, roupas, sopa, etc. Isso acontece ainda em praticamente todos os movimentos filantrópicos e assistencialistas.</w:t>
      </w:r>
    </w:p>
    <w:p>
      <w:pPr>
        <w:pStyle w:val="Normal"/>
        <w:spacing w:before="0" w:after="0"/>
        <w:ind w:firstLine="850" w:left="0" w:right="0"/>
        <w:contextualSpacing/>
        <w:jc w:val="both"/>
        <w:rPr/>
      </w:pPr>
      <w:r>
        <w:rPr/>
        <w:t>Como vemos a ideia de “caridade” passa por fases antes de alcançar os verdeiros preceitos altruístas</w:t>
      </w:r>
      <w:del w:id="2095" w:author="Autor desconhecido" w:date="2024-06-13T15:44:15Z">
        <w:r>
          <w:rPr/>
          <w:delText>,</w:delText>
        </w:r>
      </w:del>
      <w:ins w:id="2096" w:author="Autor desconhecido" w:date="2024-06-13T15:44:15Z">
        <w:r>
          <w:rPr/>
          <w:t>.</w:t>
        </w:r>
      </w:ins>
      <w:r>
        <w:rPr/>
        <w:t xml:space="preserve"> </w:t>
      </w:r>
      <w:del w:id="2097" w:author="Autor desconhecido" w:date="2024-06-13T15:44:20Z">
        <w:r>
          <w:rPr/>
          <w:delText>p</w:delText>
        </w:r>
      </w:del>
      <w:ins w:id="2098" w:author="Autor desconhecido" w:date="2024-06-13T15:44:20Z">
        <w:r>
          <w:rPr/>
          <w:t>P</w:t>
        </w:r>
      </w:ins>
      <w:r>
        <w:rPr/>
        <w:t>assando pela caridade por interesses egoísticos, caridade de justificativa consciencial, caridade material, caridade para a salvação, caridade para pagar dívidas do passado, caridade para evolução, caridade desinteressada, caridade estado de espírito, caridade Amor.</w:t>
      </w:r>
    </w:p>
    <w:p>
      <w:pPr>
        <w:pStyle w:val="Normal"/>
        <w:spacing w:before="0" w:after="0"/>
        <w:ind w:firstLine="850" w:left="0" w:right="0"/>
        <w:contextualSpacing/>
        <w:jc w:val="both"/>
        <w:rPr/>
      </w:pPr>
      <w:r>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Heading2"/>
        <w:spacing w:before="0" w:after="0"/>
        <w:ind w:firstLine="680" w:left="0"/>
        <w:contextualSpacing/>
        <w:rPr/>
      </w:pPr>
      <w:bookmarkStart w:id="47" w:name="__RefHeading___Toc3477_2209441386"/>
      <w:bookmarkEnd w:id="47"/>
      <w:r>
        <w:rPr>
          <w:b/>
          <w:bCs/>
        </w:rPr>
        <w:t>Perdão</w:t>
      </w:r>
      <w:r>
        <w:rPr/>
        <w:t>.</w:t>
      </w:r>
    </w:p>
    <w:p>
      <w:pPr>
        <w:pStyle w:val="Normal"/>
        <w:spacing w:before="0" w:after="0"/>
        <w:ind w:firstLine="850" w:left="0" w:right="0"/>
        <w:contextualSpacing/>
        <w:jc w:val="both"/>
        <w:rPr>
          <w:rFonts w:ascii="Liberation Serif" w:hAnsi="Liberation Serif"/>
          <w:sz w:val="24"/>
          <w:szCs w:val="24"/>
        </w:rPr>
      </w:pPr>
      <w:r>
        <w:rPr>
          <w:sz w:val="24"/>
          <w:szCs w:val="24"/>
        </w:rPr>
        <w:t xml:space="preserve">Em seguida vem o </w:t>
      </w:r>
      <w:r>
        <w:rPr>
          <w:b/>
          <w:bCs/>
          <w:sz w:val="24"/>
          <w:szCs w:val="24"/>
        </w:rPr>
        <w:t>perdão</w:t>
      </w:r>
      <w:r>
        <w:rPr>
          <w:sz w:val="24"/>
          <w:szCs w:val="24"/>
        </w:rPr>
        <w:t xml:space="preserve">, não pelo ato de perdoar em si, mas pelas consequências inequívocas dos sentimentos </w:t>
      </w:r>
      <w:r>
        <w:rPr>
          <w:sz w:val="24"/>
          <w:szCs w:val="24"/>
        </w:rPr>
        <w:t>a ele antagônicos</w:t>
      </w:r>
      <w:r>
        <w:rPr>
          <w:sz w:val="24"/>
          <w:szCs w:val="24"/>
        </w:rPr>
        <w:t xml:space="preserve"> de </w:t>
      </w:r>
      <w:r>
        <w:rPr>
          <w:b/>
          <w:bCs/>
          <w:sz w:val="24"/>
          <w:szCs w:val="24"/>
        </w:rPr>
        <w:t>rancor, mágoa e ódio</w:t>
      </w:r>
      <w:r>
        <w:rPr>
          <w:sz w:val="24"/>
          <w:szCs w:val="24"/>
        </w:rPr>
        <w:t xml:space="preserve"> que se tornam verdadeiras amarras, atravancando a desenvoltura e liberdade dos envolvidos em contendas não resolvidas. Perdoar é antes importante para quem perdoa, </w:t>
      </w:r>
      <w:r>
        <w:rPr>
          <w:sz w:val="24"/>
          <w:szCs w:val="24"/>
        </w:rPr>
        <w:t>menos</w:t>
      </w:r>
      <w:r>
        <w:rPr>
          <w:sz w:val="24"/>
          <w:szCs w:val="24"/>
        </w:rPr>
        <w:t xml:space="preserve"> para quem é perdoado. Ao prejudicado ou ofensor nada mais pode ser </w:t>
      </w:r>
      <w:r>
        <w:rPr>
          <w:sz w:val="24"/>
          <w:szCs w:val="24"/>
        </w:rPr>
        <w:t xml:space="preserve">realmente </w:t>
      </w:r>
      <w:r>
        <w:rPr>
          <w:sz w:val="24"/>
          <w:szCs w:val="24"/>
        </w:rPr>
        <w:t xml:space="preserve">útil que não </w:t>
      </w:r>
      <w:r>
        <w:rPr>
          <w:sz w:val="24"/>
          <w:szCs w:val="24"/>
        </w:rPr>
        <w:t>seja</w:t>
      </w:r>
      <w:r>
        <w:rPr>
          <w:sz w:val="24"/>
          <w:szCs w:val="24"/>
        </w:rPr>
        <w:t xml:space="preserve"> o reparo dos erros cometidos.</w:t>
      </w:r>
    </w:p>
    <w:p>
      <w:pPr>
        <w:pStyle w:val="BodyText"/>
        <w:spacing w:before="0" w:after="0"/>
        <w:ind w:firstLine="850" w:left="0" w:right="0"/>
        <w:contextualSpacing/>
        <w:jc w:val="both"/>
        <w:rPr>
          <w:rFonts w:ascii="Liberation Serif" w:hAnsi="Liberation Serif"/>
          <w:i/>
          <w:i/>
          <w:iCs/>
          <w:sz w:val="24"/>
          <w:szCs w:val="24"/>
        </w:rPr>
      </w:pPr>
      <w:r>
        <w:rPr>
          <w:i/>
          <w:iCs/>
          <w:sz w:val="24"/>
          <w:szCs w:val="24"/>
        </w:rPr>
        <w:t xml:space="preserve">Perdão é uma palavra que vem do latim "perdonare", que significa </w:t>
      </w:r>
      <w:r>
        <w:rPr>
          <w:b/>
          <w:bCs/>
          <w:i/>
          <w:iCs/>
          <w:sz w:val="24"/>
          <w:szCs w:val="24"/>
        </w:rPr>
        <w:t>conceder</w:t>
      </w:r>
      <w:r>
        <w:rPr>
          <w:i/>
          <w:iCs/>
          <w:sz w:val="24"/>
          <w:szCs w:val="24"/>
        </w:rPr>
        <w:t xml:space="preserve"> </w:t>
      </w:r>
      <w:r>
        <w:rPr>
          <w:b/>
          <w:bCs/>
          <w:i/>
          <w:iCs/>
          <w:sz w:val="24"/>
          <w:szCs w:val="24"/>
        </w:rPr>
        <w:t>gratuitamente</w:t>
      </w:r>
      <w:r>
        <w:rPr>
          <w:i/>
          <w:iCs/>
          <w:sz w:val="24"/>
          <w:szCs w:val="24"/>
        </w:rPr>
        <w:t>, perdoar, “</w:t>
      </w:r>
      <w:r>
        <w:rPr>
          <w:b/>
          <w:bCs/>
          <w:i/>
          <w:iCs/>
          <w:sz w:val="24"/>
          <w:szCs w:val="24"/>
        </w:rPr>
        <w:t>dar</w:t>
      </w:r>
      <w:r>
        <w:rPr>
          <w:i/>
          <w:iCs/>
          <w:sz w:val="24"/>
          <w:szCs w:val="24"/>
        </w:rPr>
        <w:t xml:space="preserve"> </w:t>
      </w:r>
      <w:r>
        <w:rPr>
          <w:b/>
          <w:bCs/>
          <w:i/>
          <w:iCs/>
          <w:sz w:val="24"/>
          <w:szCs w:val="24"/>
        </w:rPr>
        <w:t>de</w:t>
      </w:r>
      <w:r>
        <w:rPr>
          <w:i/>
          <w:iCs/>
          <w:sz w:val="24"/>
          <w:szCs w:val="24"/>
        </w:rPr>
        <w:t xml:space="preserve"> </w:t>
      </w:r>
      <w:r>
        <w:rPr>
          <w:b/>
          <w:bCs/>
          <w:i/>
          <w:iCs/>
          <w:sz w:val="24"/>
          <w:szCs w:val="24"/>
        </w:rPr>
        <w:t>graça</w:t>
      </w:r>
      <w:r>
        <w:rPr>
          <w:b w:val="false"/>
          <w:bCs w:val="false"/>
          <w:i/>
          <w:iCs/>
          <w:sz w:val="24"/>
          <w:szCs w:val="24"/>
        </w:rPr>
        <w:t>”</w:t>
      </w:r>
      <w:r>
        <w:rPr>
          <w:i/>
          <w:iCs/>
          <w:sz w:val="24"/>
          <w:szCs w:val="24"/>
        </w:rPr>
        <w:t xml:space="preserve">. Na língua portuguesa, o termo "perdão" é utilizado para expressar a </w:t>
      </w:r>
      <w:r>
        <w:rPr>
          <w:b/>
          <w:bCs/>
          <w:i/>
          <w:iCs/>
          <w:sz w:val="24"/>
          <w:szCs w:val="24"/>
        </w:rPr>
        <w:t>ação</w:t>
      </w:r>
      <w:r>
        <w:rPr>
          <w:i/>
          <w:iCs/>
          <w:sz w:val="24"/>
          <w:szCs w:val="24"/>
        </w:rPr>
        <w:t xml:space="preserve"> de perdoar, ou seja, de </w:t>
      </w:r>
      <w:r>
        <w:rPr>
          <w:b/>
          <w:bCs/>
          <w:i/>
          <w:iCs/>
          <w:sz w:val="24"/>
          <w:szCs w:val="24"/>
        </w:rPr>
        <w:t>liberar</w:t>
      </w:r>
      <w:r>
        <w:rPr>
          <w:i/>
          <w:iCs/>
          <w:sz w:val="24"/>
          <w:szCs w:val="24"/>
        </w:rPr>
        <w:t xml:space="preserve"> alguém da culpa por um erro ou ofensa cometida. O perdão envolve um processo emocional e psicológico no qual a pessoa que foi prejudicada decide liberar o ressentimento ou vingança que poderia ter em relação ao ofensor, mesmo que este não peça desculpas ou reconheça seu erro.</w:t>
      </w:r>
    </w:p>
    <w:p>
      <w:pPr>
        <w:pStyle w:val="BodyText"/>
        <w:spacing w:lineRule="auto" w:line="276" w:before="0" w:after="0"/>
        <w:ind w:firstLine="737" w:left="0" w:right="0"/>
        <w:contextualSpacing/>
        <w:jc w:val="both"/>
        <w:rPr/>
      </w:pPr>
      <w:r>
        <w:rPr>
          <w:i/>
          <w:iCs/>
        </w:rPr>
        <w:t xml:space="preserve">O significado de perdão também pode ser ampliado para incluir a ideia de </w:t>
      </w:r>
      <w:r>
        <w:rPr>
          <w:b/>
          <w:bCs/>
          <w:i/>
          <w:iCs/>
        </w:rPr>
        <w:t>compaixão</w:t>
      </w:r>
      <w:r>
        <w:rPr>
          <w:i/>
          <w:iCs/>
        </w:rPr>
        <w:t xml:space="preserve"> e </w:t>
      </w:r>
      <w:r>
        <w:rPr>
          <w:b/>
          <w:bCs/>
          <w:i/>
          <w:iCs/>
        </w:rPr>
        <w:t>misericórdia</w:t>
      </w:r>
      <w:r>
        <w:rPr>
          <w:i/>
          <w:iCs/>
        </w:rPr>
        <w:t xml:space="preserve">, elementos essenciais em muitas tradições religiosas e filosóficas. Perdoar não significa necessariamente esquecer o ocorrido ou restabelecer uma relação como se nada tivesse acontecido, mas sim </w:t>
      </w:r>
      <w:r>
        <w:rPr>
          <w:b/>
          <w:bCs/>
          <w:i/>
          <w:iCs/>
        </w:rPr>
        <w:t>superar</w:t>
      </w:r>
      <w:r>
        <w:rPr>
          <w:i/>
          <w:iCs/>
        </w:rPr>
        <w:t xml:space="preserve"> </w:t>
      </w:r>
      <w:r>
        <w:rPr>
          <w:b/>
          <w:bCs/>
          <w:i/>
          <w:iCs/>
        </w:rPr>
        <w:t xml:space="preserve">o sentimento de raiva ou mágoa </w:t>
      </w:r>
      <w:r>
        <w:rPr>
          <w:i/>
          <w:iCs/>
        </w:rPr>
        <w:t>para poder seguir em frente. O perdão pode ser benéfico não apenas para quem recebe, mas também para quem perdoa, contribuindo para a saúde emocional e psicológica.</w:t>
      </w:r>
      <w:r>
        <w:rPr>
          <w:rStyle w:val="FootnoteReference"/>
          <w:sz w:val="24"/>
          <w:szCs w:val="24"/>
        </w:rPr>
        <w:footnoteReference w:id="23"/>
      </w:r>
    </w:p>
    <w:p>
      <w:pPr>
        <w:pStyle w:val="BodyText"/>
        <w:spacing w:before="0" w:after="0"/>
        <w:ind w:firstLine="850" w:left="0" w:right="0"/>
        <w:contextualSpacing/>
        <w:jc w:val="both"/>
        <w:rPr>
          <w:rFonts w:ascii="Liberation Serif" w:hAnsi="Liberation Serif"/>
          <w:i/>
          <w:i/>
          <w:iCs/>
          <w:sz w:val="24"/>
          <w:szCs w:val="24"/>
        </w:rPr>
      </w:pPr>
      <w:r>
        <w:rPr>
          <w:i/>
          <w:iCs/>
          <w:sz w:val="24"/>
          <w:szCs w:val="24"/>
        </w:rPr>
        <w:t>O conceito de perdão é abordado de maneiras distintas em diferentes culturas, refletindo a diversidade de crenças, valores e práticas sociais ao redor do mundo.</w:t>
      </w:r>
    </w:p>
    <w:p>
      <w:pPr>
        <w:pStyle w:val="BodyText"/>
        <w:spacing w:lineRule="auto" w:line="276" w:before="0" w:after="0"/>
        <w:ind w:firstLine="737" w:left="0" w:right="0"/>
        <w:contextualSpacing/>
        <w:jc w:val="both"/>
        <w:rPr>
          <w:rFonts w:ascii="Liberation Serif" w:hAnsi="Liberation Serif"/>
          <w:i/>
          <w:i/>
          <w:iCs/>
          <w:sz w:val="24"/>
          <w:szCs w:val="24"/>
        </w:rPr>
      </w:pPr>
      <w:r>
        <w:rPr>
          <w:i/>
          <w:iCs/>
          <w:sz w:val="24"/>
          <w:szCs w:val="24"/>
        </w:rPr>
        <w:t xml:space="preserve">Na cultura ocidental, influenciada pelo cristianismo, o perdão é frequentemente associado à ideia de misericórdia e redenção. Ensina-se que perdoar é um </w:t>
      </w:r>
      <w:r>
        <w:rPr>
          <w:b/>
          <w:bCs/>
          <w:i/>
          <w:iCs/>
          <w:sz w:val="24"/>
          <w:szCs w:val="24"/>
        </w:rPr>
        <w:t>ato de compaixão e amor</w:t>
      </w:r>
      <w:r>
        <w:rPr>
          <w:i/>
          <w:iCs/>
          <w:sz w:val="24"/>
          <w:szCs w:val="24"/>
        </w:rPr>
        <w:t xml:space="preserve"> ao próximo, sendo considerado uma virtude que liberta tanto o ofensor quanto o ofendido de sentimentos negativos.</w:t>
      </w:r>
    </w:p>
    <w:p>
      <w:pPr>
        <w:pStyle w:val="BodyText"/>
        <w:spacing w:lineRule="auto" w:line="276" w:before="0" w:after="0"/>
        <w:ind w:firstLine="737" w:left="0" w:right="0"/>
        <w:contextualSpacing/>
        <w:jc w:val="both"/>
        <w:rPr>
          <w:rFonts w:ascii="Liberation Serif" w:hAnsi="Liberation Serif"/>
          <w:i/>
          <w:i/>
          <w:iCs/>
          <w:sz w:val="24"/>
          <w:szCs w:val="24"/>
        </w:rPr>
      </w:pPr>
      <w:r>
        <w:rPr>
          <w:i/>
          <w:iCs/>
          <w:sz w:val="24"/>
          <w:szCs w:val="24"/>
        </w:rPr>
        <w:t xml:space="preserve">Nas tradições budistas, o perdão é visto como um caminho para a </w:t>
      </w:r>
      <w:r>
        <w:rPr>
          <w:b/>
          <w:bCs/>
          <w:i/>
          <w:iCs/>
          <w:sz w:val="24"/>
          <w:szCs w:val="24"/>
        </w:rPr>
        <w:t>libertação do sofrimento</w:t>
      </w:r>
      <w:r>
        <w:rPr>
          <w:i/>
          <w:iCs/>
          <w:sz w:val="24"/>
          <w:szCs w:val="24"/>
        </w:rPr>
        <w:t>. A prática do perdão é encorajada como meio de superar a raiva e o ressentimento, promovendo a paz interior e a harmonia com os outros.</w:t>
      </w:r>
    </w:p>
    <w:p>
      <w:pPr>
        <w:pStyle w:val="BodyText"/>
        <w:spacing w:lineRule="auto" w:line="276" w:before="0" w:after="0"/>
        <w:ind w:firstLine="680" w:left="0" w:right="0"/>
        <w:contextualSpacing/>
        <w:jc w:val="both"/>
        <w:rPr>
          <w:rFonts w:ascii="Liberation Serif" w:hAnsi="Liberation Serif"/>
          <w:i/>
          <w:i/>
          <w:iCs/>
          <w:sz w:val="24"/>
          <w:szCs w:val="24"/>
        </w:rPr>
      </w:pPr>
      <w:r>
        <w:rPr>
          <w:i/>
          <w:iCs/>
          <w:sz w:val="24"/>
          <w:szCs w:val="24"/>
        </w:rPr>
        <w:t xml:space="preserve">Na cultura islâmica, o perdão (conhecido como "afw" em árabe) é altamente valorizado. O Alcorão incentiva os muçulmanos a perdoar e esquecer as ofensas como uma forma de </w:t>
      </w:r>
      <w:r>
        <w:rPr>
          <w:b/>
          <w:bCs/>
          <w:i/>
          <w:iCs/>
          <w:sz w:val="24"/>
          <w:szCs w:val="24"/>
        </w:rPr>
        <w:t>purificação</w:t>
      </w:r>
      <w:r>
        <w:rPr>
          <w:i/>
          <w:iCs/>
          <w:sz w:val="24"/>
          <w:szCs w:val="24"/>
        </w:rPr>
        <w:t xml:space="preserve"> </w:t>
      </w:r>
      <w:r>
        <w:rPr>
          <w:b/>
          <w:bCs/>
          <w:i/>
          <w:iCs/>
          <w:sz w:val="24"/>
          <w:szCs w:val="24"/>
        </w:rPr>
        <w:t>espiritual</w:t>
      </w:r>
      <w:r>
        <w:rPr>
          <w:i/>
          <w:iCs/>
          <w:sz w:val="24"/>
          <w:szCs w:val="24"/>
        </w:rPr>
        <w:t xml:space="preserve"> e aproximação de Deus.</w:t>
      </w:r>
    </w:p>
    <w:p>
      <w:pPr>
        <w:pStyle w:val="BodyText"/>
        <w:spacing w:lineRule="auto" w:line="276" w:before="0" w:after="0"/>
        <w:ind w:firstLine="737" w:left="0" w:right="0"/>
        <w:contextualSpacing/>
        <w:jc w:val="both"/>
        <w:rPr>
          <w:rFonts w:ascii="Liberation Serif" w:hAnsi="Liberation Serif"/>
          <w:i/>
          <w:i/>
          <w:iCs/>
          <w:sz w:val="24"/>
          <w:szCs w:val="24"/>
        </w:rPr>
      </w:pPr>
      <w:r>
        <w:rPr>
          <w:i/>
          <w:iCs/>
          <w:sz w:val="24"/>
          <w:szCs w:val="24"/>
        </w:rPr>
        <w:t xml:space="preserve">Em muitas culturas indígenas, o perdão está intrinsecamente ligado à </w:t>
      </w:r>
      <w:r>
        <w:rPr>
          <w:b/>
          <w:bCs/>
          <w:i/>
          <w:iCs/>
          <w:sz w:val="24"/>
          <w:szCs w:val="24"/>
        </w:rPr>
        <w:t>restauração da harmonia e equilíbrio</w:t>
      </w:r>
      <w:r>
        <w:rPr>
          <w:i/>
          <w:iCs/>
          <w:sz w:val="24"/>
          <w:szCs w:val="24"/>
        </w:rPr>
        <w:t xml:space="preserve"> dentro da comunidade. Práticas de justiça restaurativa são comuns, onde o foco está em reparar o dano causado e restaurar as relações, em vez de punir o ofensor.</w:t>
      </w:r>
    </w:p>
    <w:p>
      <w:pPr>
        <w:pStyle w:val="BodyText"/>
        <w:spacing w:lineRule="auto" w:line="276" w:before="0" w:after="0"/>
        <w:ind w:firstLine="680" w:left="0" w:right="0"/>
        <w:contextualSpacing/>
        <w:jc w:val="both"/>
        <w:rPr>
          <w:rFonts w:ascii="Liberation Serif" w:hAnsi="Liberation Serif"/>
          <w:sz w:val="24"/>
          <w:szCs w:val="24"/>
        </w:rPr>
      </w:pPr>
      <w:r>
        <w:rPr>
          <w:i/>
          <w:iCs/>
          <w:sz w:val="24"/>
          <w:szCs w:val="24"/>
        </w:rPr>
        <w:t>Cada cultura oferece uma perspectiva única sobre o perdão, refletindo suas tradições espirituais e sociais. Isso demonstra a complexidade e a universalidade do conceito de perdão na experiência humana</w:t>
      </w:r>
      <w:r>
        <w:rPr>
          <w:sz w:val="24"/>
          <w:szCs w:val="24"/>
        </w:rPr>
        <w:t>.</w:t>
      </w:r>
      <w:r>
        <w:rPr>
          <w:rStyle w:val="FootnoteReference"/>
          <w:sz w:val="24"/>
          <w:szCs w:val="24"/>
        </w:rPr>
        <w:footnoteReference w:id="24"/>
      </w:r>
    </w:p>
    <w:p>
      <w:pPr>
        <w:pStyle w:val="Normal"/>
        <w:spacing w:before="0" w:after="0"/>
        <w:ind w:firstLine="850" w:left="0" w:right="0"/>
        <w:contextualSpacing/>
        <w:jc w:val="both"/>
        <w:rPr>
          <w:rFonts w:ascii="Liberation Serif" w:hAnsi="Liberation Serif"/>
          <w:sz w:val="24"/>
          <w:szCs w:val="24"/>
        </w:rPr>
      </w:pPr>
      <w:r>
        <w:rPr>
          <w:sz w:val="24"/>
          <w:szCs w:val="24"/>
        </w:rPr>
        <w:t>O mais interessante com relação ao perdão é sua natureza fadada a deixar de ser necessário a medida que</w:t>
      </w:r>
      <w:del w:id="2099" w:author="Autor desconhecido" w:date="2024-06-13T15:50:41Z">
        <w:r>
          <w:rPr>
            <w:sz w:val="24"/>
            <w:szCs w:val="24"/>
          </w:rPr>
          <w:delText>,</w:delText>
        </w:r>
      </w:del>
      <w:r>
        <w:rPr>
          <w:sz w:val="24"/>
          <w:szCs w:val="24"/>
        </w:rPr>
        <w:t xml:space="preserve"> evoluindo, o </w:t>
      </w:r>
      <w:r>
        <w:rPr>
          <w:sz w:val="24"/>
          <w:szCs w:val="24"/>
        </w:rPr>
        <w:t>indivíduo</w:t>
      </w:r>
      <w:r>
        <w:rPr>
          <w:sz w:val="24"/>
          <w:szCs w:val="24"/>
        </w:rPr>
        <w:t xml:space="preserve"> se desvencilha dos ressentimentos de rancor, desejo de vingança, mágoa, etc.</w:t>
      </w:r>
    </w:p>
    <w:p>
      <w:pPr>
        <w:pStyle w:val="Normal"/>
        <w:spacing w:before="0" w:after="0"/>
        <w:ind w:firstLine="850" w:left="0" w:right="0"/>
        <w:contextualSpacing/>
        <w:jc w:val="both"/>
        <w:rPr>
          <w:rFonts w:ascii="Liberation Serif" w:hAnsi="Liberation Serif"/>
          <w:sz w:val="24"/>
          <w:szCs w:val="24"/>
        </w:rPr>
      </w:pPr>
      <w:r>
        <w:rPr>
          <w:sz w:val="24"/>
          <w:szCs w:val="24"/>
        </w:rPr>
        <w:t>Oras, para precisar perdoar a vítima precisa se sentir ofendida, e isso é um traço de inferioridade.</w:t>
      </w:r>
    </w:p>
    <w:p>
      <w:pPr>
        <w:pStyle w:val="Normal"/>
        <w:spacing w:before="0" w:after="0"/>
        <w:ind w:firstLine="850" w:left="0" w:right="0"/>
        <w:contextualSpacing/>
        <w:jc w:val="both"/>
        <w:rPr>
          <w:rFonts w:ascii="Liberation Serif" w:hAnsi="Liberation Serif"/>
          <w:sz w:val="24"/>
          <w:szCs w:val="24"/>
        </w:rPr>
      </w:pPr>
      <w:r>
        <w:rPr>
          <w:sz w:val="24"/>
          <w:szCs w:val="24"/>
        </w:rPr>
        <w:t>No Gólgota, algumas das últimas palavras de Jesus foram: “Pai, perdoa-lhes, pois não sabem o que fazem.” (Lucas 23:34)</w:t>
      </w:r>
    </w:p>
    <w:p>
      <w:pPr>
        <w:pStyle w:val="Normal"/>
        <w:spacing w:before="0" w:after="0"/>
        <w:ind w:firstLine="850" w:left="0" w:right="0"/>
        <w:contextualSpacing/>
        <w:jc w:val="both"/>
        <w:rPr>
          <w:rFonts w:ascii="Liberation Serif" w:hAnsi="Liberation Serif"/>
          <w:sz w:val="24"/>
          <w:szCs w:val="24"/>
        </w:rPr>
      </w:pPr>
      <w:r>
        <w:rPr>
          <w:sz w:val="24"/>
          <w:szCs w:val="24"/>
        </w:rPr>
        <w:t>São palavras carregadas de simbolismo cuja importância é exacerbada pelas contingências do momento dos mais expressivos da missão de Jesus.</w:t>
      </w:r>
    </w:p>
    <w:p>
      <w:pPr>
        <w:pStyle w:val="Normal"/>
        <w:spacing w:before="0" w:after="0"/>
        <w:ind w:firstLine="850" w:left="0" w:right="0"/>
        <w:contextualSpacing/>
        <w:jc w:val="both"/>
        <w:rPr>
          <w:rFonts w:ascii="Liberation Serif" w:hAnsi="Liberation Serif"/>
          <w:sz w:val="24"/>
          <w:szCs w:val="24"/>
        </w:rPr>
      </w:pPr>
      <w:r>
        <w:rPr>
          <w:sz w:val="24"/>
          <w:szCs w:val="24"/>
        </w:rPr>
        <w:t xml:space="preserve">Perguntamos. Por que Jesus não disse “Pai, eu os perdoo, pois não sabem o que fazem.”? </w:t>
      </w:r>
    </w:p>
    <w:p>
      <w:pPr>
        <w:pStyle w:val="Normal"/>
        <w:spacing w:before="0" w:after="0"/>
        <w:ind w:firstLine="850" w:left="0" w:right="0"/>
        <w:contextualSpacing/>
        <w:jc w:val="both"/>
        <w:rPr>
          <w:rFonts w:ascii="Liberation Serif" w:hAnsi="Liberation Serif"/>
          <w:sz w:val="24"/>
          <w:szCs w:val="24"/>
        </w:rPr>
      </w:pPr>
      <w:r>
        <w:rPr>
          <w:sz w:val="24"/>
          <w:szCs w:val="24"/>
        </w:rPr>
        <w:t xml:space="preserve">Não era Ele mesmo, naquele momento, a maior “vítima” de ataque e “injustiça”? </w:t>
      </w:r>
      <w:r>
        <w:rPr>
          <w:sz w:val="24"/>
          <w:szCs w:val="24"/>
        </w:rPr>
        <w:t>(perante a justiça da época, Jesus era um fora da lei).</w:t>
      </w:r>
    </w:p>
    <w:p>
      <w:pPr>
        <w:pStyle w:val="Normal"/>
        <w:spacing w:before="0" w:after="0"/>
        <w:ind w:firstLine="850" w:left="0" w:right="0"/>
        <w:contextualSpacing/>
        <w:jc w:val="both"/>
        <w:rPr>
          <w:rFonts w:ascii="Liberation Serif" w:hAnsi="Liberation Serif"/>
          <w:sz w:val="24"/>
          <w:szCs w:val="24"/>
        </w:rPr>
      </w:pPr>
      <w:r>
        <w:rPr>
          <w:sz w:val="24"/>
          <w:szCs w:val="24"/>
        </w:rPr>
        <w:t>Em Sua superioridade evolutiva, apesar da dor e injustiça a Ele infligidas, não se ressentia ofendido, pois isso seria um atestado de inferioridade. Não se pode atribuir a Jesus sentimentos de mágoa, rancor ou mesmo o menor traço de melindre. Isso seria um contrassenso e colocaria em prejuízo toda a sua missão.</w:t>
      </w:r>
    </w:p>
    <w:p>
      <w:pPr>
        <w:pStyle w:val="Normal"/>
        <w:spacing w:before="0" w:after="0"/>
        <w:ind w:firstLine="850" w:left="0" w:right="0"/>
        <w:contextualSpacing/>
        <w:jc w:val="both"/>
        <w:rPr>
          <w:rFonts w:ascii="Liberation Serif" w:hAnsi="Liberation Serif"/>
          <w:sz w:val="24"/>
          <w:szCs w:val="24"/>
        </w:rPr>
      </w:pPr>
      <w:r>
        <w:rPr>
          <w:sz w:val="24"/>
          <w:szCs w:val="24"/>
        </w:rPr>
        <w:t>Da mesma forma, cá mais perto de nós, uma boa mãe não se ressente porque seu bebê chora de madrugada ou porque suja as fraldas</w:t>
      </w:r>
      <w:del w:id="2100" w:author="Autor desconhecido" w:date="2024-06-13T15:51:26Z">
        <w:r>
          <w:rPr>
            <w:sz w:val="24"/>
            <w:szCs w:val="24"/>
          </w:rPr>
          <w:delText>,</w:delText>
        </w:r>
      </w:del>
      <w:ins w:id="2101" w:author="Autor desconhecido" w:date="2024-06-13T15:51:26Z">
        <w:r>
          <w:rPr>
            <w:sz w:val="24"/>
            <w:szCs w:val="24"/>
          </w:rPr>
          <w:t>.</w:t>
        </w:r>
      </w:ins>
      <w:r>
        <w:rPr>
          <w:sz w:val="24"/>
          <w:szCs w:val="24"/>
        </w:rPr>
        <w:t xml:space="preserve"> </w:t>
      </w:r>
      <w:del w:id="2102" w:author="Autor desconhecido" w:date="2024-06-13T15:51:33Z">
        <w:r>
          <w:rPr>
            <w:sz w:val="24"/>
            <w:szCs w:val="24"/>
          </w:rPr>
          <w:delText>p</w:delText>
        </w:r>
      </w:del>
      <w:ins w:id="2103" w:author="Autor desconhecido" w:date="2024-06-13T15:51:33Z">
        <w:r>
          <w:rPr>
            <w:sz w:val="24"/>
            <w:szCs w:val="24"/>
          </w:rPr>
          <w:t>P</w:t>
        </w:r>
      </w:ins>
      <w:r>
        <w:rPr>
          <w:sz w:val="24"/>
          <w:szCs w:val="24"/>
        </w:rPr>
        <w:t>ois</w:t>
      </w:r>
      <w:del w:id="2104" w:author="Autor desconhecido" w:date="2024-06-13T15:51:39Z">
        <w:r>
          <w:rPr>
            <w:sz w:val="24"/>
            <w:szCs w:val="24"/>
          </w:rPr>
          <w:delText>,</w:delText>
        </w:r>
      </w:del>
      <w:r>
        <w:rPr>
          <w:sz w:val="24"/>
          <w:szCs w:val="24"/>
        </w:rPr>
        <w:t xml:space="preserve"> em sua maturidade </w:t>
      </w:r>
      <w:r>
        <w:rPr>
          <w:sz w:val="24"/>
          <w:szCs w:val="24"/>
        </w:rPr>
        <w:t xml:space="preserve">maternal </w:t>
      </w:r>
      <w:r>
        <w:rPr>
          <w:sz w:val="24"/>
          <w:szCs w:val="24"/>
        </w:rPr>
        <w:t>superior compreende que esse é um estado infantil natural ao seu estágio de desenvolvimento. Portanto, nem cogita a necessidade de perdoar. Até sofre</w:t>
      </w:r>
      <w:del w:id="2105" w:author="Autor desconhecido" w:date="2024-06-13T15:51:54Z">
        <w:r>
          <w:rPr>
            <w:sz w:val="24"/>
            <w:szCs w:val="24"/>
          </w:rPr>
          <w:delText>,</w:delText>
        </w:r>
      </w:del>
      <w:r>
        <w:rPr>
          <w:sz w:val="24"/>
          <w:szCs w:val="24"/>
        </w:rPr>
        <w:t xml:space="preserve"> e muitas vezes reclama das dificuldades que a posição de mãe lhe reclama, mas</w:t>
      </w:r>
      <w:del w:id="2106" w:author="Autor desconhecido" w:date="2024-06-13T15:52:07Z">
        <w:r>
          <w:rPr>
            <w:sz w:val="24"/>
            <w:szCs w:val="24"/>
          </w:rPr>
          <w:delText>,</w:delText>
        </w:r>
      </w:del>
      <w:r>
        <w:rPr>
          <w:sz w:val="24"/>
          <w:szCs w:val="24"/>
        </w:rPr>
        <w:t xml:space="preserve"> em bom senso</w:t>
      </w:r>
      <w:del w:id="2107" w:author="Autor desconhecido" w:date="2024-06-13T15:52:19Z">
        <w:r>
          <w:rPr>
            <w:sz w:val="24"/>
            <w:szCs w:val="24"/>
          </w:rPr>
          <w:delText>,</w:delText>
        </w:r>
      </w:del>
      <w:r>
        <w:rPr>
          <w:sz w:val="24"/>
          <w:szCs w:val="24"/>
        </w:rPr>
        <w:t xml:space="preserve"> não culpa a infantilidade de sua criança por isso. </w:t>
      </w:r>
    </w:p>
    <w:p>
      <w:pPr>
        <w:pStyle w:val="Heading2"/>
        <w:spacing w:before="0" w:after="0"/>
        <w:ind w:firstLine="680" w:left="0"/>
        <w:contextualSpacing/>
        <w:rPr/>
      </w:pPr>
      <w:bookmarkStart w:id="48" w:name="__RefHeading___Toc3479_2209441386"/>
      <w:bookmarkEnd w:id="48"/>
      <w:r>
        <w:rPr>
          <w:b/>
          <w:bCs/>
        </w:rPr>
        <w:t>Responsabilidade</w:t>
      </w:r>
      <w:r>
        <w:rPr/>
        <w:t>.</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t xml:space="preserve">A responsabilidade pode ser atribuída de diversas formas em diferentes contextos, dependendo das normas e leis aplicáveis. Em um contexto legal, a responsabilidade pode ser atribuída com base na legislação vigente, que determina quem é responsável por determinadas ações ou omissões. Em um contexto social, a responsabilidade pode ser atribuída com base em valores e normas culturais, que estabelecem padrões de conduta esperados dos indivíduos. Já em um contexto organizacional, a responsabilidade pode ser atribuída com base em hierarquias e funções dentro da estrutura da empresa. Em resumo, a responsabilidade pode ser atribuída de acordo com diferentes critérios e contextos específicos. </w:t>
      </w:r>
    </w:p>
    <w:p>
      <w:pPr>
        <w:pStyle w:val="Normal"/>
        <w:spacing w:before="0" w:after="0"/>
        <w:ind w:firstLine="850" w:left="0" w:right="0"/>
        <w:contextualSpacing/>
        <w:jc w:val="both"/>
        <w:rPr>
          <w:rFonts w:ascii="Liberation Serif" w:hAnsi="Liberation Serif"/>
          <w:sz w:val="24"/>
          <w:szCs w:val="24"/>
        </w:rPr>
      </w:pPr>
      <w:r>
        <w:rPr>
          <w:sz w:val="24"/>
          <w:szCs w:val="24"/>
        </w:rPr>
        <w:t>A maturidade da responsabilidade é alcançada a medida que a responsabilidade moral ultrapassa os meandres das responsabilidades civil, penal e administrativa, pois que estas podem estar baseadas em normas e legislações sujeitas a usos e costumes e pautadas ainda em interesses humanos.</w:t>
      </w:r>
    </w:p>
    <w:p>
      <w:pPr>
        <w:pStyle w:val="Normal"/>
        <w:spacing w:before="0" w:after="0"/>
        <w:ind w:firstLine="850" w:left="0" w:right="0"/>
        <w:contextualSpacing/>
        <w:jc w:val="both"/>
        <w:rPr>
          <w:rFonts w:ascii="Liberation Serif" w:hAnsi="Liberation Serif"/>
          <w:sz w:val="24"/>
          <w:szCs w:val="24"/>
        </w:rPr>
      </w:pPr>
      <w:r>
        <w:rPr>
          <w:sz w:val="24"/>
          <w:szCs w:val="24"/>
        </w:rPr>
        <w:t>Ser responsável é ainda mais que assumirmos as consequências de nossos atos, “respondendo” por aquilo que f</w:t>
      </w:r>
      <w:r>
        <w:rPr>
          <w:sz w:val="24"/>
          <w:szCs w:val="24"/>
        </w:rPr>
        <w:t>a</w:t>
      </w:r>
      <w:r>
        <w:rPr>
          <w:sz w:val="24"/>
          <w:szCs w:val="24"/>
        </w:rPr>
        <w:t xml:space="preserve">zemos. É também darmos retorno contínuo aos propósitos que abraçamos até tê-los por bem concluídos. </w:t>
      </w:r>
      <w:r>
        <w:rPr>
          <w:sz w:val="24"/>
          <w:szCs w:val="24"/>
        </w:rPr>
        <w:t>Consiste em t</w:t>
      </w:r>
      <w:r>
        <w:rPr>
          <w:sz w:val="24"/>
          <w:szCs w:val="24"/>
        </w:rPr>
        <w:t xml:space="preserve">erminar bem tudo o que começamos. </w:t>
      </w:r>
    </w:p>
    <w:p>
      <w:pPr>
        <w:pStyle w:val="Normal"/>
        <w:spacing w:before="0" w:after="0"/>
        <w:ind w:firstLine="850" w:left="0" w:right="0"/>
        <w:contextualSpacing/>
        <w:jc w:val="both"/>
        <w:rPr>
          <w:rFonts w:ascii="Liberation Serif" w:hAnsi="Liberation Serif"/>
          <w:sz w:val="24"/>
          <w:szCs w:val="24"/>
        </w:rPr>
      </w:pPr>
      <w:r>
        <w:rPr>
          <w:sz w:val="24"/>
          <w:szCs w:val="24"/>
        </w:rPr>
        <w:t xml:space="preserve">Terminar bem implica estar em harmonia com os preceitos morais e conforme o “julgamento” consciencial em cada fase da evolução de cada um. </w:t>
      </w:r>
      <w:r>
        <w:rPr>
          <w:sz w:val="24"/>
          <w:szCs w:val="24"/>
        </w:rPr>
        <w:t xml:space="preserve">Só assim </w:t>
      </w:r>
      <w:r>
        <w:rPr>
          <w:sz w:val="24"/>
          <w:szCs w:val="24"/>
        </w:rPr>
        <w:t xml:space="preserve">se </w:t>
      </w:r>
      <w:r>
        <w:rPr>
          <w:sz w:val="24"/>
          <w:szCs w:val="24"/>
        </w:rPr>
        <w:t>consolidam a</w:t>
      </w:r>
      <w:r>
        <w:rPr>
          <w:sz w:val="24"/>
          <w:szCs w:val="24"/>
        </w:rPr>
        <w:t>s</w:t>
      </w:r>
      <w:r>
        <w:rPr>
          <w:sz w:val="24"/>
          <w:szCs w:val="24"/>
        </w:rPr>
        <w:t xml:space="preserve"> experiência</w:t>
      </w:r>
      <w:r>
        <w:rPr>
          <w:sz w:val="24"/>
          <w:szCs w:val="24"/>
        </w:rPr>
        <w:t>s</w:t>
      </w:r>
      <w:r>
        <w:rPr>
          <w:sz w:val="24"/>
          <w:szCs w:val="24"/>
        </w:rPr>
        <w:t xml:space="preserve"> que resulta</w:t>
      </w:r>
      <w:r>
        <w:rPr>
          <w:sz w:val="24"/>
          <w:szCs w:val="24"/>
        </w:rPr>
        <w:t>m</w:t>
      </w:r>
      <w:r>
        <w:rPr>
          <w:sz w:val="24"/>
          <w:szCs w:val="24"/>
        </w:rPr>
        <w:t xml:space="preserve"> em aprendizagem efetiva </w:t>
      </w:r>
      <w:r>
        <w:rPr>
          <w:sz w:val="24"/>
          <w:szCs w:val="24"/>
        </w:rPr>
        <w:t>e</w:t>
      </w:r>
      <w:r>
        <w:rPr>
          <w:sz w:val="24"/>
          <w:szCs w:val="24"/>
        </w:rPr>
        <w:t xml:space="preserve"> </w:t>
      </w:r>
      <w:r>
        <w:rPr>
          <w:sz w:val="24"/>
          <w:szCs w:val="24"/>
        </w:rPr>
        <w:t>consequente evolução.</w:t>
      </w:r>
    </w:p>
    <w:p>
      <w:pPr>
        <w:pStyle w:val="Heading2"/>
        <w:spacing w:before="0" w:after="0"/>
        <w:ind w:firstLine="680" w:left="0"/>
        <w:contextualSpacing/>
        <w:rPr/>
      </w:pPr>
      <w:bookmarkStart w:id="49" w:name="__RefHeading___Toc3481_2209441386"/>
      <w:bookmarkEnd w:id="49"/>
      <w:r>
        <w:rPr>
          <w:b/>
          <w:bCs/>
        </w:rPr>
        <w:t>Disciplina</w:t>
      </w:r>
      <w:r>
        <w:rPr/>
        <w:t>.</w:t>
      </w:r>
    </w:p>
    <w:p>
      <w:pPr>
        <w:pStyle w:val="Normal"/>
        <w:spacing w:before="0" w:after="0"/>
        <w:ind w:firstLine="850" w:left="0" w:right="0"/>
        <w:contextualSpacing/>
        <w:jc w:val="both"/>
        <w:rPr>
          <w:rFonts w:ascii="Liberation Serif" w:hAnsi="Liberation Serif"/>
          <w:sz w:val="24"/>
          <w:szCs w:val="24"/>
        </w:rPr>
      </w:pPr>
      <w:r>
        <w:rPr>
          <w:sz w:val="24"/>
          <w:szCs w:val="24"/>
        </w:rPr>
        <w:t xml:space="preserve">Acho interessante entender a disciplina em fases. Normalmente esse termo traz um tanto de hostilidade, naturalmente </w:t>
      </w:r>
      <w:r>
        <w:rPr>
          <w:sz w:val="24"/>
          <w:szCs w:val="24"/>
        </w:rPr>
        <w:t>à</w:t>
      </w:r>
      <w:r>
        <w:rPr>
          <w:sz w:val="24"/>
          <w:szCs w:val="24"/>
        </w:rPr>
        <w:t xml:space="preserve"> conotação que normalmente se dá a esse termo como sendo algo imposto que contraria a liberdade. </w:t>
      </w:r>
      <w:r>
        <w:rPr>
          <w:sz w:val="24"/>
          <w:szCs w:val="24"/>
        </w:rPr>
        <w:t>M</w:t>
      </w:r>
      <w:r>
        <w:rPr>
          <w:sz w:val="24"/>
          <w:szCs w:val="24"/>
        </w:rPr>
        <w:t>as não é bem assim.</w:t>
      </w:r>
    </w:p>
    <w:p>
      <w:pPr>
        <w:pStyle w:val="Normal"/>
        <w:spacing w:before="0" w:after="0"/>
        <w:ind w:firstLine="850" w:left="0" w:right="0"/>
        <w:contextualSpacing/>
        <w:jc w:val="both"/>
        <w:rPr>
          <w:rFonts w:ascii="Liberation Serif" w:hAnsi="Liberation Serif"/>
          <w:sz w:val="24"/>
          <w:szCs w:val="24"/>
        </w:rPr>
      </w:pPr>
      <w:r>
        <w:rPr>
          <w:sz w:val="24"/>
          <w:szCs w:val="24"/>
        </w:rPr>
        <w:t xml:space="preserve">Passamos por algumas fases na compreensão e utilização da disciplina. </w:t>
      </w:r>
    </w:p>
    <w:p>
      <w:pPr>
        <w:pStyle w:val="Normal"/>
        <w:spacing w:before="0" w:after="0"/>
        <w:ind w:firstLine="850" w:left="0" w:right="0"/>
        <w:contextualSpacing/>
        <w:jc w:val="both"/>
        <w:rPr>
          <w:rFonts w:ascii="Liberation Serif" w:hAnsi="Liberation Serif"/>
          <w:sz w:val="24"/>
          <w:szCs w:val="24"/>
        </w:rPr>
      </w:pPr>
      <w:r>
        <w:rPr>
          <w:sz w:val="24"/>
          <w:szCs w:val="24"/>
        </w:rPr>
        <w:t xml:space="preserve">A primeira fase é a </w:t>
      </w:r>
      <w:r>
        <w:rPr>
          <w:b/>
          <w:bCs/>
          <w:sz w:val="24"/>
          <w:szCs w:val="24"/>
        </w:rPr>
        <w:t>disciplina por medo</w:t>
      </w:r>
      <w:r>
        <w:rPr>
          <w:sz w:val="24"/>
          <w:szCs w:val="24"/>
        </w:rPr>
        <w:t xml:space="preserve">. </w:t>
      </w:r>
      <w:r>
        <w:rPr>
          <w:sz w:val="24"/>
          <w:szCs w:val="24"/>
        </w:rPr>
        <w:t xml:space="preserve">Ainda muito em vigor hoje em dia. “Se você não se comportar, seu pai vai te pegar de correia…”, ou “Se você não usar o cinto de segurança, vai ser multado.” Quando a seguimos, o fazemos por medo da repreensão, não pelo valor da “boa prática em si.” </w:t>
      </w:r>
      <w:r>
        <w:rPr>
          <w:sz w:val="24"/>
          <w:szCs w:val="24"/>
        </w:rPr>
        <w:t>Nem sempre as medidas disciplinares t</w:t>
      </w:r>
      <w:r>
        <w:rPr>
          <w:sz w:val="24"/>
          <w:szCs w:val="24"/>
        </w:rPr>
        <w:t>ê</w:t>
      </w:r>
      <w:r>
        <w:rPr>
          <w:sz w:val="24"/>
          <w:szCs w:val="24"/>
        </w:rPr>
        <w:t>m um objetivo claro ou mesmo boas intenções. Regimes ditatoriais, cobram esse tipo de disciplina, na obrigatoriedade de execução, mesmo que sejam absurdamente determinadas.</w:t>
      </w:r>
    </w:p>
    <w:p>
      <w:pPr>
        <w:pStyle w:val="Normal"/>
        <w:spacing w:before="0" w:after="0"/>
        <w:ind w:firstLine="850" w:left="0" w:right="0"/>
        <w:contextualSpacing/>
        <w:jc w:val="both"/>
        <w:rPr>
          <w:rFonts w:ascii="Liberation Serif" w:hAnsi="Liberation Serif"/>
          <w:sz w:val="24"/>
          <w:szCs w:val="24"/>
        </w:rPr>
      </w:pPr>
      <w:r>
        <w:rPr>
          <w:sz w:val="24"/>
          <w:szCs w:val="24"/>
        </w:rPr>
        <w:t>D</w:t>
      </w:r>
      <w:r>
        <w:rPr>
          <w:sz w:val="24"/>
          <w:szCs w:val="24"/>
        </w:rPr>
        <w:t xml:space="preserve">epois vem a segunda fase, a </w:t>
      </w:r>
      <w:r>
        <w:rPr>
          <w:b/>
          <w:bCs/>
          <w:sz w:val="24"/>
          <w:szCs w:val="24"/>
        </w:rPr>
        <w:t>disciplina militar</w:t>
      </w:r>
      <w:r>
        <w:rPr>
          <w:sz w:val="24"/>
          <w:szCs w:val="24"/>
        </w:rPr>
        <w:t xml:space="preserve">, bem peculiar mesmo aos quartéis, cuja ordem disciplinar, sancionada hierarquicamente, tem objetivo a boa ordem do entrosamento para o bom andamento funcional e em equipe, visando o sucesso de suas manobras. </w:t>
      </w:r>
      <w:r>
        <w:rPr>
          <w:sz w:val="24"/>
          <w:szCs w:val="24"/>
        </w:rPr>
        <w:t>As regras disciplinares devem ser seguidas mais pela formalidade que por seus objetivos finais em si.</w:t>
      </w:r>
    </w:p>
    <w:p>
      <w:pPr>
        <w:pStyle w:val="Normal"/>
        <w:spacing w:before="0" w:after="0"/>
        <w:ind w:firstLine="850" w:left="0" w:right="0"/>
        <w:contextualSpacing/>
        <w:jc w:val="both"/>
        <w:rPr>
          <w:rFonts w:ascii="Liberation Serif" w:hAnsi="Liberation Serif"/>
          <w:sz w:val="24"/>
          <w:szCs w:val="24"/>
        </w:rPr>
      </w:pPr>
      <w:r>
        <w:rPr>
          <w:sz w:val="24"/>
          <w:szCs w:val="24"/>
        </w:rPr>
        <w:t xml:space="preserve">A </w:t>
      </w:r>
      <w:r>
        <w:rPr>
          <w:b/>
          <w:bCs/>
          <w:sz w:val="24"/>
          <w:szCs w:val="24"/>
        </w:rPr>
        <w:t>Auto</w:t>
      </w:r>
      <w:r>
        <w:rPr>
          <w:b/>
          <w:bCs/>
          <w:sz w:val="24"/>
          <w:szCs w:val="24"/>
        </w:rPr>
        <w:t>d</w:t>
      </w:r>
      <w:r>
        <w:rPr>
          <w:b/>
          <w:bCs/>
          <w:sz w:val="24"/>
          <w:szCs w:val="24"/>
        </w:rPr>
        <w:t>isciplina</w:t>
      </w:r>
      <w:r>
        <w:rPr>
          <w:sz w:val="24"/>
          <w:szCs w:val="24"/>
        </w:rPr>
        <w:t xml:space="preserve">, implica a consciência da importância da disciplina para maximizar o desempenho do desenvolvimento individual, ou coletivo de um grupo. Se existem regras, podem nem ser necessariamente formuladas formalmente, mas começa a se manifestar mais como uma postura disciplinar, baseada em valores de uma forma geral. </w:t>
      </w:r>
      <w:r>
        <w:rPr>
          <w:sz w:val="24"/>
          <w:szCs w:val="24"/>
        </w:rPr>
        <w:t xml:space="preserve">Procede-se de tal ou qual forma, mais porque essa ou aquela forma é mais correta, mais justa, mais eficiente, considerando a própria desenvoltura do indivíduo </w:t>
      </w:r>
      <w:r>
        <w:rPr>
          <w:sz w:val="24"/>
          <w:szCs w:val="24"/>
        </w:rPr>
        <w:t>ou desempenho social</w:t>
      </w:r>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t xml:space="preserve">A </w:t>
      </w:r>
      <w:r>
        <w:rPr>
          <w:b/>
          <w:bCs/>
          <w:sz w:val="24"/>
          <w:szCs w:val="24"/>
        </w:rPr>
        <w:t>Disciplina</w:t>
      </w:r>
      <w:r>
        <w:rPr>
          <w:sz w:val="24"/>
          <w:szCs w:val="24"/>
        </w:rPr>
        <w:t xml:space="preserve"> </w:t>
      </w:r>
      <w:r>
        <w:rPr>
          <w:b/>
          <w:bCs/>
          <w:sz w:val="24"/>
          <w:szCs w:val="24"/>
        </w:rPr>
        <w:t>Responsável</w:t>
      </w:r>
      <w:r>
        <w:rPr>
          <w:sz w:val="24"/>
          <w:szCs w:val="24"/>
        </w:rPr>
        <w:t xml:space="preserve">, pressupõe </w:t>
      </w:r>
      <w:r>
        <w:rPr>
          <w:sz w:val="24"/>
          <w:szCs w:val="24"/>
        </w:rPr>
        <w:t>além das características da Autodisciplina, estendendo sua implicação</w:t>
      </w:r>
      <w:del w:id="2108" w:author="Autor desconhecido" w:date="2024-06-13T15:54:36Z">
        <w:r>
          <w:rPr>
            <w:sz w:val="24"/>
            <w:szCs w:val="24"/>
          </w:rPr>
          <w:delText xml:space="preserve"> </w:delText>
        </w:r>
      </w:del>
      <w:ins w:id="2109" w:author="Autor desconhecido" w:date="2024-06-13T15:57:26Z">
        <w:r>
          <w:rPr>
            <w:sz w:val="24"/>
            <w:szCs w:val="24"/>
          </w:rPr>
          <w:t xml:space="preserve"> </w:t>
        </w:r>
      </w:ins>
      <w:r>
        <w:rPr>
          <w:sz w:val="24"/>
          <w:szCs w:val="24"/>
        </w:rPr>
        <w:t xml:space="preserve">no respeito aos deveres do indivíduo para com a sociedade e considerando os direitos e o respeito aos outros. </w:t>
      </w:r>
      <w:r>
        <w:rPr>
          <w:sz w:val="24"/>
          <w:szCs w:val="24"/>
        </w:rPr>
        <w:t>Entretanto pode estar ainda voltada para o benefício próprio, tanto no âmbito individual quanto no contexto de grupo.</w:t>
      </w:r>
    </w:p>
    <w:p>
      <w:pPr>
        <w:pStyle w:val="Normal"/>
        <w:spacing w:before="0" w:after="0"/>
        <w:ind w:firstLine="850" w:left="0" w:right="0"/>
        <w:contextualSpacing/>
        <w:jc w:val="both"/>
        <w:rPr>
          <w:rFonts w:ascii="Liberation Serif" w:hAnsi="Liberation Serif"/>
          <w:sz w:val="24"/>
          <w:szCs w:val="24"/>
        </w:rPr>
      </w:pPr>
      <w:r>
        <w:rPr>
          <w:sz w:val="24"/>
          <w:szCs w:val="24"/>
        </w:rPr>
        <w:t xml:space="preserve">Há Por fim a </w:t>
      </w:r>
      <w:r>
        <w:rPr>
          <w:b/>
          <w:bCs/>
          <w:sz w:val="24"/>
          <w:szCs w:val="24"/>
        </w:rPr>
        <w:t>Disciplina</w:t>
      </w:r>
      <w:r>
        <w:rPr>
          <w:sz w:val="24"/>
          <w:szCs w:val="24"/>
        </w:rPr>
        <w:t xml:space="preserve"> </w:t>
      </w:r>
      <w:r>
        <w:rPr>
          <w:b/>
          <w:bCs/>
          <w:sz w:val="24"/>
          <w:szCs w:val="24"/>
        </w:rPr>
        <w:t>Altruísta</w:t>
      </w:r>
      <w:r>
        <w:rPr>
          <w:sz w:val="24"/>
          <w:szCs w:val="24"/>
        </w:rPr>
        <w:t>, cuja premissa</w:t>
      </w:r>
      <w:del w:id="2110" w:author="Autor desconhecido" w:date="2024-06-13T15:54:16Z">
        <w:r>
          <w:rPr>
            <w:sz w:val="24"/>
            <w:szCs w:val="24"/>
          </w:rPr>
          <w:delText>,</w:delText>
        </w:r>
      </w:del>
      <w:r>
        <w:rPr>
          <w:sz w:val="24"/>
          <w:szCs w:val="24"/>
        </w:rPr>
        <w:t xml:space="preserve"> visa</w:t>
      </w:r>
      <w:del w:id="2111" w:author="Autor desconhecido" w:date="2024-06-13T15:54:18Z">
        <w:r>
          <w:rPr>
            <w:sz w:val="24"/>
            <w:szCs w:val="24"/>
          </w:rPr>
          <w:delText>,</w:delText>
        </w:r>
      </w:del>
      <w:r>
        <w:rPr>
          <w:sz w:val="24"/>
          <w:szCs w:val="24"/>
        </w:rPr>
        <w:t xml:space="preserve"> em primeiro lugar o Bem geral, pautando o bom desempenho do grupo e do ecossistema em que faz parte e compartilha, </w:t>
      </w:r>
      <w:r>
        <w:rPr>
          <w:sz w:val="24"/>
          <w:szCs w:val="24"/>
        </w:rPr>
        <w:t>mesmo que para isso os objetivos individuais peçam adaptações visando o bem comum.</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Heading2"/>
        <w:spacing w:before="0" w:after="0"/>
        <w:ind w:firstLine="680" w:left="0"/>
        <w:contextualSpacing/>
        <w:rPr/>
      </w:pPr>
      <w:bookmarkStart w:id="50" w:name="__RefHeading___Toc3483_2209441386"/>
      <w:bookmarkEnd w:id="50"/>
      <w:r>
        <w:rPr>
          <w:b/>
          <w:bCs/>
        </w:rPr>
        <w:t>Autoconhecimento</w:t>
      </w:r>
      <w:r>
        <w:rPr/>
        <w:t>.</w:t>
      </w:r>
    </w:p>
    <w:p>
      <w:pPr>
        <w:pStyle w:val="Normal"/>
        <w:spacing w:before="0" w:after="0"/>
        <w:ind w:firstLine="850" w:left="0" w:right="0"/>
        <w:contextualSpacing/>
        <w:jc w:val="both"/>
        <w:rPr>
          <w:rFonts w:ascii="Liberation Serif" w:hAnsi="Liberation Serif"/>
          <w:sz w:val="24"/>
          <w:szCs w:val="24"/>
        </w:rPr>
      </w:pPr>
      <w:r>
        <w:rPr>
          <w:sz w:val="24"/>
          <w:szCs w:val="24"/>
        </w:rPr>
        <w:t xml:space="preserve">Bem no sentido Socrático, atribuído como princípio mesmo para conseguir determinar a eficiência do desenvolvimento por conhecimento de causa, diminuindo ou tendendo a extirpar dúvidas no tocante a definição de rumos, objetivos ou metas de Vida. Se eu sei o que sou, mais fácil definir o que realmente gosto, descobrir minhas vocações e evitar as más escolhas no tocante ao futuro </w:t>
      </w:r>
      <w:r>
        <w:rPr>
          <w:sz w:val="24"/>
          <w:szCs w:val="24"/>
        </w:rPr>
        <w:t>e objetivos da Vida</w:t>
      </w:r>
      <w:r>
        <w:rPr>
          <w:sz w:val="24"/>
          <w:szCs w:val="24"/>
        </w:rPr>
        <w:t xml:space="preserve">. </w:t>
      </w:r>
      <w:r>
        <w:rPr>
          <w:sz w:val="24"/>
          <w:szCs w:val="24"/>
        </w:rPr>
        <w:t xml:space="preserve">Os indivíduos senhores de si, normalmente apresentam uma vida em linhas mais reta, como menos rodeios e decepções, mostrando uma postura que se mostra muito mais positiva e objetiva. </w:t>
      </w:r>
      <w:r>
        <w:rPr>
          <w:sz w:val="24"/>
          <w:szCs w:val="24"/>
        </w:rPr>
        <w:t>São assim mais eficientes e produtivos, redundando em melhores resultados individuais e coletivos.</w:t>
      </w:r>
    </w:p>
    <w:p>
      <w:pPr>
        <w:pStyle w:val="Heading2"/>
        <w:spacing w:before="0" w:after="0"/>
        <w:ind w:firstLine="680" w:left="0"/>
        <w:contextualSpacing/>
        <w:rPr/>
      </w:pPr>
      <w:bookmarkStart w:id="51" w:name="__RefHeading___Toc3485_2209441386"/>
      <w:bookmarkEnd w:id="51"/>
      <w:r>
        <w:rPr>
          <w:b/>
          <w:bCs/>
        </w:rPr>
        <w:t>Conhecimento</w:t>
      </w:r>
      <w:r>
        <w:rPr/>
        <w:t>.</w:t>
      </w:r>
    </w:p>
    <w:p>
      <w:pPr>
        <w:pStyle w:val="Normal"/>
        <w:spacing w:before="0" w:after="0"/>
        <w:ind w:firstLine="850" w:left="0" w:right="0"/>
        <w:contextualSpacing/>
        <w:jc w:val="both"/>
        <w:rPr>
          <w:rFonts w:ascii="Liberation Serif" w:hAnsi="Liberation Serif"/>
          <w:sz w:val="24"/>
          <w:szCs w:val="24"/>
        </w:rPr>
      </w:pPr>
      <w:r>
        <w:rPr>
          <w:sz w:val="24"/>
          <w:szCs w:val="24"/>
        </w:rPr>
        <w:t>Mormente agora, quando enfrentamos uma onda de supervalorização da informação como efeito colateral da “globalização” e da difusão e comércio de dados pela Internet, é importante diferenciá-la do conceito de conhecimento. Em algumas circunstâncias, podemos até utilizá-las como sinônimas, mas aqui vamos dar sentido diferente a elas para construir nossa base de raciocínio.</w:t>
      </w:r>
    </w:p>
    <w:p>
      <w:pPr>
        <w:pStyle w:val="Normal"/>
        <w:spacing w:before="0" w:after="0"/>
        <w:ind w:firstLine="850" w:left="0" w:right="0"/>
        <w:contextualSpacing/>
        <w:jc w:val="both"/>
        <w:rPr>
          <w:rFonts w:ascii="Liberation Serif" w:hAnsi="Liberation Serif"/>
          <w:sz w:val="24"/>
          <w:szCs w:val="24"/>
        </w:rPr>
      </w:pPr>
      <w:r>
        <w:rPr>
          <w:sz w:val="24"/>
          <w:szCs w:val="24"/>
        </w:rPr>
        <w:t xml:space="preserve">Entendamos como informação apenas </w:t>
      </w:r>
      <w:r>
        <w:rPr>
          <w:sz w:val="24"/>
          <w:szCs w:val="24"/>
        </w:rPr>
        <w:t xml:space="preserve">como um </w:t>
      </w:r>
      <w:r>
        <w:rPr>
          <w:sz w:val="24"/>
          <w:szCs w:val="24"/>
        </w:rPr>
        <w:t xml:space="preserve">amontoado de dados organizados de forma a </w:t>
      </w:r>
      <w:r>
        <w:rPr>
          <w:sz w:val="24"/>
          <w:szCs w:val="24"/>
        </w:rPr>
        <w:t xml:space="preserve">permitir </w:t>
      </w:r>
      <w:r>
        <w:rPr>
          <w:sz w:val="24"/>
          <w:szCs w:val="24"/>
        </w:rPr>
        <w:t xml:space="preserve">construir uma ideia, um conceito ou atender um objetivo </w:t>
      </w:r>
      <w:r>
        <w:rPr>
          <w:sz w:val="24"/>
          <w:szCs w:val="24"/>
        </w:rPr>
        <w:t xml:space="preserve">quantitativo ou qualitativo relacionado a um assunto qualquer. Pode existir por si só reservadas na memória de um computador ou na memória humana, decorada, sem maiores objetivos mais importantes, a conta de simples curiosidade ou </w:t>
      </w:r>
      <w:del w:id="2112" w:author="Autor desconhecido" w:date="2024-06-13T16:08:53Z">
        <w:r>
          <w:rPr>
            <w:sz w:val="24"/>
            <w:szCs w:val="24"/>
          </w:rPr>
          <w:delText xml:space="preserve">a conta </w:delText>
        </w:r>
      </w:del>
      <w:r>
        <w:rPr>
          <w:sz w:val="24"/>
          <w:szCs w:val="24"/>
        </w:rPr>
        <w:t>de “inutilidade”</w:t>
      </w:r>
      <w:del w:id="2113" w:author="Autor desconhecido" w:date="2024-06-13T16:08:59Z">
        <w:r>
          <w:rPr>
            <w:sz w:val="24"/>
            <w:szCs w:val="24"/>
          </w:rPr>
          <w:delText xml:space="preserve"> </w:delText>
        </w:r>
      </w:del>
      <w:del w:id="2114" w:author="Autor desconhecido" w:date="2024-06-13T16:08:59Z">
        <w:r>
          <w:rPr>
            <w:sz w:val="24"/>
            <w:szCs w:val="24"/>
          </w:rPr>
          <w:delText>ou simples curiosidade</w:delText>
        </w:r>
      </w:del>
      <w:r>
        <w:rPr>
          <w:sz w:val="24"/>
          <w:szCs w:val="24"/>
        </w:rPr>
        <w:t xml:space="preserve">. </w:t>
      </w:r>
      <w:r>
        <w:rPr>
          <w:sz w:val="24"/>
          <w:szCs w:val="24"/>
        </w:rPr>
        <w:t>Ou p</w:t>
      </w:r>
      <w:r>
        <w:rPr>
          <w:sz w:val="24"/>
          <w:szCs w:val="24"/>
        </w:rPr>
        <w:t xml:space="preserve">odemos fazer </w:t>
      </w:r>
      <w:r>
        <w:rPr>
          <w:sz w:val="24"/>
          <w:szCs w:val="24"/>
        </w:rPr>
        <w:t xml:space="preserve">bom </w:t>
      </w:r>
      <w:r>
        <w:rPr>
          <w:sz w:val="24"/>
          <w:szCs w:val="24"/>
        </w:rPr>
        <w:t>uso delas a medida que um processamento</w:t>
      </w:r>
      <w:del w:id="2115" w:author="Autor desconhecido" w:date="2024-06-13T16:09:33Z">
        <w:r>
          <w:rPr>
            <w:sz w:val="24"/>
            <w:szCs w:val="24"/>
          </w:rPr>
          <w:delText xml:space="preserve">, </w:delText>
        </w:r>
      </w:del>
      <w:ins w:id="2116" w:author="Autor desconhecido" w:date="2024-06-13T16:09:33Z">
        <w:r>
          <w:rPr>
            <w:sz w:val="24"/>
            <w:szCs w:val="24"/>
          </w:rPr>
          <w:t xml:space="preserve"> </w:t>
        </w:r>
      </w:ins>
      <w:ins w:id="2117" w:author="Autor desconhecido" w:date="2024-06-13T16:09:33Z">
        <w:r>
          <w:rPr>
            <w:sz w:val="24"/>
            <w:szCs w:val="24"/>
          </w:rPr>
          <w:t xml:space="preserve">ou </w:t>
        </w:r>
      </w:ins>
      <w:r>
        <w:rPr>
          <w:sz w:val="24"/>
          <w:szCs w:val="24"/>
        </w:rPr>
        <w:t>um pensamento</w:t>
      </w:r>
      <w:del w:id="2118" w:author="Autor desconhecido" w:date="2024-06-13T16:07:45Z">
        <w:r>
          <w:rPr>
            <w:sz w:val="24"/>
            <w:szCs w:val="24"/>
          </w:rPr>
          <w:delText>,</w:delText>
        </w:r>
      </w:del>
      <w:r>
        <w:rPr>
          <w:sz w:val="24"/>
          <w:szCs w:val="24"/>
        </w:rPr>
        <w:t xml:space="preserve"> </w:t>
      </w:r>
      <w:del w:id="2119" w:author="Autor desconhecido" w:date="2024-06-13T16:09:43Z">
        <w:r>
          <w:rPr>
            <w:sz w:val="24"/>
            <w:szCs w:val="24"/>
          </w:rPr>
          <w:delText xml:space="preserve">por necessidade </w:delText>
        </w:r>
      </w:del>
      <w:r>
        <w:rPr>
          <w:sz w:val="24"/>
          <w:szCs w:val="24"/>
        </w:rPr>
        <w:t>possam vir a solicitá-los quando necessário.</w:t>
      </w:r>
    </w:p>
    <w:p>
      <w:pPr>
        <w:pStyle w:val="Normal"/>
        <w:spacing w:before="0" w:after="0"/>
        <w:ind w:firstLine="850" w:left="0" w:right="0"/>
        <w:contextualSpacing/>
        <w:jc w:val="both"/>
        <w:rPr>
          <w:rFonts w:ascii="Liberation Serif" w:hAnsi="Liberation Serif"/>
          <w:sz w:val="24"/>
          <w:szCs w:val="24"/>
        </w:rPr>
      </w:pPr>
      <w:r>
        <w:rPr>
          <w:sz w:val="24"/>
          <w:szCs w:val="24"/>
        </w:rPr>
        <w:t>Indubitavelmente</w:t>
      </w:r>
      <w:del w:id="2120" w:author="Autor desconhecido" w:date="2024-06-13T16:09:59Z">
        <w:r>
          <w:rPr>
            <w:sz w:val="24"/>
            <w:szCs w:val="24"/>
          </w:rPr>
          <w:delText>,</w:delText>
        </w:r>
      </w:del>
      <w:r>
        <w:rPr>
          <w:sz w:val="24"/>
          <w:szCs w:val="24"/>
        </w:rPr>
        <w:t xml:space="preserve"> são parte</w:t>
      </w:r>
      <w:ins w:id="2121" w:author="Autor desconhecido" w:date="2024-06-13T16:10:07Z">
        <w:r>
          <w:rPr>
            <w:sz w:val="24"/>
            <w:szCs w:val="24"/>
          </w:rPr>
          <w:t>s</w:t>
        </w:r>
      </w:ins>
      <w:r>
        <w:rPr>
          <w:sz w:val="24"/>
          <w:szCs w:val="24"/>
        </w:rPr>
        <w:t xml:space="preserve"> importante</w:t>
      </w:r>
      <w:ins w:id="2122" w:author="Autor desconhecido" w:date="2024-06-13T16:10:10Z">
        <w:r>
          <w:rPr>
            <w:sz w:val="24"/>
            <w:szCs w:val="24"/>
          </w:rPr>
          <w:t>s</w:t>
        </w:r>
      </w:ins>
      <w:r>
        <w:rPr>
          <w:sz w:val="24"/>
          <w:szCs w:val="24"/>
        </w:rPr>
        <w:t xml:space="preserve"> para a consolidação de um conhecimento, ma</w:t>
      </w:r>
      <w:r>
        <w:rPr>
          <w:sz w:val="24"/>
          <w:szCs w:val="24"/>
        </w:rPr>
        <w:t>s</w:t>
      </w:r>
      <w:r>
        <w:rPr>
          <w:sz w:val="24"/>
          <w:szCs w:val="24"/>
        </w:rPr>
        <w:t xml:space="preserve"> o </w:t>
      </w:r>
      <w:r>
        <w:rPr>
          <w:sz w:val="24"/>
          <w:szCs w:val="24"/>
        </w:rPr>
        <w:t>conceituemos aqui</w:t>
      </w:r>
      <w:r>
        <w:rPr>
          <w:sz w:val="24"/>
          <w:szCs w:val="24"/>
        </w:rPr>
        <w:t xml:space="preserve"> conhecimento </w:t>
      </w:r>
      <w:r>
        <w:rPr>
          <w:sz w:val="24"/>
          <w:szCs w:val="24"/>
        </w:rPr>
        <w:t>como algo que</w:t>
      </w:r>
      <w:r>
        <w:rPr>
          <w:sz w:val="24"/>
          <w:szCs w:val="24"/>
        </w:rPr>
        <w:t xml:space="preserve"> vai além. </w:t>
      </w:r>
    </w:p>
    <w:p>
      <w:pPr>
        <w:pStyle w:val="Normal"/>
        <w:spacing w:before="0" w:after="0"/>
        <w:ind w:firstLine="850" w:left="0" w:right="0"/>
        <w:contextualSpacing/>
        <w:jc w:val="both"/>
        <w:rPr>
          <w:rFonts w:ascii="Liberation Serif" w:hAnsi="Liberation Serif"/>
          <w:sz w:val="24"/>
          <w:szCs w:val="24"/>
        </w:rPr>
      </w:pPr>
      <w:r>
        <w:rPr>
          <w:sz w:val="24"/>
          <w:szCs w:val="24"/>
        </w:rPr>
        <w:t>“</w:t>
      </w:r>
      <w:r>
        <w:rPr>
          <w:sz w:val="24"/>
          <w:szCs w:val="24"/>
        </w:rPr>
        <w:t>Conhecereis a Verdade e ela vos libertará.” Jesus, João, cap.8 v.32</w:t>
      </w:r>
    </w:p>
    <w:p>
      <w:pPr>
        <w:pStyle w:val="Normal"/>
        <w:spacing w:before="0" w:after="0"/>
        <w:ind w:firstLine="850" w:left="0" w:right="0"/>
        <w:contextualSpacing/>
        <w:jc w:val="both"/>
        <w:rPr>
          <w:rFonts w:ascii="Liberation Serif" w:hAnsi="Liberation Serif"/>
          <w:sz w:val="24"/>
          <w:szCs w:val="24"/>
        </w:rPr>
      </w:pPr>
      <w:r>
        <w:rPr>
          <w:sz w:val="24"/>
          <w:szCs w:val="24"/>
        </w:rPr>
        <w:t xml:space="preserve">Podemos listar uma sequência de habilidades e procedimentos necessárias para poder andar de bicicleta, compondo as informações necessárias para aprender </w:t>
      </w:r>
      <w:r>
        <w:rPr>
          <w:sz w:val="24"/>
          <w:szCs w:val="24"/>
        </w:rPr>
        <w:t>a dominar o uso da</w:t>
      </w:r>
      <w:r>
        <w:rPr>
          <w:sz w:val="24"/>
          <w:szCs w:val="24"/>
        </w:rPr>
        <w:t xml:space="preserve"> bicicleta. Mas dai para saber realmente como andar de bicicleta, é necessário um período de experimentação e treinamento que envolvam colocar em prática essas habilidades e procedimento até que o aprendiz possa enfim, </w:t>
      </w:r>
      <w:r>
        <w:rPr>
          <w:sz w:val="24"/>
          <w:szCs w:val="24"/>
        </w:rPr>
        <w:t xml:space="preserve">educar a propriocepção, as respostas neuro musculares motoras,  </w:t>
      </w:r>
      <w:r>
        <w:rPr>
          <w:sz w:val="24"/>
          <w:szCs w:val="24"/>
        </w:rPr>
        <w:t>saber se equilibrar, andar e dirigir uma bicicleta sem cair. A esse conjunto de informações mais o resultado de experimentação e treinamento pragmático e empírico é o que chamaremos de conhecimento.</w:t>
      </w:r>
    </w:p>
    <w:p>
      <w:pPr>
        <w:pStyle w:val="Normal"/>
        <w:spacing w:before="0" w:after="0"/>
        <w:ind w:firstLine="850" w:left="0" w:right="0"/>
        <w:contextualSpacing/>
        <w:jc w:val="both"/>
        <w:rPr>
          <w:rFonts w:ascii="Liberation Serif" w:hAnsi="Liberation Serif"/>
          <w:sz w:val="24"/>
          <w:szCs w:val="24"/>
        </w:rPr>
      </w:pPr>
      <w:r>
        <w:rPr>
          <w:sz w:val="24"/>
          <w:szCs w:val="24"/>
        </w:rPr>
        <w:t>Informação sem conhecimento, favorece a fé cega, enquanto conhecimento infere resultar em f</w:t>
      </w:r>
      <w:r>
        <w:rPr>
          <w:sz w:val="24"/>
          <w:szCs w:val="24"/>
        </w:rPr>
        <w:t>é</w:t>
      </w:r>
      <w:r>
        <w:rPr>
          <w:sz w:val="24"/>
          <w:szCs w:val="24"/>
        </w:rPr>
        <w:t xml:space="preserve"> raciocinada. Note-se aqui, que houve, no mínimo um trabalho de pensamento, discernimento, reflexão, raciocínio comparativo de correlação </w:t>
      </w:r>
      <w:r>
        <w:rPr>
          <w:sz w:val="24"/>
          <w:szCs w:val="24"/>
        </w:rPr>
        <w:t>e experimentação</w:t>
      </w:r>
      <w:r>
        <w:rPr>
          <w:sz w:val="24"/>
          <w:szCs w:val="24"/>
        </w:rPr>
        <w:t xml:space="preserve"> para transformar uma simples informação em conhecimento.</w:t>
      </w:r>
    </w:p>
    <w:p>
      <w:pPr>
        <w:pStyle w:val="Normal"/>
        <w:spacing w:before="0" w:after="0"/>
        <w:ind w:firstLine="850" w:left="0" w:right="0"/>
        <w:contextualSpacing/>
        <w:jc w:val="both"/>
        <w:rPr>
          <w:rFonts w:ascii="Liberation Serif" w:hAnsi="Liberation Serif"/>
          <w:sz w:val="24"/>
          <w:szCs w:val="24"/>
        </w:rPr>
      </w:pPr>
      <w:r>
        <w:rPr>
          <w:sz w:val="24"/>
          <w:szCs w:val="24"/>
        </w:rPr>
        <w:t>Ainda</w:t>
      </w:r>
      <w:del w:id="2123" w:author="Autor desconhecido" w:date="2024-06-13T16:10:27Z">
        <w:r>
          <w:rPr>
            <w:sz w:val="24"/>
            <w:szCs w:val="24"/>
          </w:rPr>
          <w:delText xml:space="preserve">, </w:delText>
        </w:r>
      </w:del>
      <w:ins w:id="2124" w:author="Autor desconhecido" w:date="2024-06-13T16:10:33Z">
        <w:r>
          <w:rPr>
            <w:sz w:val="24"/>
            <w:szCs w:val="24"/>
          </w:rPr>
          <w:t xml:space="preserve"> </w:t>
        </w:r>
      </w:ins>
      <w:r>
        <w:rPr>
          <w:sz w:val="24"/>
          <w:szCs w:val="24"/>
        </w:rPr>
        <w:t xml:space="preserve">podemos possuir e registrar a sequência de notas musicais, suas durações, intensidades e </w:t>
      </w:r>
      <w:r>
        <w:rPr>
          <w:sz w:val="24"/>
          <w:szCs w:val="24"/>
        </w:rPr>
        <w:t>temporariedade rítmicas para descrever uma música, e até construir um apar</w:t>
      </w:r>
      <w:r>
        <w:rPr>
          <w:sz w:val="24"/>
          <w:szCs w:val="24"/>
        </w:rPr>
        <w:t xml:space="preserve">ato </w:t>
      </w:r>
      <w:ins w:id="2125" w:author="Autor desconhecido" w:date="2024-06-13T16:10:29Z">
        <w:r>
          <w:rPr>
            <w:sz w:val="24"/>
            <w:szCs w:val="24"/>
          </w:rPr>
          <w:t xml:space="preserve"> </w:t>
        </w:r>
      </w:ins>
      <w:r>
        <w:rPr>
          <w:sz w:val="24"/>
          <w:szCs w:val="24"/>
        </w:rPr>
        <w:t>mecânico automatizado</w:t>
      </w:r>
      <w:r>
        <w:rPr>
          <w:sz w:val="24"/>
          <w:szCs w:val="24"/>
        </w:rPr>
        <w:t xml:space="preserve"> que as reproduzam com fidelidade a partir de um pen drive. Mais ainda, </w:t>
      </w:r>
      <w:r>
        <w:rPr>
          <w:sz w:val="24"/>
          <w:szCs w:val="24"/>
        </w:rPr>
        <w:t>(</w:t>
      </w:r>
      <w:r>
        <w:rPr>
          <w:sz w:val="24"/>
          <w:szCs w:val="24"/>
        </w:rPr>
        <w:t>chego a me assustar com isso</w:t>
      </w:r>
      <w:r>
        <w:rPr>
          <w:sz w:val="24"/>
          <w:szCs w:val="24"/>
        </w:rPr>
        <w:t>)</w:t>
      </w:r>
      <w:r>
        <w:rPr>
          <w:sz w:val="24"/>
          <w:szCs w:val="24"/>
        </w:rPr>
        <w:t xml:space="preserve">, pedir a uma ferramenta de </w:t>
      </w:r>
      <w:del w:id="2126" w:author="Autor desconhecido" w:date="2024-06-13T16:11:22Z">
        <w:r>
          <w:rPr>
            <w:sz w:val="24"/>
            <w:szCs w:val="24"/>
          </w:rPr>
          <w:delText>I</w:delText>
        </w:r>
      </w:del>
      <w:ins w:id="2127" w:author="Autor desconhecido" w:date="2024-06-13T16:11:24Z">
        <w:r>
          <w:rPr>
            <w:sz w:val="24"/>
            <w:szCs w:val="24"/>
          </w:rPr>
          <w:t>I</w:t>
        </w:r>
      </w:ins>
      <w:r>
        <w:rPr>
          <w:sz w:val="24"/>
          <w:szCs w:val="24"/>
        </w:rPr>
        <w:t xml:space="preserve">nteligência </w:t>
      </w:r>
      <w:del w:id="2128" w:author="Autor desconhecido" w:date="2024-06-13T16:11:28Z">
        <w:r>
          <w:rPr>
            <w:sz w:val="24"/>
            <w:szCs w:val="24"/>
          </w:rPr>
          <w:delText>a</w:delText>
        </w:r>
      </w:del>
      <w:ins w:id="2129" w:author="Autor desconhecido" w:date="2024-06-13T16:11:28Z">
        <w:r>
          <w:rPr>
            <w:sz w:val="24"/>
            <w:szCs w:val="24"/>
          </w:rPr>
          <w:t>A</w:t>
        </w:r>
      </w:ins>
      <w:r>
        <w:rPr>
          <w:sz w:val="24"/>
          <w:szCs w:val="24"/>
        </w:rPr>
        <w:t xml:space="preserve">rtificial que componha uma ópera seguindo o estilo de Mozart. </w:t>
      </w:r>
    </w:p>
    <w:p>
      <w:pPr>
        <w:pStyle w:val="Normal"/>
        <w:spacing w:before="0" w:after="0"/>
        <w:ind w:firstLine="850" w:left="0" w:right="0"/>
        <w:contextualSpacing/>
        <w:jc w:val="both"/>
        <w:rPr>
          <w:rFonts w:ascii="Liberation Serif" w:hAnsi="Liberation Serif"/>
          <w:sz w:val="24"/>
          <w:szCs w:val="24"/>
        </w:rPr>
      </w:pPr>
      <w:r>
        <w:rPr>
          <w:sz w:val="24"/>
          <w:szCs w:val="24"/>
        </w:rPr>
        <w:t>Contrariadamente me rendo a isso, aceitando a possibilidade de chamar isso de “conhecimento artificial”, mas nesse caso, o ser humano tem</w:t>
      </w:r>
      <w:del w:id="2130" w:author="Autor desconhecido" w:date="2024-06-13T16:11:54Z">
        <w:r>
          <w:rPr>
            <w:sz w:val="24"/>
            <w:szCs w:val="24"/>
          </w:rPr>
          <w:delText>,</w:delText>
        </w:r>
      </w:del>
      <w:r>
        <w:rPr>
          <w:sz w:val="24"/>
          <w:szCs w:val="24"/>
        </w:rPr>
        <w:t xml:space="preserve"> pelo menos</w:t>
      </w:r>
      <w:del w:id="2131" w:author="Autor desconhecido" w:date="2024-06-13T16:11:58Z">
        <w:r>
          <w:rPr>
            <w:sz w:val="24"/>
            <w:szCs w:val="24"/>
          </w:rPr>
          <w:delText>,</w:delText>
        </w:r>
      </w:del>
      <w:r>
        <w:rPr>
          <w:sz w:val="24"/>
          <w:szCs w:val="24"/>
        </w:rPr>
        <w:t xml:space="preserve"> uma “habilidade” a mais que as máquinas “ainda” não o possuem, que é a expressão de sentimento</w:t>
      </w:r>
      <w:r>
        <w:rPr>
          <w:sz w:val="24"/>
          <w:szCs w:val="24"/>
        </w:rPr>
        <w:t>s</w:t>
      </w:r>
      <w:r>
        <w:rPr>
          <w:sz w:val="24"/>
          <w:szCs w:val="24"/>
        </w:rPr>
        <w:t xml:space="preserve"> que o inspir</w:t>
      </w:r>
      <w:r>
        <w:rPr>
          <w:sz w:val="24"/>
          <w:szCs w:val="24"/>
        </w:rPr>
        <w:t>e</w:t>
      </w:r>
      <w:r>
        <w:rPr>
          <w:sz w:val="24"/>
          <w:szCs w:val="24"/>
        </w:rPr>
        <w:t xml:space="preserve"> durante sua criação. </w:t>
      </w:r>
      <w:r>
        <w:rPr>
          <w:sz w:val="24"/>
          <w:szCs w:val="24"/>
        </w:rPr>
        <w:t>E</w:t>
      </w:r>
      <w:r>
        <w:rPr>
          <w:sz w:val="24"/>
          <w:szCs w:val="24"/>
        </w:rPr>
        <w:t xml:space="preserve"> essa é uma forma de seres humanos expressarem seu sentimento e “retê-lo” e transmiti-lo na forma de conhecimento.</w:t>
      </w:r>
    </w:p>
    <w:p>
      <w:pPr>
        <w:pStyle w:val="Normal"/>
        <w:spacing w:before="0" w:after="0"/>
        <w:ind w:firstLine="850" w:left="0" w:right="0"/>
        <w:contextualSpacing/>
        <w:jc w:val="both"/>
        <w:rPr>
          <w:rFonts w:ascii="Liberation Serif" w:hAnsi="Liberation Serif"/>
          <w:sz w:val="24"/>
          <w:szCs w:val="24"/>
        </w:rPr>
      </w:pPr>
      <w:r>
        <w:rPr>
          <w:sz w:val="24"/>
          <w:szCs w:val="24"/>
        </w:rPr>
        <w:t>Agora. A prática de criar, encorporar, praticar, divulgar conhecimento é um dos maiores alavancadores do desenvolvimento Humano.</w:t>
      </w:r>
    </w:p>
    <w:p>
      <w:pPr>
        <w:pStyle w:val="Normal"/>
        <w:spacing w:before="0" w:after="0"/>
        <w:ind w:firstLine="850" w:left="0" w:right="0"/>
        <w:contextualSpacing/>
        <w:jc w:val="both"/>
        <w:rPr>
          <w:rFonts w:ascii="Liberation Serif" w:hAnsi="Liberation Serif"/>
          <w:sz w:val="24"/>
          <w:szCs w:val="24"/>
        </w:rPr>
      </w:pPr>
      <w:r>
        <w:rPr>
          <w:sz w:val="24"/>
          <w:szCs w:val="24"/>
        </w:rPr>
        <w:t>Infelizmente, por incrível que pareça, a busca por conhec</w:t>
      </w:r>
      <w:r>
        <w:rPr>
          <w:sz w:val="24"/>
          <w:szCs w:val="24"/>
        </w:rPr>
        <w:t>imento</w:t>
      </w:r>
      <w:r>
        <w:rPr>
          <w:sz w:val="24"/>
          <w:szCs w:val="24"/>
        </w:rPr>
        <w:t xml:space="preserve"> tem sido cada vez mais desvalorizada, notadamente pela preguiça do menor esforço nas atuais gerações, com a célebre desculpa: “Aprender para que, se tem tudo na Internet com dois cliques?”</w:t>
      </w:r>
    </w:p>
    <w:p>
      <w:pPr>
        <w:pStyle w:val="Normal"/>
        <w:spacing w:before="0" w:after="0"/>
        <w:ind w:firstLine="850" w:left="0" w:right="0"/>
        <w:contextualSpacing/>
        <w:jc w:val="both"/>
        <w:rPr>
          <w:rFonts w:ascii="Liberation Serif" w:hAnsi="Liberation Serif"/>
          <w:b/>
          <w:bCs/>
          <w:sz w:val="24"/>
          <w:szCs w:val="24"/>
        </w:rPr>
      </w:pPr>
      <w:r>
        <w:rPr>
          <w:b/>
          <w:bCs/>
          <w:sz w:val="24"/>
          <w:szCs w:val="24"/>
        </w:rPr>
        <w:t>Expressão (arte)</w:t>
      </w:r>
    </w:p>
    <w:p>
      <w:pPr>
        <w:pStyle w:val="Normal"/>
        <w:spacing w:before="0" w:after="0"/>
        <w:ind w:firstLine="850" w:left="0" w:right="0"/>
        <w:contextualSpacing/>
        <w:jc w:val="both"/>
        <w:rPr>
          <w:rFonts w:ascii="Liberation Serif" w:hAnsi="Liberation Serif"/>
          <w:sz w:val="24"/>
          <w:szCs w:val="24"/>
        </w:rPr>
      </w:pPr>
      <w:r>
        <w:rPr>
          <w:sz w:val="24"/>
          <w:szCs w:val="24"/>
        </w:rPr>
        <w:t>A expressão é fundamental para promover o desenvolvimento humano enquanto instrumento de autoexpressão que promove como efeito autoconhecimento e diversos outros aspectos no desenvolvimento da criatividade, aprendizado, comunicação, empatia, inteligência emocional, além de ser grande difusor de valores e costumes para a sociedade.</w:t>
      </w:r>
    </w:p>
    <w:p>
      <w:pPr>
        <w:pStyle w:val="Normal"/>
        <w:spacing w:before="0" w:after="0"/>
        <w:ind w:firstLine="850" w:left="0" w:right="0"/>
        <w:contextualSpacing/>
        <w:jc w:val="both"/>
        <w:rPr>
          <w:rFonts w:ascii="Liberation Serif" w:hAnsi="Liberation Serif"/>
          <w:sz w:val="24"/>
          <w:szCs w:val="24"/>
        </w:rPr>
      </w:pPr>
      <w:r>
        <w:rPr>
          <w:sz w:val="24"/>
          <w:szCs w:val="24"/>
        </w:rPr>
        <w:t xml:space="preserve">Naturalmente, quando pensamos em expressão, logo nos lembramos da arte em todas as suas modalidades como instrumento preponderante. </w:t>
      </w:r>
      <w:r>
        <w:rPr>
          <w:sz w:val="24"/>
          <w:szCs w:val="24"/>
        </w:rPr>
        <w:t>Mas é claro que ela também se manifesta em todas as áreas de atuação humanas</w:t>
      </w:r>
    </w:p>
    <w:p>
      <w:pPr>
        <w:pStyle w:val="Normal"/>
        <w:spacing w:before="0" w:after="0"/>
        <w:ind w:firstLine="850" w:left="0" w:right="0"/>
        <w:contextualSpacing/>
        <w:jc w:val="both"/>
        <w:rPr>
          <w:rFonts w:ascii="Liberation Serif" w:hAnsi="Liberation Serif"/>
          <w:sz w:val="24"/>
          <w:szCs w:val="24"/>
        </w:rPr>
      </w:pPr>
      <w:r>
        <w:rPr>
          <w:sz w:val="24"/>
          <w:szCs w:val="24"/>
        </w:rPr>
        <w:t>Atua como desinibidor, promovendo o desenvolvimento por libertar as atitudes e posturas o que acaba por desenvolver o relacionamento aberto</w:t>
      </w:r>
      <w:del w:id="2132" w:author="Autor desconhecido" w:date="2024-06-13T16:13:16Z">
        <w:r>
          <w:rPr>
            <w:sz w:val="24"/>
            <w:szCs w:val="24"/>
          </w:rPr>
          <w:delText>s</w:delText>
        </w:r>
      </w:del>
      <w:r>
        <w:rPr>
          <w:sz w:val="24"/>
          <w:szCs w:val="24"/>
        </w:rPr>
        <w:t>, o maior promotor de troca de conhecimento e aprendizagem.</w:t>
      </w:r>
    </w:p>
    <w:p>
      <w:pPr>
        <w:pStyle w:val="Normal"/>
        <w:spacing w:before="0" w:after="0"/>
        <w:ind w:firstLine="850" w:left="0" w:right="0"/>
        <w:contextualSpacing/>
        <w:jc w:val="both"/>
        <w:rPr>
          <w:rFonts w:ascii="Liberation Serif" w:hAnsi="Liberation Serif"/>
          <w:sz w:val="24"/>
          <w:szCs w:val="24"/>
        </w:rPr>
      </w:pPr>
      <w:r>
        <w:rPr>
          <w:sz w:val="24"/>
          <w:szCs w:val="24"/>
        </w:rPr>
        <w:t>Enfim é por ela que principalmente se dissemina e se espalha o conhecimento entre os indivíduos.</w:t>
      </w:r>
    </w:p>
    <w:p>
      <w:pPr>
        <w:pStyle w:val="Normal"/>
        <w:spacing w:before="0" w:after="0"/>
        <w:ind w:firstLine="850" w:left="0" w:right="0"/>
        <w:contextualSpacing/>
        <w:jc w:val="both"/>
        <w:rPr>
          <w:rFonts w:ascii="Liberation Serif" w:hAnsi="Liberation Serif"/>
          <w:sz w:val="24"/>
          <w:szCs w:val="24"/>
        </w:rPr>
      </w:pPr>
      <w:r>
        <w:rPr>
          <w:sz w:val="24"/>
          <w:szCs w:val="24"/>
        </w:rPr>
        <w:t>Note-se que a expressão é um atributo humano que implica atitude dativa (ainda que se possa cobrar por isso de inúmeras formas), não inerente naturalmente às máquinas de inteligência artificial.</w:t>
      </w:r>
    </w:p>
    <w:p>
      <w:pPr>
        <w:pStyle w:val="Normal"/>
        <w:spacing w:before="0" w:after="0"/>
        <w:ind w:firstLine="850" w:left="0" w:right="0"/>
        <w:contextualSpacing/>
        <w:jc w:val="both"/>
        <w:rPr>
          <w:rFonts w:ascii="Liberation Serif" w:hAnsi="Liberation Serif"/>
          <w:sz w:val="24"/>
          <w:szCs w:val="24"/>
        </w:rPr>
      </w:pPr>
      <w:r>
        <w:rPr>
          <w:sz w:val="24"/>
          <w:szCs w:val="24"/>
        </w:rPr>
        <w:t>O conhecimento expresso nas atitudes e comportamento determinam os valores intelectuais e morais que caracterizam a personalidade peculiar de cada indivíduo em todas as fases de sua evolução.</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Heading2"/>
        <w:spacing w:before="0" w:after="0"/>
        <w:ind w:firstLine="680" w:left="0"/>
        <w:contextualSpacing/>
        <w:rPr/>
      </w:pPr>
      <w:bookmarkStart w:id="52" w:name="__RefHeading___Toc28711_218789475"/>
      <w:bookmarkEnd w:id="52"/>
      <w:r>
        <w:rPr/>
        <w:t xml:space="preserve">Vontade: </w:t>
      </w:r>
      <w:r>
        <w:rPr/>
        <w:t>C</w:t>
      </w:r>
      <w:r>
        <w:rPr>
          <w:rFonts w:eastAsia="Microsoft YaHei" w:cs="Mangal" w:ascii="Liberation Sans" w:hAnsi="Liberation Sans"/>
        </w:rPr>
        <w:t>ö</w:t>
      </w:r>
      <w:r>
        <w:rPr/>
        <w:t>n</w:t>
      </w:r>
      <w:r>
        <w:rPr>
          <w:rFonts w:eastAsia="Microsoft YaHei" w:cs="Mangal" w:ascii="Liberation Sans" w:hAnsi="Liberation Sans"/>
        </w:rPr>
        <w:t>ȁ</w:t>
      </w:r>
      <w:r>
        <w:rPr/>
        <w:t>tus</w:t>
      </w:r>
      <w:r>
        <w:rPr/>
        <w:t>.</w:t>
      </w:r>
      <w:bookmarkStart w:id="53" w:name="Zélia_13_junho_24"/>
      <w:bookmarkEnd w:id="53"/>
    </w:p>
    <w:p>
      <w:pPr>
        <w:pStyle w:val="Normal"/>
        <w:spacing w:before="0" w:after="0"/>
        <w:contextualSpacing/>
        <w:rPr/>
      </w:pPr>
      <w:r>
        <w:rPr>
          <w:b/>
          <w:i/>
          <w:iCs/>
        </w:rPr>
        <w:t>“</w:t>
      </w:r>
      <w:r>
        <w:rPr>
          <w:b/>
          <w:i/>
          <w:iCs/>
        </w:rPr>
        <w:t xml:space="preserve">Conatus </w:t>
      </w:r>
      <w:r>
        <w:rPr>
          <w:i/>
          <w:iCs/>
        </w:rPr>
        <w:t>(</w:t>
      </w:r>
      <w:hyperlink r:id="rId54">
        <w:r>
          <w:rPr>
            <w:rStyle w:val="Hyperlink"/>
            <w:i/>
            <w:iCs/>
            <w:shd w:fill="FFFFFF" w:val="clear"/>
          </w:rPr>
          <w:t>latim</w:t>
        </w:r>
      </w:hyperlink>
      <w:r>
        <w:rPr>
          <w:i/>
          <w:iCs/>
        </w:rPr>
        <w:t xml:space="preserve"> para esforço; impulso, inclinação, tendência; cometimento) é um termo ou </w:t>
      </w:r>
      <w:hyperlink r:id="rId55">
        <w:r>
          <w:rPr>
            <w:rStyle w:val="Hyperlink"/>
            <w:i/>
            <w:iCs/>
            <w:shd w:fill="FFFFFF" w:val="clear"/>
          </w:rPr>
          <w:t>conceito</w:t>
        </w:r>
      </w:hyperlink>
      <w:r>
        <w:rPr>
          <w:i/>
          <w:iCs/>
        </w:rPr>
        <w:t xml:space="preserve"> usado na </w:t>
      </w:r>
      <w:hyperlink r:id="rId56">
        <w:r>
          <w:rPr>
            <w:rStyle w:val="Hyperlink"/>
            <w:i/>
            <w:iCs/>
            <w:shd w:fill="FFFFFF" w:val="clear"/>
          </w:rPr>
          <w:t>filosofia</w:t>
        </w:r>
      </w:hyperlink>
      <w:r>
        <w:rPr>
          <w:i/>
          <w:iCs/>
        </w:rPr>
        <w:t xml:space="preserve"> para se referir a uma inclinação inata de uma coisa para continuar a existir e se aprimorar.</w:t>
      </w:r>
      <w:r>
        <w:fldChar w:fldCharType="begin"/>
      </w:r>
      <w:r>
        <w:rPr>
          <w:rStyle w:val="Hyperlink"/>
          <w:i/>
          <w:iCs/>
        </w:rPr>
        <w:instrText xml:space="preserve"> HYPERLINK "https://pt.wikipedia.org/wiki/Conatus" \l "cite_note-Traup-1"</w:instrText>
      </w:r>
      <w:r>
        <w:rPr>
          <w:rStyle w:val="Hyperlink"/>
          <w:i/>
          <w:iCs/>
        </w:rPr>
        <w:fldChar w:fldCharType="separate"/>
      </w:r>
      <w:bookmarkStart w:id="54" w:name="cite_ref-Traup_1-0"/>
      <w:bookmarkEnd w:id="54"/>
      <w:r>
        <w:rPr>
          <w:rStyle w:val="Hyperlink"/>
          <w:i/>
          <w:iCs/>
        </w:rPr>
        <w:t>[1]</w:t>
      </w:r>
      <w:r>
        <w:rPr>
          <w:rStyle w:val="Hyperlink"/>
          <w:i/>
          <w:iCs/>
        </w:rPr>
        <w:fldChar w:fldCharType="end"/>
      </w:r>
      <w:r>
        <w:rPr>
          <w:i/>
          <w:iCs/>
        </w:rPr>
        <w:t xml:space="preserve"> Esta "coisa" pode ser a </w:t>
      </w:r>
      <w:hyperlink r:id="rId57">
        <w:r>
          <w:rPr>
            <w:rStyle w:val="Hyperlink"/>
            <w:i/>
            <w:iCs/>
            <w:shd w:fill="FFFFFF" w:val="clear"/>
          </w:rPr>
          <w:t>mente</w:t>
        </w:r>
      </w:hyperlink>
      <w:r>
        <w:rPr>
          <w:i/>
          <w:iCs/>
        </w:rPr>
        <w:t xml:space="preserve">, a </w:t>
      </w:r>
      <w:hyperlink r:id="rId58">
        <w:r>
          <w:rPr>
            <w:rStyle w:val="Hyperlink"/>
            <w:i/>
            <w:iCs/>
            <w:shd w:fill="FFFFFF" w:val="clear"/>
          </w:rPr>
          <w:t>matéria</w:t>
        </w:r>
      </w:hyperlink>
      <w:r>
        <w:rPr>
          <w:i/>
          <w:iCs/>
        </w:rPr>
        <w:t xml:space="preserve"> ou uma combinação de ambos. Durante milênios, muitas definições e tratamentos diferentes têm sido formulados por filósofos. Os filósofos do século XVII </w:t>
      </w:r>
      <w:hyperlink r:id="rId59">
        <w:r>
          <w:rPr>
            <w:rStyle w:val="Hyperlink"/>
            <w:i/>
            <w:iCs/>
            <w:shd w:fill="FFFFFF" w:val="clear"/>
          </w:rPr>
          <w:t>René Descartes</w:t>
        </w:r>
      </w:hyperlink>
      <w:r>
        <w:rPr>
          <w:i/>
          <w:iCs/>
        </w:rPr>
        <w:t xml:space="preserve">, </w:t>
      </w:r>
      <w:hyperlink r:id="rId60">
        <w:r>
          <w:rPr>
            <w:rStyle w:val="Hyperlink"/>
            <w:i/>
            <w:iCs/>
            <w:shd w:fill="FFFFFF" w:val="clear"/>
          </w:rPr>
          <w:t>Baruch Spinoza</w:t>
        </w:r>
      </w:hyperlink>
      <w:r>
        <w:rPr>
          <w:i/>
          <w:iCs/>
        </w:rPr>
        <w:t xml:space="preserve">, </w:t>
      </w:r>
      <w:hyperlink r:id="rId61">
        <w:r>
          <w:rPr>
            <w:rStyle w:val="Hyperlink"/>
            <w:i/>
            <w:iCs/>
            <w:shd w:fill="FFFFFF" w:val="clear"/>
          </w:rPr>
          <w:t>Gottfried Leibniz</w:t>
        </w:r>
      </w:hyperlink>
      <w:r>
        <w:rPr>
          <w:i/>
          <w:iCs/>
        </w:rPr>
        <w:t xml:space="preserve">, e </w:t>
      </w:r>
      <w:hyperlink r:id="rId62">
        <w:r>
          <w:rPr>
            <w:rStyle w:val="Hyperlink"/>
            <w:i/>
            <w:iCs/>
            <w:shd w:fill="FFFFFF" w:val="clear"/>
          </w:rPr>
          <w:t>Thomas Hobbes</w:t>
        </w:r>
      </w:hyperlink>
      <w:r>
        <w:rPr>
          <w:i/>
          <w:iCs/>
        </w:rPr>
        <w:t xml:space="preserve"> fizeram importantes contribuições.</w:t>
      </w:r>
      <w:r>
        <w:fldChar w:fldCharType="begin"/>
      </w:r>
      <w:r>
        <w:rPr>
          <w:rStyle w:val="Hyperlink"/>
          <w:i/>
          <w:iCs/>
        </w:rPr>
        <w:instrText xml:space="preserve"> HYPERLINK "https://pt.wikipedia.org/wiki/Conatus" \l "cite_note-LeB-2"</w:instrText>
      </w:r>
      <w:r>
        <w:rPr>
          <w:rStyle w:val="Hyperlink"/>
          <w:i/>
          <w:iCs/>
        </w:rPr>
        <w:fldChar w:fldCharType="separate"/>
      </w:r>
      <w:bookmarkStart w:id="55" w:name="cite_ref-LeB_2-0"/>
      <w:bookmarkEnd w:id="55"/>
      <w:r>
        <w:rPr>
          <w:rStyle w:val="Hyperlink"/>
          <w:i/>
          <w:iCs/>
        </w:rPr>
        <w:t>[2]</w:t>
      </w:r>
      <w:r>
        <w:rPr>
          <w:rStyle w:val="Hyperlink"/>
          <w:i/>
          <w:iCs/>
        </w:rPr>
        <w:fldChar w:fldCharType="end"/>
      </w:r>
      <w:r>
        <w:rPr>
          <w:i/>
          <w:iCs/>
        </w:rPr>
        <w:t xml:space="preserve"> O conatus pode se referir ao instintivo "desejo de viver" de organismos vivos ou às várias teorias de </w:t>
      </w:r>
      <w:hyperlink r:id="rId63">
        <w:r>
          <w:rPr>
            <w:rStyle w:val="Hyperlink"/>
            <w:i/>
            <w:iCs/>
            <w:shd w:fill="FFFFFF" w:val="clear"/>
          </w:rPr>
          <w:t>movimento</w:t>
        </w:r>
      </w:hyperlink>
      <w:r>
        <w:rPr>
          <w:i/>
          <w:iCs/>
        </w:rPr>
        <w:t xml:space="preserve"> e </w:t>
      </w:r>
      <w:hyperlink r:id="rId64">
        <w:r>
          <w:rPr>
            <w:rStyle w:val="Hyperlink"/>
            <w:i/>
            <w:iCs/>
            <w:shd w:fill="FFFFFF" w:val="clear"/>
          </w:rPr>
          <w:t>inércia</w:t>
        </w:r>
      </w:hyperlink>
      <w:r>
        <w:rPr>
          <w:i/>
          <w:iCs/>
        </w:rPr>
        <w:t>.</w:t>
      </w:r>
      <w:r>
        <w:fldChar w:fldCharType="begin"/>
      </w:r>
      <w:r>
        <w:rPr>
          <w:rStyle w:val="Hyperlink"/>
          <w:i/>
          <w:iCs/>
        </w:rPr>
        <w:instrText xml:space="preserve"> HYPERLINK "https://pt.wikipedia.org/wiki/Conatus" \l "cite_note-Wolf-3"</w:instrText>
      </w:r>
      <w:r>
        <w:rPr>
          <w:rStyle w:val="Hyperlink"/>
          <w:i/>
          <w:iCs/>
        </w:rPr>
        <w:fldChar w:fldCharType="separate"/>
      </w:r>
      <w:bookmarkStart w:id="56" w:name="cite_ref-Wolf_3-0"/>
      <w:bookmarkEnd w:id="56"/>
      <w:r>
        <w:rPr>
          <w:rStyle w:val="Hyperlink"/>
          <w:i/>
          <w:iCs/>
        </w:rPr>
        <w:t>[3]</w:t>
      </w:r>
      <w:r>
        <w:rPr>
          <w:rStyle w:val="Hyperlink"/>
          <w:i/>
          <w:iCs/>
        </w:rPr>
        <w:fldChar w:fldCharType="end"/>
      </w:r>
      <w:r>
        <w:rPr>
          <w:i/>
          <w:iCs/>
        </w:rPr>
        <w:t xml:space="preserve"> Frequentemente, o conceito é associado com a vontade de </w:t>
      </w:r>
      <w:hyperlink r:id="rId65">
        <w:r>
          <w:rPr>
            <w:rStyle w:val="Hyperlink"/>
            <w:i/>
            <w:iCs/>
            <w:shd w:fill="FFFFFF" w:val="clear"/>
          </w:rPr>
          <w:t>Deus</w:t>
        </w:r>
      </w:hyperlink>
      <w:r>
        <w:rPr>
          <w:i/>
          <w:iCs/>
        </w:rPr>
        <w:t xml:space="preserve"> em uma visão </w:t>
      </w:r>
      <w:hyperlink r:id="rId66">
        <w:r>
          <w:rPr>
            <w:rStyle w:val="Hyperlink"/>
            <w:i/>
            <w:iCs/>
            <w:shd w:fill="FFFFFF" w:val="clear"/>
          </w:rPr>
          <w:t>panteísta</w:t>
        </w:r>
      </w:hyperlink>
      <w:r>
        <w:rPr>
          <w:i/>
          <w:iCs/>
        </w:rPr>
        <w:t xml:space="preserve"> da </w:t>
      </w:r>
      <w:hyperlink r:id="rId67">
        <w:r>
          <w:rPr>
            <w:rStyle w:val="Hyperlink"/>
            <w:i/>
            <w:iCs/>
            <w:shd w:fill="FFFFFF" w:val="clear"/>
          </w:rPr>
          <w:t>Natureza</w:t>
        </w:r>
      </w:hyperlink>
      <w:r>
        <w:rPr>
          <w:i/>
          <w:iCs/>
        </w:rPr>
        <w:t>.</w:t>
      </w:r>
      <w:r>
        <w:fldChar w:fldCharType="begin"/>
      </w:r>
      <w:r>
        <w:rPr>
          <w:rStyle w:val="Hyperlink"/>
          <w:i/>
          <w:iCs/>
        </w:rPr>
        <w:instrText xml:space="preserve"> HYPERLINK "https://pt.wikipedia.org/wiki/Conatus" \l "cite_note-LeB-2"</w:instrText>
      </w:r>
      <w:r>
        <w:rPr>
          <w:rStyle w:val="Hyperlink"/>
          <w:i/>
          <w:iCs/>
        </w:rPr>
        <w:fldChar w:fldCharType="separate"/>
      </w:r>
      <w:bookmarkStart w:id="57" w:name="cite_ref-LeB_2-1"/>
      <w:bookmarkEnd w:id="57"/>
      <w:r>
        <w:rPr>
          <w:rStyle w:val="Hyperlink"/>
          <w:i/>
          <w:iCs/>
        </w:rPr>
        <w:t>[2]</w:t>
      </w:r>
      <w:r>
        <w:rPr>
          <w:rStyle w:val="Hyperlink"/>
          <w:i/>
          <w:iCs/>
        </w:rPr>
        <w:fldChar w:fldCharType="end"/>
      </w:r>
      <w:r>
        <w:fldChar w:fldCharType="begin"/>
      </w:r>
      <w:r>
        <w:rPr>
          <w:rStyle w:val="Hyperlink"/>
          <w:i/>
          <w:iCs/>
        </w:rPr>
        <w:instrText xml:space="preserve"> HYPERLINK "https://pt.wikipedia.org/wiki/Conatus" \l "cite_note-Shop-4"</w:instrText>
      </w:r>
      <w:r>
        <w:rPr>
          <w:rStyle w:val="Hyperlink"/>
          <w:i/>
          <w:iCs/>
        </w:rPr>
        <w:fldChar w:fldCharType="separate"/>
      </w:r>
      <w:bookmarkStart w:id="58" w:name="cite_ref-Shop_4-0"/>
      <w:bookmarkEnd w:id="58"/>
      <w:r>
        <w:rPr>
          <w:rStyle w:val="Hyperlink"/>
          <w:i/>
          <w:iCs/>
        </w:rPr>
        <w:t>[4]</w:t>
      </w:r>
      <w:r>
        <w:rPr>
          <w:rStyle w:val="Hyperlink"/>
          <w:i/>
          <w:iCs/>
        </w:rPr>
        <w:fldChar w:fldCharType="end"/>
      </w:r>
      <w:r>
        <w:rPr>
          <w:i/>
          <w:iCs/>
        </w:rPr>
        <w:t xml:space="preserve"> O conceito pode ser dividido em definições distintas para a mente e o corpo quando se discute </w:t>
      </w:r>
      <w:hyperlink r:id="rId68">
        <w:r>
          <w:rPr>
            <w:rStyle w:val="Hyperlink"/>
            <w:i/>
            <w:iCs/>
            <w:shd w:fill="FFFFFF" w:val="clear"/>
          </w:rPr>
          <w:t>força centrífuga</w:t>
        </w:r>
      </w:hyperlink>
      <w:r>
        <w:rPr>
          <w:i/>
          <w:iCs/>
        </w:rPr>
        <w:t xml:space="preserve"> e inércia.</w:t>
      </w:r>
    </w:p>
    <w:p>
      <w:pPr>
        <w:pStyle w:val="Normal"/>
        <w:spacing w:before="0" w:after="0"/>
        <w:contextualSpacing/>
        <w:rPr/>
      </w:pPr>
      <w:r>
        <w:rPr>
          <w:i/>
          <w:iCs/>
        </w:rPr>
        <w:t xml:space="preserve">O termo latino </w:t>
      </w:r>
      <w:hyperlink r:id="rId69">
        <w:r>
          <w:rPr>
            <w:rStyle w:val="Hyperlink"/>
            <w:i/>
            <w:iCs/>
          </w:rPr>
          <w:t>cōnātus</w:t>
        </w:r>
      </w:hyperlink>
      <w:r>
        <w:rPr>
          <w:i/>
          <w:iCs/>
        </w:rPr>
        <w:t xml:space="preserve"> vem do verbo </w:t>
      </w:r>
      <w:hyperlink r:id="rId70">
        <w:r>
          <w:rPr>
            <w:rStyle w:val="Hyperlink"/>
            <w:i/>
            <w:iCs/>
          </w:rPr>
          <w:t>cōnor</w:t>
        </w:r>
      </w:hyperlink>
      <w:r>
        <w:rPr>
          <w:i/>
          <w:iCs/>
        </w:rPr>
        <w:t xml:space="preserve">, que é geralmente traduzido em português como "tentar", "procurar"; mas o conceito do conatus foi primeiro desenvolvido pelos </w:t>
      </w:r>
      <w:hyperlink r:id="rId71">
        <w:r>
          <w:rPr>
            <w:rStyle w:val="Hyperlink"/>
            <w:i/>
            <w:iCs/>
            <w:shd w:fill="FFFFFF" w:val="clear"/>
          </w:rPr>
          <w:t>estoicos</w:t>
        </w:r>
      </w:hyperlink>
      <w:r>
        <w:rPr>
          <w:i/>
          <w:iCs/>
        </w:rPr>
        <w:t xml:space="preserve"> (333–264 a.C.) e </w:t>
      </w:r>
      <w:hyperlink r:id="rId72">
        <w:r>
          <w:rPr>
            <w:rStyle w:val="Hyperlink"/>
            <w:i/>
            <w:iCs/>
            <w:shd w:fill="FFFFFF" w:val="clear"/>
          </w:rPr>
          <w:t>peripatéticos</w:t>
        </w:r>
      </w:hyperlink>
      <w:r>
        <w:rPr>
          <w:i/>
          <w:iCs/>
        </w:rPr>
        <w:t xml:space="preserve"> (c. 335 a.C.) na Antiguidade. Estes grupos usavam a palavra </w:t>
      </w:r>
      <w:hyperlink r:id="rId73">
        <w:r>
          <w:rPr>
            <w:rStyle w:val="Hyperlink"/>
            <w:i/>
            <w:iCs/>
          </w:rPr>
          <w:t>ὁρμή</w:t>
        </w:r>
      </w:hyperlink>
      <w:r>
        <w:rPr>
          <w:i/>
          <w:iCs/>
        </w:rPr>
        <w:t xml:space="preserve"> (hormê, traduzida em latim por </w:t>
      </w:r>
      <w:hyperlink r:id="rId74">
        <w:r>
          <w:rPr>
            <w:rStyle w:val="Hyperlink"/>
            <w:i/>
            <w:iCs/>
          </w:rPr>
          <w:t>ímpeto</w:t>
        </w:r>
      </w:hyperlink>
      <w:r>
        <w:rPr>
          <w:i/>
          <w:iCs/>
        </w:rPr>
        <w:t>) para descrever o movimento da alma em direção a um objeto, e do qual um ato físico resulta.</w:t>
      </w:r>
      <w:r>
        <w:fldChar w:fldCharType="begin"/>
      </w:r>
      <w:r>
        <w:rPr>
          <w:rStyle w:val="Hyperlink"/>
          <w:i/>
          <w:iCs/>
        </w:rPr>
        <w:instrText xml:space="preserve"> HYPERLINK "https://pt.wikipedia.org/wiki/Conatus" \l "cite_note-6"</w:instrText>
      </w:r>
      <w:r>
        <w:rPr>
          <w:rStyle w:val="Hyperlink"/>
          <w:i/>
          <w:iCs/>
        </w:rPr>
        <w:fldChar w:fldCharType="separate"/>
      </w:r>
      <w:bookmarkStart w:id="59" w:name="cite_ref-6"/>
      <w:bookmarkEnd w:id="59"/>
      <w:r>
        <w:rPr>
          <w:rStyle w:val="Hyperlink"/>
          <w:i/>
          <w:iCs/>
        </w:rPr>
        <w:t>[6]</w:t>
      </w:r>
      <w:r>
        <w:rPr>
          <w:rStyle w:val="Hyperlink"/>
          <w:i/>
          <w:iCs/>
        </w:rPr>
        <w:fldChar w:fldCharType="end"/>
      </w:r>
      <w:r>
        <w:rPr>
          <w:i/>
          <w:iCs/>
        </w:rPr>
        <w:t xml:space="preserve"> Os pensadores clássicos, </w:t>
      </w:r>
      <w:hyperlink r:id="rId75">
        <w:r>
          <w:rPr>
            <w:rStyle w:val="Hyperlink"/>
            <w:i/>
            <w:iCs/>
            <w:shd w:fill="FFFFFF" w:val="clear"/>
          </w:rPr>
          <w:t>Cícero</w:t>
        </w:r>
      </w:hyperlink>
      <w:r>
        <w:rPr>
          <w:i/>
          <w:iCs/>
        </w:rPr>
        <w:t xml:space="preserve"> (106–43 a.C.) e </w:t>
      </w:r>
      <w:hyperlink r:id="rId76">
        <w:r>
          <w:rPr>
            <w:rStyle w:val="Hyperlink"/>
            <w:i/>
            <w:iCs/>
            <w:shd w:fill="FFFFFF" w:val="clear"/>
          </w:rPr>
          <w:t>Diógenes Laércio</w:t>
        </w:r>
      </w:hyperlink>
      <w:r>
        <w:rPr>
          <w:i/>
          <w:iCs/>
        </w:rPr>
        <w:t xml:space="preserve"> (c. 235 a.C.), expandiram este princípio para incluir uma aversão à destruição, mas continuaram a limitar sua aplicação às motivações de animais não humanos. Diógenes Laércio, por exemplo, nega especificamente a aplicação do termo a plantas. Antes do </w:t>
      </w:r>
      <w:hyperlink r:id="rId77">
        <w:r>
          <w:rPr>
            <w:rStyle w:val="Hyperlink"/>
            <w:i/>
            <w:iCs/>
            <w:shd w:fill="FFFFFF" w:val="clear"/>
          </w:rPr>
          <w:t>Renascimento</w:t>
        </w:r>
      </w:hyperlink>
      <w:r>
        <w:rPr>
          <w:i/>
          <w:iCs/>
        </w:rPr>
        <w:t xml:space="preserve">, </w:t>
      </w:r>
      <w:hyperlink r:id="rId78">
        <w:r>
          <w:rPr>
            <w:rStyle w:val="Hyperlink"/>
            <w:i/>
            <w:iCs/>
            <w:shd w:fill="FFFFFF" w:val="clear"/>
          </w:rPr>
          <w:t>Tomás de Aquino</w:t>
        </w:r>
      </w:hyperlink>
      <w:r>
        <w:rPr>
          <w:i/>
          <w:iCs/>
        </w:rPr>
        <w:t xml:space="preserve"> (c. 1225–1274 d.C.), </w:t>
      </w:r>
      <w:hyperlink r:id="rId79">
        <w:r>
          <w:rPr>
            <w:rStyle w:val="Hyperlink"/>
            <w:i/>
            <w:iCs/>
            <w:shd w:fill="FFFFFF" w:val="clear"/>
          </w:rPr>
          <w:t>João Duns Escoto</w:t>
        </w:r>
      </w:hyperlink>
      <w:r>
        <w:rPr>
          <w:i/>
          <w:iCs/>
        </w:rPr>
        <w:t xml:space="preserve"> (c. 1266–1308 d.C) e </w:t>
      </w:r>
      <w:hyperlink r:id="rId80">
        <w:r>
          <w:rPr>
            <w:rStyle w:val="Hyperlink"/>
            <w:i/>
            <w:iCs/>
            <w:shd w:fill="FFFFFF" w:val="clear"/>
          </w:rPr>
          <w:t>Dante Alighieri</w:t>
        </w:r>
      </w:hyperlink>
      <w:r>
        <w:rPr>
          <w:i/>
          <w:iCs/>
        </w:rPr>
        <w:t xml:space="preserve"> (1265–1321 d.C.) expressaram sentimentos semelhantes usando as palavras latinas vult, velle ou appetit como sinônimos de conatus; de fato, todos os quatro termos podem ser usados para traduzir a palavra grega ὁρμή. Posteriormente, </w:t>
      </w:r>
      <w:hyperlink r:id="rId81">
        <w:r>
          <w:rPr>
            <w:rStyle w:val="Hyperlink"/>
            <w:i/>
            <w:iCs/>
            <w:shd w:fill="FFFFFF" w:val="clear"/>
          </w:rPr>
          <w:t>Bernardino Telesio</w:t>
        </w:r>
      </w:hyperlink>
      <w:r>
        <w:rPr>
          <w:i/>
          <w:iCs/>
        </w:rPr>
        <w:t xml:space="preserve"> e </w:t>
      </w:r>
      <w:hyperlink r:id="rId82">
        <w:r>
          <w:rPr>
            <w:rStyle w:val="Hyperlink"/>
            <w:i/>
            <w:iCs/>
            <w:shd w:fill="FFFFFF" w:val="clear"/>
          </w:rPr>
          <w:t>Tommaso Campanella</w:t>
        </w:r>
      </w:hyperlink>
      <w:r>
        <w:rPr>
          <w:i/>
          <w:iCs/>
        </w:rPr>
        <w:t xml:space="preserve"> estenderam as antigas noções gregas e aplicaram-nas a todos os objetos, animados e inanimados.</w:t>
      </w:r>
      <w:r>
        <w:rPr/>
        <w:t xml:space="preserve">”  </w:t>
      </w:r>
      <w:r>
        <w:rPr/>
        <w:t>(35)</w:t>
      </w:r>
    </w:p>
    <w:p>
      <w:pPr>
        <w:pStyle w:val="Normal"/>
        <w:spacing w:before="0" w:after="0"/>
        <w:contextualSpacing/>
        <w:rPr/>
      </w:pPr>
      <w:r>
        <w:rPr/>
      </w:r>
    </w:p>
    <w:p>
      <w:pPr>
        <w:pStyle w:val="Normal"/>
        <w:spacing w:before="0" w:after="0"/>
        <w:contextualSpacing/>
        <w:rPr>
          <w:rFonts w:ascii="Arial Rounded MT Bold" w:hAnsi="Arial Rounded MT Bold"/>
          <w:b w:val="false"/>
          <w:bCs w:val="false"/>
          <w:sz w:val="22"/>
          <w:szCs w:val="22"/>
        </w:rPr>
      </w:pPr>
      <w:r>
        <w:rPr>
          <w:rFonts w:ascii="Arial Rounded MT Bold" w:hAnsi="Arial Rounded MT Bold"/>
          <w:b w:val="false"/>
          <w:bCs w:val="false"/>
          <w:sz w:val="22"/>
          <w:szCs w:val="22"/>
        </w:rPr>
        <w:t>O conatus, enquanto inclinação inata para a continuação da existência e aperfe</w:t>
      </w:r>
      <w:r>
        <w:rPr>
          <w:rFonts w:ascii="Arial Rounded MT Bold" w:hAnsi="Arial Rounded MT Bold"/>
          <w:b/>
          <w:bCs/>
          <w:sz w:val="22"/>
          <w:szCs w:val="22"/>
        </w:rPr>
        <w:t>içoam</w:t>
      </w:r>
      <w:r>
        <w:rPr>
          <w:rFonts w:ascii="Arial Rounded MT Bold" w:hAnsi="Arial Rounded MT Bold"/>
          <w:b w:val="false"/>
          <w:bCs w:val="false"/>
          <w:sz w:val="22"/>
          <w:szCs w:val="22"/>
        </w:rPr>
        <w:t xml:space="preserve">ento, pode ser ligado ao desejo como uma manifestação do instinto. Este desejo, em seres vivos, é frequentemente não-consciente e alinhado com a sobrevivência e a propagação da espécie. É uma força que impulsiona o organismo a agir de maneiras que favoreçam sua preservação e desenvolvimento, mesmo sem uma reflexão deliberada ou consciência desse impulso. </w:t>
      </w:r>
      <w:r>
        <w:rPr>
          <w:rFonts w:ascii="Arial Rounded MT Bold" w:hAnsi="Arial Rounded MT Bold"/>
          <w:b w:val="false"/>
          <w:bCs w:val="false"/>
          <w:sz w:val="22"/>
          <w:szCs w:val="22"/>
        </w:rPr>
        <w:t>Portanto de origem instintiva.</w:t>
      </w:r>
    </w:p>
    <w:p>
      <w:pPr>
        <w:pStyle w:val="Normal"/>
        <w:spacing w:before="0" w:after="0"/>
        <w:contextualSpacing/>
        <w:rPr>
          <w:rFonts w:ascii="Arial Rounded MT Bold" w:hAnsi="Arial Rounded MT Bold"/>
          <w:sz w:val="22"/>
          <w:szCs w:val="22"/>
        </w:rPr>
      </w:pPr>
      <w:r>
        <w:rPr>
          <w:rFonts w:ascii="Arial Rounded MT Bold" w:hAnsi="Arial Rounded MT Bold"/>
          <w:sz w:val="22"/>
          <w:szCs w:val="22"/>
        </w:rPr>
        <w:t xml:space="preserve">Por outro lado, a </w:t>
      </w:r>
      <w:r>
        <w:rPr>
          <w:rFonts w:ascii="Arial Rounded MT Bold" w:hAnsi="Arial Rounded MT Bold"/>
          <w:b/>
          <w:bCs/>
          <w:sz w:val="22"/>
          <w:szCs w:val="22"/>
        </w:rPr>
        <w:t>vontade</w:t>
      </w:r>
      <w:r>
        <w:rPr>
          <w:rFonts w:ascii="Arial Rounded MT Bold" w:hAnsi="Arial Rounded MT Bold"/>
          <w:sz w:val="22"/>
          <w:szCs w:val="22"/>
        </w:rPr>
        <w:t xml:space="preserve"> é associada à racionalidade e consciência. Ela representa a capacidade de escolha consciente e deliberada, moldada por julgamentos, valores e princípios morais. A vontade permite que seres humanos e alguns animais tomem decisões que vão além da mera resposta instintiva</w:t>
      </w:r>
      <w:del w:id="2133" w:author="Autor desconhecido" w:date="2024-06-27T14:22:10Z">
        <w:r>
          <w:rPr>
            <w:rFonts w:ascii="Arial Rounded MT Bold" w:hAnsi="Arial Rounded MT Bold"/>
            <w:sz w:val="22"/>
            <w:szCs w:val="22"/>
          </w:rPr>
          <w:delText>,</w:delText>
        </w:r>
      </w:del>
      <w:ins w:id="2134" w:author="Autor desconhecido" w:date="2024-06-27T14:22:10Z">
        <w:r>
          <w:rPr>
            <w:rFonts w:ascii="Arial Rounded MT Bold" w:hAnsi="Arial Rounded MT Bold"/>
            <w:sz w:val="22"/>
            <w:szCs w:val="22"/>
          </w:rPr>
          <w:t xml:space="preserve">. </w:t>
        </w:r>
      </w:ins>
      <w:ins w:id="2135" w:author="Autor desconhecido" w:date="2024-06-27T14:22:10Z">
        <w:r>
          <w:rPr>
            <w:rFonts w:ascii="Arial Rounded MT Bold" w:hAnsi="Arial Rounded MT Bold"/>
            <w:sz w:val="22"/>
            <w:szCs w:val="22"/>
          </w:rPr>
          <w:t>P</w:t>
        </w:r>
      </w:ins>
      <w:del w:id="2136" w:author="Autor desconhecido" w:date="2024-06-27T14:22:13Z">
        <w:r>
          <w:rPr>
            <w:rFonts w:ascii="Arial Rounded MT Bold" w:hAnsi="Arial Rounded MT Bold"/>
            <w:sz w:val="22"/>
            <w:szCs w:val="22"/>
          </w:rPr>
          <w:delText xml:space="preserve"> p</w:delText>
        </w:r>
      </w:del>
      <w:r>
        <w:rPr>
          <w:rFonts w:ascii="Arial Rounded MT Bold" w:hAnsi="Arial Rounded MT Bold"/>
          <w:sz w:val="22"/>
          <w:szCs w:val="22"/>
        </w:rPr>
        <w:t xml:space="preserve">ossibilitando ações baseadas em considerações complexas, planejamento futuro e compreensão das consequências. </w:t>
      </w:r>
      <w:r>
        <w:rPr>
          <w:rFonts w:ascii="Arial Rounded MT Bold" w:hAnsi="Arial Rounded MT Bold"/>
          <w:sz w:val="22"/>
          <w:szCs w:val="22"/>
        </w:rPr>
        <w:t>Portanto fruto da expressão racional e consciente.</w:t>
      </w:r>
    </w:p>
    <w:p>
      <w:pPr>
        <w:pStyle w:val="Normal"/>
        <w:spacing w:before="0" w:after="0"/>
        <w:contextualSpacing/>
        <w:rPr>
          <w:rFonts w:ascii="Arial Rounded MT Bold" w:hAnsi="Arial Rounded MT Bold"/>
          <w:sz w:val="22"/>
          <w:szCs w:val="22"/>
        </w:rPr>
      </w:pPr>
      <w:r>
        <w:rPr>
          <w:rFonts w:ascii="Arial Rounded MT Bold" w:hAnsi="Arial Rounded MT Bold"/>
          <w:sz w:val="22"/>
          <w:szCs w:val="22"/>
        </w:rPr>
      </w:r>
    </w:p>
    <w:p>
      <w:pPr>
        <w:pStyle w:val="Normal"/>
        <w:spacing w:before="0" w:after="0"/>
        <w:contextualSpacing/>
        <w:rPr>
          <w:rFonts w:ascii="Arial Rounded MT Bold" w:hAnsi="Arial Rounded MT Bold"/>
          <w:sz w:val="22"/>
          <w:szCs w:val="22"/>
        </w:rPr>
      </w:pPr>
      <w:r>
        <w:rPr>
          <w:rFonts w:ascii="Arial Rounded MT Bold" w:hAnsi="Arial Rounded MT Bold"/>
          <w:sz w:val="22"/>
          <w:szCs w:val="22"/>
        </w:rPr>
        <w:t>Relacionando ambos os conceitos:</w:t>
      </w:r>
    </w:p>
    <w:p>
      <w:pPr>
        <w:pStyle w:val="Normal"/>
        <w:spacing w:before="0" w:after="0"/>
        <w:contextualSpacing/>
        <w:rPr>
          <w:rFonts w:ascii="Arial Rounded MT Bold" w:hAnsi="Arial Rounded MT Bold"/>
          <w:sz w:val="22"/>
          <w:szCs w:val="22"/>
        </w:rPr>
      </w:pPr>
      <w:r>
        <w:rPr>
          <w:rFonts w:ascii="Arial Rounded MT Bold" w:hAnsi="Arial Rounded MT Bold"/>
          <w:sz w:val="22"/>
          <w:szCs w:val="22"/>
        </w:rPr>
      </w:r>
    </w:p>
    <w:p>
      <w:pPr>
        <w:pStyle w:val="Normal"/>
        <w:spacing w:before="0" w:after="0"/>
        <w:contextualSpacing/>
        <w:rPr>
          <w:rFonts w:ascii="Arial Rounded MT Bold" w:hAnsi="Arial Rounded MT Bold"/>
          <w:sz w:val="22"/>
          <w:szCs w:val="22"/>
        </w:rPr>
      </w:pPr>
      <w:r>
        <w:rPr>
          <w:rFonts w:ascii="Arial Rounded MT Bold" w:hAnsi="Arial Rounded MT Bold"/>
          <w:sz w:val="22"/>
          <w:szCs w:val="22"/>
        </w:rPr>
        <w:t>- Desejo (Instinto): Dentro do contexto do conatus, o desejo pode ser visto como a expressão primária desse impulso. É a tendência natural que leva os seres a buscar o que é percebido como benéfico ou essencial para sua existência. No entanto, o desejo não requer necessariamente consciência; ele opera em um nível instintivo e emocional, direcionando o comportamento de forma mais imediata e muitas vezes sem deliberação.</w:t>
      </w:r>
    </w:p>
    <w:p>
      <w:pPr>
        <w:pStyle w:val="Normal"/>
        <w:spacing w:before="0" w:after="0"/>
        <w:contextualSpacing/>
        <w:rPr>
          <w:rFonts w:ascii="Arial Rounded MT Bold" w:hAnsi="Arial Rounded MT Bold"/>
          <w:sz w:val="22"/>
          <w:szCs w:val="22"/>
        </w:rPr>
      </w:pPr>
      <w:r>
        <w:rPr>
          <w:rFonts w:ascii="Arial Rounded MT Bold" w:hAnsi="Arial Rounded MT Bold"/>
          <w:sz w:val="22"/>
          <w:szCs w:val="22"/>
        </w:rPr>
        <w:t xml:space="preserve">- Vontade (Racionalidade): </w:t>
      </w:r>
      <w:del w:id="2137" w:author="Autor desconhecido" w:date="2024-06-27T14:23:00Z">
        <w:r>
          <w:rPr>
            <w:rFonts w:ascii="Arial Rounded MT Bold" w:hAnsi="Arial Rounded MT Bold"/>
            <w:sz w:val="22"/>
            <w:szCs w:val="22"/>
          </w:rPr>
          <w:delText>A</w:delText>
        </w:r>
      </w:del>
      <w:ins w:id="2138" w:author="Autor desconhecido" w:date="2024-06-27T14:23:00Z">
        <w:r>
          <w:rPr>
            <w:rFonts w:ascii="Arial Rounded MT Bold" w:hAnsi="Arial Rounded MT Bold"/>
            <w:sz w:val="22"/>
            <w:szCs w:val="22"/>
          </w:rPr>
          <w:t>a</w:t>
        </w:r>
      </w:ins>
      <w:r>
        <w:rPr>
          <w:rFonts w:ascii="Arial Rounded MT Bold" w:hAnsi="Arial Rounded MT Bold"/>
          <w:sz w:val="22"/>
          <w:szCs w:val="22"/>
        </w:rPr>
        <w:t xml:space="preserve"> vontade</w:t>
      </w:r>
      <w:del w:id="2139" w:author="Autor desconhecido" w:date="2024-06-27T14:22:46Z">
        <w:r>
          <w:rPr>
            <w:rFonts w:ascii="Arial Rounded MT Bold" w:hAnsi="Arial Rounded MT Bold"/>
            <w:sz w:val="22"/>
            <w:szCs w:val="22"/>
          </w:rPr>
          <w:delText>,</w:delText>
        </w:r>
      </w:del>
      <w:r>
        <w:rPr>
          <w:rFonts w:ascii="Arial Rounded MT Bold" w:hAnsi="Arial Rounded MT Bold"/>
          <w:sz w:val="22"/>
          <w:szCs w:val="22"/>
        </w:rPr>
        <w:t xml:space="preserve"> por sua vez, pode ser interpretada como o aspecto do conatus que se manifesta quando há consciência e deliberação envolvidas. A vontade permite que o impulso inato do conatus seja examinado, questionado e potencialmente modificado pela razão. Isso significa que um indivíduo pode ter o desejo instintivo de agir de certa forma (por exemplo, comer algo doce para obter energia rápida), mas a vontade pode intervir para escolher uma opção mais saudável baseada em conhecimento e autocontrole.</w:t>
      </w:r>
    </w:p>
    <w:p>
      <w:pPr>
        <w:pStyle w:val="Normal"/>
        <w:spacing w:before="0" w:after="0"/>
        <w:contextualSpacing/>
        <w:rPr>
          <w:rFonts w:ascii="Arial Rounded MT Bold" w:hAnsi="Arial Rounded MT Bold"/>
          <w:sz w:val="22"/>
          <w:szCs w:val="22"/>
        </w:rPr>
      </w:pPr>
      <w:r>
        <w:rPr>
          <w:rFonts w:ascii="Arial Rounded MT Bold" w:hAnsi="Arial Rounded MT Bold"/>
          <w:sz w:val="22"/>
          <w:szCs w:val="22"/>
        </w:rPr>
        <w:t>Assim</w:t>
      </w:r>
      <w:del w:id="2140" w:author="Autor desconhecido" w:date="2024-06-27T14:23:24Z">
        <w:r>
          <w:rPr>
            <w:rFonts w:ascii="Arial Rounded MT Bold" w:hAnsi="Arial Rounded MT Bold"/>
            <w:sz w:val="22"/>
            <w:szCs w:val="22"/>
          </w:rPr>
          <w:delText xml:space="preserve">, </w:delText>
        </w:r>
      </w:del>
      <w:ins w:id="2141" w:author="Autor desconhecido" w:date="2024-06-27T14:23:25Z">
        <w:r>
          <w:rPr>
            <w:rFonts w:ascii="Arial Rounded MT Bold" w:hAnsi="Arial Rounded MT Bold"/>
            <w:sz w:val="22"/>
            <w:szCs w:val="22"/>
          </w:rPr>
          <w:t xml:space="preserve"> </w:t>
        </w:r>
      </w:ins>
      <w:r>
        <w:rPr>
          <w:rFonts w:ascii="Arial Rounded MT Bold" w:hAnsi="Arial Rounded MT Bold"/>
          <w:sz w:val="22"/>
          <w:szCs w:val="22"/>
        </w:rPr>
        <w:t xml:space="preserve">enquanto o desejo relaciona-se com o conatus no sentido mais básico e fundamental da continuação da vida e busca por bem-estar, a vontade representa a aplicação do conatus de uma maneira mais evoluída e complexa, onde a consciência e a racionalidade permitem uma navegação mais sofisticada das exigências da existência, </w:t>
      </w:r>
      <w:r>
        <w:rPr>
          <w:rFonts w:ascii="Arial Rounded MT Bold" w:hAnsi="Arial Rounded MT Bold"/>
          <w:sz w:val="22"/>
          <w:szCs w:val="22"/>
        </w:rPr>
        <w:t>sob domínio do livre arbítrio.</w:t>
      </w:r>
    </w:p>
    <w:p>
      <w:pPr>
        <w:pStyle w:val="Normal"/>
        <w:spacing w:before="0" w:after="0"/>
        <w:contextualSpacing/>
        <w:rPr>
          <w:rFonts w:ascii="Arial Rounded MT Bold" w:hAnsi="Arial Rounded MT Bold"/>
          <w:sz w:val="22"/>
          <w:szCs w:val="22"/>
        </w:rPr>
      </w:pPr>
      <w:r>
        <w:rPr>
          <w:rFonts w:ascii="Arial Rounded MT Bold" w:hAnsi="Arial Rounded MT Bold"/>
          <w:sz w:val="22"/>
          <w:szCs w:val="22"/>
        </w:rPr>
        <w:t>Alguns</w:t>
      </w:r>
      <w:r>
        <w:rPr>
          <w:rFonts w:ascii="Arial Rounded MT Bold" w:hAnsi="Arial Rounded MT Bold"/>
          <w:sz w:val="22"/>
          <w:szCs w:val="22"/>
        </w:rPr>
        <w:t xml:space="preserve"> filósofos abordam o conatus de maneiras que refletem uma tensão entre desejo e vontade, instinto e racionalidade.</w:t>
      </w:r>
    </w:p>
    <w:p>
      <w:pPr>
        <w:pStyle w:val="Normal"/>
        <w:spacing w:before="0" w:after="0"/>
        <w:contextualSpacing/>
        <w:rPr>
          <w:rFonts w:ascii="Arial Rounded MT Bold" w:hAnsi="Arial Rounded MT Bold"/>
          <w:sz w:val="22"/>
          <w:szCs w:val="22"/>
        </w:rPr>
      </w:pPr>
      <w:r>
        <w:rPr>
          <w:rFonts w:ascii="Arial Rounded MT Bold" w:hAnsi="Arial Rounded MT Bold"/>
          <w:sz w:val="22"/>
          <w:szCs w:val="22"/>
        </w:rPr>
        <w:t>René Descartes via o conatus como uma força ou tendência ativa dos corpos para se moverem, expressando o poder de Deus. Nesse sentido, o conatus está mais alinhado com a vontade divina do que com o desejo instintivo. A vontade humana, para Descartes, é racional e livre, capaz de se alinhar ou desalinhar com essa tendência natural dos corpos. Portanto, a vontade representa uma racionalidade que pode ou não seguir o impulso do conatus.</w:t>
      </w:r>
    </w:p>
    <w:p>
      <w:pPr>
        <w:pStyle w:val="Normal"/>
        <w:spacing w:before="0" w:after="0"/>
        <w:contextualSpacing/>
        <w:rPr>
          <w:rFonts w:ascii="Arial Rounded MT Bold" w:hAnsi="Arial Rounded MT Bold"/>
          <w:sz w:val="22"/>
          <w:szCs w:val="22"/>
        </w:rPr>
      </w:pPr>
      <w:r>
        <w:rPr>
          <w:rFonts w:ascii="Arial Rounded MT Bold" w:hAnsi="Arial Rounded MT Bold"/>
          <w:sz w:val="22"/>
          <w:szCs w:val="22"/>
        </w:rPr>
        <w:t>Baruch Spinoza descreve o conatus como a essência de cada coisa, o esforço para perseverar em seu ser. Para Spinoza, esse esforço é uma expressão da vontade de existir que está presente em tudo. No entanto, ele também associa o conatus com a mente, onde ele se manifesta como desejo. Assim</w:t>
      </w:r>
      <w:del w:id="2142" w:author="Autor desconhecido" w:date="2024-06-27T14:24:47Z">
        <w:r>
          <w:rPr>
            <w:rFonts w:ascii="Arial Rounded MT Bold" w:hAnsi="Arial Rounded MT Bold"/>
            <w:sz w:val="22"/>
            <w:szCs w:val="22"/>
          </w:rPr>
          <w:delText>,</w:delText>
        </w:r>
      </w:del>
      <w:r>
        <w:rPr>
          <w:rFonts w:ascii="Arial Rounded MT Bold" w:hAnsi="Arial Rounded MT Bold"/>
          <w:sz w:val="22"/>
          <w:szCs w:val="22"/>
        </w:rPr>
        <w:t xml:space="preserve"> em Spinoza, o desejo é uma forma de consciência do conatus, enquanto a vontade é a própria essência de agir e perseverar.</w:t>
      </w:r>
    </w:p>
    <w:p>
      <w:pPr>
        <w:pStyle w:val="Normal"/>
        <w:spacing w:before="0" w:after="0"/>
        <w:contextualSpacing/>
        <w:rPr>
          <w:rFonts w:ascii="Arial Rounded MT Bold" w:hAnsi="Arial Rounded MT Bold"/>
          <w:sz w:val="22"/>
          <w:szCs w:val="22"/>
        </w:rPr>
      </w:pPr>
      <w:r>
        <w:rPr>
          <w:rFonts w:ascii="Arial Rounded MT Bold" w:hAnsi="Arial Rounded MT Bold"/>
          <w:sz w:val="22"/>
          <w:szCs w:val="22"/>
        </w:rPr>
      </w:r>
    </w:p>
    <w:p>
      <w:pPr>
        <w:pStyle w:val="Normal"/>
        <w:spacing w:before="0" w:after="0"/>
        <w:contextualSpacing/>
        <w:rPr>
          <w:rFonts w:ascii="Arial Rounded MT Bold" w:hAnsi="Arial Rounded MT Bold"/>
          <w:sz w:val="22"/>
          <w:szCs w:val="22"/>
        </w:rPr>
      </w:pPr>
      <w:r>
        <w:rPr>
          <w:rFonts w:ascii="Arial Rounded MT Bold" w:hAnsi="Arial Rounded MT Bold"/>
          <w:sz w:val="22"/>
          <w:szCs w:val="22"/>
        </w:rPr>
        <w:t>Gottfried Leibniz fala do conatus como início e fim do movimento, uma espécie de movimento instantâneo presente mesmo em repouso. Leibniz introduz a ideia de que há uma razão suficiente para cada ação, alinhando o conatus com um princípio racional. A vontade, neste contexto, pode ser vista como a aplicação consciente desse princípio inato e racional do conatus.</w:t>
      </w:r>
    </w:p>
    <w:p>
      <w:pPr>
        <w:pStyle w:val="Normal"/>
        <w:spacing w:before="0" w:after="0"/>
        <w:contextualSpacing/>
        <w:rPr>
          <w:rFonts w:ascii="Arial Rounded MT Bold" w:hAnsi="Arial Rounded MT Bold"/>
          <w:sz w:val="22"/>
          <w:szCs w:val="22"/>
        </w:rPr>
      </w:pPr>
      <w:r>
        <w:rPr>
          <w:rFonts w:ascii="Arial Rounded MT Bold" w:hAnsi="Arial Rounded MT Bold"/>
          <w:sz w:val="22"/>
          <w:szCs w:val="22"/>
        </w:rPr>
        <w:t>Thomas Hobbes, por sua vez, associa o conatus com o desejo de sobreviver e a busca pela paz. Para Hobbes, o conatus é a soma das emoções e desejos humanos que levam à ação. A vontade é o resultado desses desejos quando eles são processados pela razão e dirigidos para um fim específico.</w:t>
      </w:r>
    </w:p>
    <w:p>
      <w:pPr>
        <w:pStyle w:val="Normal"/>
        <w:spacing w:before="0" w:after="0"/>
        <w:contextualSpacing/>
        <w:rPr>
          <w:rFonts w:ascii="Arial Rounded MT Bold" w:hAnsi="Arial Rounded MT Bold"/>
          <w:sz w:val="22"/>
          <w:szCs w:val="22"/>
        </w:rPr>
      </w:pPr>
      <w:r>
        <w:rPr>
          <w:rFonts w:ascii="Arial Rounded MT Bold" w:hAnsi="Arial Rounded MT Bold"/>
          <w:sz w:val="22"/>
          <w:szCs w:val="22"/>
        </w:rPr>
        <w:t>Assim, ao correlacionar os pensamentos desses filósofos com os conceitos de desejo e vontade:</w:t>
      </w:r>
    </w:p>
    <w:p>
      <w:pPr>
        <w:pStyle w:val="Normal"/>
        <w:spacing w:before="0" w:after="0"/>
        <w:contextualSpacing/>
        <w:rPr>
          <w:rFonts w:ascii="Arial Rounded MT Bold" w:hAnsi="Arial Rounded MT Bold"/>
          <w:sz w:val="22"/>
          <w:szCs w:val="22"/>
        </w:rPr>
      </w:pPr>
      <w:r>
        <w:rPr>
          <w:rFonts w:ascii="Arial Rounded MT Bold" w:hAnsi="Arial Rounded MT Bold"/>
          <w:sz w:val="22"/>
          <w:szCs w:val="22"/>
        </w:rPr>
        <w:t>- O desejo é associado ao conatus como um impulso instintivo para agir de acordo com a tendência natural de perseverar na existência (Spinoza) ou como emoções e impulsos que levam à ação (Hobbes).</w:t>
      </w:r>
    </w:p>
    <w:p>
      <w:pPr>
        <w:pStyle w:val="Normal"/>
        <w:spacing w:before="0" w:after="0"/>
        <w:contextualSpacing/>
        <w:rPr>
          <w:rFonts w:ascii="Arial Rounded MT Bold" w:hAnsi="Arial Rounded MT Bold"/>
          <w:sz w:val="22"/>
          <w:szCs w:val="22"/>
        </w:rPr>
      </w:pPr>
      <w:r>
        <w:rPr>
          <w:rFonts w:ascii="Arial Rounded MT Bold" w:hAnsi="Arial Rounded MT Bold"/>
          <w:sz w:val="22"/>
          <w:szCs w:val="22"/>
        </w:rPr>
        <w:t>- A vontade é entendida como a capacidade racional de alinhar ou escolher entre diferentes impulsos do conatus (Descartes), como a própria essência da ação (Spinoza), ou como a razão que organiza e direciona os desejos para um fim (Leibniz e Hobbes).</w:t>
      </w:r>
    </w:p>
    <w:p>
      <w:pPr>
        <w:pStyle w:val="Normal"/>
        <w:spacing w:before="0" w:after="0"/>
        <w:contextualSpacing/>
        <w:rPr/>
      </w:pPr>
      <w:r>
        <w:rPr>
          <w:rFonts w:ascii="Arial Rounded MT Bold" w:hAnsi="Arial Rounded MT Bold"/>
          <w:sz w:val="22"/>
          <w:szCs w:val="22"/>
        </w:rPr>
        <w:t>Essa interação entre desejo e vontade reflete a complexidade do conatus, que abrange tanto aspectos instintivos quanto racionais da experiência humana e da existência dos corpos no mundo.</w:t>
      </w:r>
      <w:r>
        <w:rPr>
          <w:rFonts w:ascii="Arial Rounded MT Bold" w:hAnsi="Arial Rounded MT Bold"/>
        </w:rPr>
        <w:t xml:space="preserve"> </w:t>
      </w:r>
      <w:r>
        <w:rPr>
          <w:rFonts w:ascii="Liberation Serif" w:hAnsi="Liberation Serif"/>
          <w:b w:val="false"/>
          <w:bCs w:val="false"/>
        </w:rPr>
        <w:t>(texto em fonte</w:t>
      </w:r>
      <w:r>
        <w:rPr>
          <w:rFonts w:ascii="Liberation Serif" w:hAnsi="Liberation Serif"/>
          <w:b w:val="false"/>
          <w:bCs w:val="false"/>
          <w:sz w:val="22"/>
          <w:szCs w:val="22"/>
        </w:rPr>
        <w:t xml:space="preserve"> </w:t>
      </w:r>
      <w:r>
        <w:rPr>
          <w:rFonts w:ascii="Arial Rounded MT Bold" w:hAnsi="Arial Rounded MT Bold"/>
          <w:sz w:val="22"/>
          <w:szCs w:val="22"/>
        </w:rPr>
        <w:t>A</w:t>
      </w:r>
      <w:r>
        <w:rPr>
          <w:rFonts w:ascii="Arial Rounded MT Bold" w:hAnsi="Arial Rounded MT Bold"/>
          <w:sz w:val="22"/>
          <w:szCs w:val="22"/>
        </w:rPr>
        <w:t xml:space="preserve">rial </w:t>
      </w:r>
      <w:r>
        <w:rPr>
          <w:rFonts w:ascii="Arial Rounded MT Bold" w:hAnsi="Arial Rounded MT Bold"/>
          <w:sz w:val="22"/>
          <w:szCs w:val="22"/>
        </w:rPr>
        <w:t>Bold</w:t>
      </w:r>
      <w:r>
        <w:rPr>
          <w:rFonts w:ascii="Liberation Serif" w:hAnsi="Liberation Serif"/>
          <w:b w:val="false"/>
          <w:bCs w:val="false"/>
        </w:rPr>
        <w:t>, produzido com auxílio de IA)</w:t>
      </w:r>
    </w:p>
    <w:p>
      <w:pPr>
        <w:pStyle w:val="Normal"/>
        <w:spacing w:before="0" w:after="0"/>
        <w:contextualSpacing/>
        <w:rPr/>
      </w:pPr>
      <w:r>
        <w:rPr/>
      </w:r>
    </w:p>
    <w:p>
      <w:pPr>
        <w:pStyle w:val="Normal"/>
        <w:spacing w:lineRule="auto" w:line="240" w:before="0" w:after="0"/>
        <w:ind w:firstLine="680" w:left="0" w:right="0"/>
        <w:contextualSpacing/>
        <w:jc w:val="both"/>
        <w:rPr>
          <w:rFonts w:ascii="Liberation Serif" w:hAnsi="Liberation Serif"/>
          <w:sz w:val="24"/>
          <w:szCs w:val="24"/>
        </w:rPr>
      </w:pPr>
      <w:r>
        <w:rPr>
          <w:sz w:val="24"/>
          <w:szCs w:val="24"/>
        </w:rPr>
        <w:t>Consideremos assim a</w:t>
      </w:r>
      <w:r>
        <w:rPr>
          <w:sz w:val="24"/>
          <w:szCs w:val="24"/>
        </w:rPr>
        <w:t xml:space="preserve"> vontade </w:t>
      </w:r>
      <w:r>
        <w:rPr>
          <w:sz w:val="24"/>
          <w:szCs w:val="24"/>
        </w:rPr>
        <w:t>como</w:t>
      </w:r>
      <w:r>
        <w:rPr>
          <w:sz w:val="24"/>
          <w:szCs w:val="24"/>
        </w:rPr>
        <w:t xml:space="preserve"> um subproduto racional e consciente do desejo que é emocional e mais profundo com suas origens nos Instintos. </w:t>
      </w:r>
    </w:p>
    <w:p>
      <w:pPr>
        <w:pStyle w:val="Normal"/>
        <w:spacing w:before="0" w:after="0"/>
        <w:ind w:firstLine="850" w:left="0" w:right="0"/>
        <w:contextualSpacing/>
        <w:jc w:val="both"/>
        <w:rPr>
          <w:rFonts w:ascii="Liberation Serif" w:hAnsi="Liberation Serif"/>
          <w:sz w:val="24"/>
          <w:szCs w:val="24"/>
        </w:rPr>
      </w:pPr>
      <w:r>
        <w:rPr>
          <w:sz w:val="24"/>
          <w:szCs w:val="24"/>
        </w:rPr>
        <w:t xml:space="preserve">A origem instintiva do desejo na psicologia humana é frequentemente associada às teorias do instinto e da motivação. Segundo essas teorias, os desejos emergem de necessidades biológicas básicas e da busca pela satisfação dessas necessidades. Freud, por exemplo, propôs que os impulsos instintivos, como os de sobrevivência e reprodução, são fundamentais para o desenvolvimento do desejo e da vontade, sua descendente racional e emocional. Além disso, a teoria da hierarquia das necessidades de Maslow sugere que os humanos são motivados a satisfazer necessidades básicas (como fome, sede, segurança e reprodução), configurando desejos instintivos antes de buscar a satisfação de necessidades mais complexas (como amor, estima e realização pessoal), configurando a vontade consciente. </w:t>
      </w:r>
    </w:p>
    <w:p>
      <w:pPr>
        <w:pStyle w:val="Normal"/>
        <w:spacing w:before="0" w:after="0"/>
        <w:ind w:firstLine="850" w:left="0" w:right="0"/>
        <w:contextualSpacing/>
        <w:jc w:val="both"/>
        <w:rPr>
          <w:rFonts w:ascii="Liberation Serif" w:hAnsi="Liberation Serif"/>
          <w:sz w:val="24"/>
          <w:szCs w:val="24"/>
        </w:rPr>
      </w:pPr>
      <w:r>
        <w:rPr>
          <w:sz w:val="24"/>
          <w:szCs w:val="24"/>
        </w:rPr>
        <w:t>Quando discutimos o erro humano consciente na primeira parte desse compêndio, teorizamos supondo a razão, o sentimento e a consciência como características aditadas paralelamente ao instinto por novas habilidades, que passaram a contribuir na definição integral do ser humano, distinguindo-o dos animais inferiores.</w:t>
      </w:r>
    </w:p>
    <w:p>
      <w:pPr>
        <w:pStyle w:val="Normal"/>
        <w:spacing w:before="0" w:after="0"/>
        <w:ind w:firstLine="850" w:left="0" w:right="0"/>
        <w:contextualSpacing/>
        <w:jc w:val="both"/>
        <w:rPr>
          <w:rFonts w:ascii="Liberation Serif" w:hAnsi="Liberation Serif"/>
          <w:sz w:val="24"/>
          <w:szCs w:val="24"/>
        </w:rPr>
      </w:pPr>
      <w:r>
        <w:rPr>
          <w:sz w:val="24"/>
          <w:szCs w:val="24"/>
        </w:rPr>
        <w:t>Em nossa hipótese o</w:t>
      </w:r>
      <w:r>
        <w:rPr>
          <w:sz w:val="24"/>
          <w:szCs w:val="24"/>
        </w:rPr>
        <w:t xml:space="preserve"> instinto passa a se subjugar à racionalidade perdendo seu posto de dirigente preponderante para assistente coadjuvante.</w:t>
      </w:r>
    </w:p>
    <w:p>
      <w:pPr>
        <w:pStyle w:val="Normal"/>
        <w:spacing w:before="0" w:after="0"/>
        <w:ind w:firstLine="850" w:left="0" w:right="0"/>
        <w:contextualSpacing/>
        <w:jc w:val="both"/>
        <w:rPr>
          <w:rFonts w:ascii="Liberation Serif" w:hAnsi="Liberation Serif"/>
          <w:sz w:val="24"/>
          <w:szCs w:val="24"/>
        </w:rPr>
      </w:pPr>
      <w:r>
        <w:rPr>
          <w:sz w:val="24"/>
          <w:szCs w:val="24"/>
        </w:rPr>
        <w:t xml:space="preserve">A racionalidade e o sentimento, ainda ignorantes e pouco experientes, interpretam as sugestões do instintos, aproveitando-as coerentemente ou deturpando-as, segundo suas tendências reativas e personalidade mais ou menos tendenciosas ao Bem ou a satisfação de interesses egoísticos, peculiares ao seu estágio de evolução moral e intelectual. </w:t>
      </w:r>
    </w:p>
    <w:p>
      <w:pPr>
        <w:pStyle w:val="Normal"/>
        <w:spacing w:before="0" w:after="0"/>
        <w:ind w:firstLine="850" w:left="0" w:right="0"/>
        <w:contextualSpacing/>
        <w:jc w:val="both"/>
        <w:rPr>
          <w:rFonts w:ascii="Liberation Serif" w:hAnsi="Liberation Serif"/>
          <w:sz w:val="24"/>
          <w:szCs w:val="24"/>
        </w:rPr>
      </w:pPr>
      <w:r>
        <w:rPr>
          <w:sz w:val="24"/>
          <w:szCs w:val="24"/>
        </w:rPr>
        <w:t xml:space="preserve">O instinto humano, ainda submisso à rede instintiva característica do meio ambiente vital da Terra, procura “sugerir” o bom senso para manutenção do equilíbrio do ecossistema natural e colaborador para o bem viver da espécie humana, caracterizando o ser humano ainda como animal e coparticipante </w:t>
      </w:r>
      <w:r>
        <w:rPr>
          <w:sz w:val="24"/>
          <w:szCs w:val="24"/>
        </w:rPr>
        <w:t>no topo</w:t>
      </w:r>
      <w:r>
        <w:rPr>
          <w:sz w:val="24"/>
          <w:szCs w:val="24"/>
        </w:rPr>
        <w:t xml:space="preserve"> da cadeia alimentar de subsistência.</w:t>
      </w:r>
    </w:p>
    <w:p>
      <w:pPr>
        <w:pStyle w:val="Normal"/>
        <w:spacing w:before="0" w:after="0"/>
        <w:ind w:firstLine="850" w:left="0" w:right="0"/>
        <w:contextualSpacing/>
        <w:jc w:val="both"/>
        <w:rPr>
          <w:rFonts w:ascii="Liberation Serif" w:hAnsi="Liberation Serif"/>
          <w:sz w:val="24"/>
          <w:szCs w:val="24"/>
        </w:rPr>
      </w:pPr>
      <w:r>
        <w:rPr>
          <w:sz w:val="24"/>
          <w:szCs w:val="24"/>
        </w:rPr>
        <w:t xml:space="preserve">Assim o desejo instintivo passa a contribuir para a potencialização da vontade, que por sua vez </w:t>
      </w:r>
      <w:r>
        <w:rPr>
          <w:sz w:val="24"/>
          <w:szCs w:val="24"/>
        </w:rPr>
        <w:t xml:space="preserve">é </w:t>
      </w:r>
      <w:r>
        <w:rPr>
          <w:sz w:val="24"/>
          <w:szCs w:val="24"/>
        </w:rPr>
        <w:t>enviesa</w:t>
      </w:r>
      <w:r>
        <w:rPr>
          <w:sz w:val="24"/>
          <w:szCs w:val="24"/>
        </w:rPr>
        <w:t>da pelas tendências comportamentais do indivíduo de acordo com suas propensões morais e com o seu conhecimento e racionalidade</w:t>
      </w:r>
      <w:r>
        <w:rPr>
          <w:sz w:val="24"/>
          <w:szCs w:val="24"/>
        </w:rPr>
        <w:t xml:space="preserve"> </w:t>
      </w:r>
      <w:r>
        <w:rPr>
          <w:sz w:val="24"/>
          <w:szCs w:val="24"/>
        </w:rPr>
        <w:t>peculiares.</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Heading2"/>
        <w:spacing w:before="0" w:after="0"/>
        <w:ind w:firstLine="680" w:left="0"/>
        <w:contextualSpacing/>
        <w:rPr/>
      </w:pPr>
      <w:bookmarkStart w:id="60" w:name="__RefHeading___Toc3487_2209441386"/>
      <w:bookmarkEnd w:id="60"/>
      <w:r>
        <w:rPr>
          <w:b/>
          <w:bCs/>
        </w:rPr>
        <w:t xml:space="preserve">Objetivos, Metas </w:t>
      </w:r>
      <w:r>
        <w:rPr>
          <w:b/>
          <w:bCs/>
        </w:rPr>
        <w:t>e</w:t>
      </w:r>
      <w:r>
        <w:rPr>
          <w:b/>
          <w:bCs/>
        </w:rPr>
        <w:t xml:space="preserve"> Sonhos atingíveis</w:t>
      </w:r>
      <w:r>
        <w:rPr/>
        <w:t>.</w:t>
      </w:r>
    </w:p>
    <w:p>
      <w:pPr>
        <w:pStyle w:val="Normal"/>
        <w:spacing w:before="0" w:after="0"/>
        <w:ind w:firstLine="850" w:left="0" w:right="0"/>
        <w:contextualSpacing/>
        <w:jc w:val="both"/>
        <w:rPr>
          <w:rFonts w:ascii="Liberation Serif" w:hAnsi="Liberation Serif"/>
          <w:sz w:val="24"/>
          <w:szCs w:val="24"/>
        </w:rPr>
      </w:pPr>
      <w:r>
        <w:rPr>
          <w:sz w:val="24"/>
          <w:szCs w:val="24"/>
        </w:rPr>
        <w:t xml:space="preserve">Se bem que possamos categorizar esse tópico quase mais como um efeito decorrente da prática dos anteriores, trazê-lo aqui como mais um tópico é importante para torná-lo consciente, expondo sua importância para a aceleração coadjuvante da eficiência do desenvolvimento. </w:t>
      </w:r>
    </w:p>
    <w:p>
      <w:pPr>
        <w:pStyle w:val="Normal"/>
        <w:spacing w:before="0" w:after="0"/>
        <w:ind w:firstLine="850" w:left="0" w:right="0"/>
        <w:contextualSpacing/>
        <w:jc w:val="both"/>
        <w:rPr>
          <w:rFonts w:ascii="Liberation Serif" w:hAnsi="Liberation Serif"/>
          <w:sz w:val="24"/>
          <w:szCs w:val="24"/>
        </w:rPr>
      </w:pPr>
      <w:r>
        <w:rPr>
          <w:sz w:val="24"/>
          <w:szCs w:val="24"/>
        </w:rPr>
        <w:t xml:space="preserve">Quando não </w:t>
      </w:r>
      <w:r>
        <w:rPr>
          <w:sz w:val="24"/>
          <w:szCs w:val="24"/>
        </w:rPr>
        <w:t xml:space="preserve">se </w:t>
      </w:r>
      <w:r>
        <w:rPr>
          <w:sz w:val="24"/>
          <w:szCs w:val="24"/>
        </w:rPr>
        <w:t xml:space="preserve">estabelecem objetivos e metas bem definidas, de forma bem pragmática, a partir de sonhos e ideais oriundos de reflexão profunda </w:t>
      </w:r>
      <w:r>
        <w:rPr>
          <w:sz w:val="24"/>
          <w:szCs w:val="24"/>
        </w:rPr>
        <w:t>e autoconhecimento</w:t>
      </w:r>
      <w:ins w:id="2143" w:author="Autor desconhecido" w:date="2024-06-27T14:26:32Z">
        <w:r>
          <w:rPr>
            <w:sz w:val="24"/>
            <w:szCs w:val="24"/>
          </w:rPr>
          <w:t xml:space="preserve">. </w:t>
        </w:r>
      </w:ins>
      <w:ins w:id="2144" w:author="Autor desconhecido" w:date="2024-06-27T14:26:32Z">
        <w:r>
          <w:rPr>
            <w:sz w:val="24"/>
            <w:szCs w:val="24"/>
          </w:rPr>
          <w:t>O</w:t>
        </w:r>
      </w:ins>
      <w:del w:id="2145" w:author="Autor desconhecido" w:date="2024-06-27T14:26:35Z">
        <w:r>
          <w:rPr>
            <w:sz w:val="24"/>
            <w:szCs w:val="24"/>
          </w:rPr>
          <w:delText xml:space="preserve">, </w:delText>
        </w:r>
      </w:del>
      <w:del w:id="2146" w:author="Autor desconhecido" w:date="2024-06-27T14:26:35Z">
        <w:r>
          <w:rPr>
            <w:sz w:val="24"/>
            <w:szCs w:val="24"/>
          </w:rPr>
          <w:delText>o</w:delText>
        </w:r>
      </w:del>
      <w:r>
        <w:rPr>
          <w:sz w:val="24"/>
          <w:szCs w:val="24"/>
        </w:rPr>
        <w:t>s indivíduos acabam</w:t>
      </w:r>
      <w:r>
        <w:rPr>
          <w:sz w:val="24"/>
          <w:szCs w:val="24"/>
        </w:rPr>
        <w:t xml:space="preserve"> por andar algo errantes e meramente reativos aos problemas que </w:t>
      </w:r>
      <w:r>
        <w:rPr>
          <w:sz w:val="24"/>
          <w:szCs w:val="24"/>
        </w:rPr>
        <w:t xml:space="preserve">resultam </w:t>
      </w:r>
      <w:r>
        <w:rPr>
          <w:sz w:val="24"/>
          <w:szCs w:val="24"/>
        </w:rPr>
        <w:t xml:space="preserve">encontrar </w:t>
      </w:r>
      <w:ins w:id="2147" w:author="Autor desconhecido" w:date="2024-06-27T14:26:56Z">
        <w:r>
          <w:rPr>
            <w:sz w:val="24"/>
            <w:szCs w:val="24"/>
          </w:rPr>
          <w:t>“</w:t>
        </w:r>
      </w:ins>
      <w:r>
        <w:rPr>
          <w:sz w:val="24"/>
          <w:szCs w:val="24"/>
        </w:rPr>
        <w:t>aleatoriamente</w:t>
      </w:r>
      <w:ins w:id="2148" w:author="Autor desconhecido" w:date="2024-06-27T14:27:01Z">
        <w:r>
          <w:rPr>
            <w:sz w:val="24"/>
            <w:szCs w:val="24"/>
          </w:rPr>
          <w:t>”</w:t>
        </w:r>
      </w:ins>
      <w:r>
        <w:rPr>
          <w:sz w:val="24"/>
          <w:szCs w:val="24"/>
        </w:rPr>
        <w:t xml:space="preserve">, ou mais comumente como </w:t>
      </w:r>
      <w:r>
        <w:rPr>
          <w:sz w:val="24"/>
          <w:szCs w:val="24"/>
        </w:rPr>
        <w:t>efeitos</w:t>
      </w:r>
      <w:r>
        <w:rPr>
          <w:sz w:val="24"/>
          <w:szCs w:val="24"/>
        </w:rPr>
        <w:t xml:space="preserve"> de más escolhas e decisões, </w:t>
      </w:r>
      <w:r>
        <w:rPr>
          <w:sz w:val="24"/>
          <w:szCs w:val="24"/>
        </w:rPr>
        <w:t xml:space="preserve">ainda que </w:t>
      </w:r>
      <w:r>
        <w:rPr>
          <w:sz w:val="24"/>
          <w:szCs w:val="24"/>
        </w:rPr>
        <w:t xml:space="preserve">coerentes com realidade </w:t>
      </w:r>
      <w:r>
        <w:rPr>
          <w:sz w:val="24"/>
          <w:szCs w:val="24"/>
        </w:rPr>
        <w:t>de cada um</w:t>
      </w:r>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t xml:space="preserve">A definição eficiente de objetivos, metas e sonhos de vida é de extrema importância para o desenvolvimento </w:t>
      </w:r>
      <w:r>
        <w:rPr>
          <w:sz w:val="24"/>
          <w:szCs w:val="24"/>
        </w:rPr>
        <w:t>individual</w:t>
      </w:r>
      <w:r>
        <w:rPr>
          <w:sz w:val="24"/>
          <w:szCs w:val="24"/>
        </w:rPr>
        <w:t xml:space="preserve">, </w:t>
      </w:r>
      <w:r>
        <w:rPr>
          <w:sz w:val="24"/>
          <w:szCs w:val="24"/>
        </w:rPr>
        <w:t>sendo acelerador otimizando o desempenho do desenvolvimento tanto no âmbito intelectual quanto moral</w:t>
      </w:r>
      <w:r>
        <w:rPr>
          <w:sz w:val="24"/>
          <w:szCs w:val="24"/>
        </w:rPr>
        <w:t xml:space="preserve">. Quando uma pessoa define claramente seus objetivos, ela consegue ter um direcionamento claro de onde quer chegar e como fazer para alcançar suas metas. Isso ajuda a manter o foco, a motivação e a disciplina necessária para superar desafios e obstáculos ao longo do caminho. Além disso, a definição de objetivos pode proporcionar um senso de propósito e realização pessoal, contribuindo para uma vida mais significativa e feliz. Ter metas bem definidas também pode aumentar a autoconfiança e a autoestima, pois a pessoa se sente mais capaz de conquistar aquilo que deseja. </w:t>
      </w:r>
    </w:p>
    <w:p>
      <w:pPr>
        <w:pStyle w:val="Normal"/>
        <w:spacing w:before="0" w:after="0"/>
        <w:ind w:firstLine="850" w:left="0" w:right="0"/>
        <w:contextualSpacing/>
        <w:jc w:val="both"/>
        <w:rPr>
          <w:rFonts w:ascii="Arial" w:hAnsi="Arial"/>
          <w:sz w:val="24"/>
          <w:szCs w:val="24"/>
        </w:rPr>
      </w:pPr>
      <w:r>
        <w:rPr>
          <w:rFonts w:ascii="Arial" w:hAnsi="Arial"/>
          <w:sz w:val="24"/>
          <w:szCs w:val="24"/>
        </w:rPr>
        <w:t>Ao entrelaçar as perspectivas filosóficas e psicológicas modernas com uma visão espiritualista, podemos criar um</w:t>
      </w:r>
      <w:r>
        <w:rPr>
          <w:rFonts w:ascii="Arial" w:hAnsi="Arial"/>
          <w:sz w:val="24"/>
          <w:szCs w:val="24"/>
        </w:rPr>
        <w:t>a</w:t>
      </w:r>
      <w:r>
        <w:rPr>
          <w:rFonts w:ascii="Arial" w:hAnsi="Arial"/>
          <w:sz w:val="24"/>
          <w:szCs w:val="24"/>
        </w:rPr>
        <w:t xml:space="preserve"> tapeçaria rica que abrange a complexidade da jornada humana em busca de realização pessoal. Esta abordagem integrada não apenas aprofunda nosso entendimento sobre a importância dos objetivos, metas e sonhos, mas também nos conecta com uma compreensão mais profunda de nosso propósito e lugar no universo.</w:t>
      </w:r>
    </w:p>
    <w:p>
      <w:pPr>
        <w:pStyle w:val="Normal"/>
        <w:spacing w:before="0" w:after="0"/>
        <w:ind w:firstLine="850" w:left="0" w:right="0"/>
        <w:contextualSpacing/>
        <w:jc w:val="both"/>
        <w:rPr>
          <w:rFonts w:ascii="Arial" w:hAnsi="Arial"/>
          <w:sz w:val="24"/>
          <w:szCs w:val="24"/>
        </w:rPr>
      </w:pPr>
      <w:r>
        <w:rPr>
          <w:rFonts w:ascii="Arial" w:hAnsi="Arial"/>
          <w:sz w:val="24"/>
          <w:szCs w:val="24"/>
        </w:rPr>
        <w:t>Filósofos como Aristóteles e Nietzsche, ao lado de místicos orientais, oferecem uma base sólida para explorar a natureza da realização humana. Enquanto Aristóteles fala da "</w:t>
      </w:r>
      <w:r>
        <w:rPr>
          <w:rFonts w:ascii="Arial" w:hAnsi="Arial"/>
          <w:b/>
          <w:bCs/>
          <w:sz w:val="24"/>
          <w:szCs w:val="24"/>
        </w:rPr>
        <w:t>eudaimonia</w:t>
      </w:r>
      <w:r>
        <w:rPr>
          <w:rFonts w:ascii="Arial" w:hAnsi="Arial"/>
          <w:sz w:val="24"/>
          <w:szCs w:val="24"/>
        </w:rPr>
        <w:t>"</w:t>
      </w:r>
      <w:r>
        <w:rPr>
          <w:rStyle w:val="FootnoteReference"/>
          <w:rFonts w:ascii="Arial" w:hAnsi="Arial"/>
          <w:sz w:val="24"/>
          <w:szCs w:val="24"/>
        </w:rPr>
        <w:footnoteReference w:id="25"/>
      </w:r>
      <w:r>
        <w:rPr>
          <w:rFonts w:ascii="Arial" w:hAnsi="Arial"/>
          <w:sz w:val="24"/>
          <w:szCs w:val="24"/>
        </w:rPr>
        <w:t xml:space="preserve"> como o florescimento humano através da virtude e da razão, e Nietzsche eleva a "vontade de poder" como um caminho para a transcendência pessoal, as tradições espirituais orientais enfatizam a iluminação e a união com o eu superior. Essas perspectivas, quando combinadas, sugerem que a realização pessoal transcende a mera satisfação de desejos ou conquistas materiais, apontando para uma harmonia entre o eu, a comunidade e o cosmos.</w:t>
      </w:r>
    </w:p>
    <w:p>
      <w:pPr>
        <w:pStyle w:val="Normal"/>
        <w:spacing w:before="0" w:after="0"/>
        <w:ind w:firstLine="850" w:left="0" w:right="0"/>
        <w:contextualSpacing/>
        <w:jc w:val="both"/>
        <w:rPr>
          <w:rFonts w:ascii="Arial" w:hAnsi="Arial"/>
          <w:sz w:val="24"/>
          <w:szCs w:val="24"/>
        </w:rPr>
      </w:pPr>
      <w:r>
        <w:rPr>
          <w:rFonts w:ascii="Arial" w:hAnsi="Arial"/>
          <w:sz w:val="24"/>
          <w:szCs w:val="24"/>
        </w:rPr>
        <w:t>A psicologia moderna, através de teorias como a Hierarquia de Necessidades de Maslow e a Psicologia Transpessoal, complementa essa visão ao reconhecer a transcendência e a espiritualidade como componentes essenciais da realização pessoal. Isso implica que a jornada em direção aos nossos objetivos e sonhos não é apenas uma busca por sucesso individual, mas também um processo de autoconhecimento, conexão e contribuição para algo maior que nós mesmos.</w:t>
      </w:r>
    </w:p>
    <w:p>
      <w:pPr>
        <w:pStyle w:val="Normal"/>
        <w:spacing w:before="0" w:after="0"/>
        <w:ind w:firstLine="850" w:left="0" w:right="0"/>
        <w:contextualSpacing/>
        <w:jc w:val="both"/>
        <w:rPr>
          <w:rFonts w:ascii="Arial" w:hAnsi="Arial"/>
          <w:sz w:val="24"/>
          <w:szCs w:val="24"/>
        </w:rPr>
      </w:pPr>
      <w:r>
        <w:rPr>
          <w:rFonts w:ascii="Arial" w:hAnsi="Arial"/>
          <w:sz w:val="24"/>
          <w:szCs w:val="24"/>
        </w:rPr>
        <w:t>1. Definição de Objetivos Alinhados com o Propósito Maior: Nossos objetivos e metas devem refletir não apenas nossas aspirações pessoais, mas também nosso desejo de contribuir para o bem-estar coletivo e para a harmonia universal. Isso requer um profundo autoconhecimento e a integração de nossos valores mais profundos com nossas ações no mundo.</w:t>
      </w:r>
    </w:p>
    <w:p>
      <w:pPr>
        <w:pStyle w:val="Normal"/>
        <w:spacing w:before="0" w:after="0"/>
        <w:ind w:firstLine="850" w:left="0" w:right="0"/>
        <w:contextualSpacing/>
        <w:jc w:val="both"/>
        <w:rPr>
          <w:rFonts w:ascii="Arial" w:hAnsi="Arial"/>
          <w:sz w:val="24"/>
          <w:szCs w:val="24"/>
        </w:rPr>
      </w:pPr>
      <w:r>
        <w:rPr>
          <w:rFonts w:ascii="Arial" w:hAnsi="Arial"/>
          <w:sz w:val="24"/>
          <w:szCs w:val="24"/>
        </w:rPr>
        <w:t>2. Sonhos como Manifestações do Divino: Nossos sonhos mais profundos são expressões da nossa alma, guiando-nos em nossa jornada espiritual. Eles são o chamado para realizar nosso potencial divino e para contribuir com nossa luz única ao mundo.</w:t>
      </w:r>
    </w:p>
    <w:p>
      <w:pPr>
        <w:pStyle w:val="Normal"/>
        <w:spacing w:before="0" w:after="0"/>
        <w:ind w:firstLine="850" w:left="0" w:right="0"/>
        <w:contextualSpacing/>
        <w:jc w:val="both"/>
        <w:rPr>
          <w:rFonts w:ascii="Arial" w:hAnsi="Arial"/>
          <w:sz w:val="24"/>
          <w:szCs w:val="24"/>
        </w:rPr>
      </w:pPr>
      <w:r>
        <w:rPr>
          <w:rFonts w:ascii="Arial" w:hAnsi="Arial"/>
          <w:sz w:val="24"/>
          <w:szCs w:val="24"/>
        </w:rPr>
        <w:t>3. A Prática da Presença e da Gratidão: Em cada passo em direção à realização de nossos objetivos e sonhos, é vital cultivar a presença e a gratidão. Isso nos permite reconhecer a sacralidade de cada momento e a interconexão de todas as coisas, promovendo uma vida de plenitude e significado.</w:t>
      </w:r>
    </w:p>
    <w:p>
      <w:pPr>
        <w:pStyle w:val="Normal"/>
        <w:spacing w:before="0" w:after="0"/>
        <w:ind w:firstLine="850" w:left="0" w:right="0"/>
        <w:contextualSpacing/>
        <w:jc w:val="both"/>
        <w:rPr>
          <w:rFonts w:ascii="Arial" w:hAnsi="Arial"/>
          <w:sz w:val="24"/>
          <w:szCs w:val="24"/>
        </w:rPr>
      </w:pPr>
      <w:r>
        <w:rPr>
          <w:rFonts w:ascii="Arial" w:hAnsi="Arial"/>
          <w:sz w:val="24"/>
          <w:szCs w:val="24"/>
        </w:rPr>
        <w:t>4. O Caminho para a Transcendência: A integração de objetivos pragmáticos com aspirações espirituais transforma nossa jornada em uma peregrinação sagrada. Por meio da autotranscendência, buscamos não apenas a realização pessoal, mas também a unificação com o todo, reconhecendo nossa parte no tecido cósmico da existência.</w:t>
      </w:r>
    </w:p>
    <w:p>
      <w:pPr>
        <w:pStyle w:val="Normal"/>
        <w:spacing w:before="0" w:after="0"/>
        <w:ind w:firstLine="850" w:left="0" w:right="0"/>
        <w:contextualSpacing/>
        <w:jc w:val="both"/>
        <w:rPr/>
      </w:pPr>
      <w:r>
        <w:rPr>
          <w:rFonts w:ascii="Arial" w:hAnsi="Arial"/>
          <w:sz w:val="24"/>
          <w:szCs w:val="24"/>
        </w:rPr>
        <w:t xml:space="preserve">Ao interseccionar filosofia, psicologia e espiritualidade, abrimos caminhos para uma compreensão mais rica e integrada da realização pessoal. Esta abordagem </w:t>
      </w:r>
      <w:r>
        <w:rPr>
          <w:rFonts w:ascii="Arial" w:hAnsi="Arial"/>
          <w:sz w:val="24"/>
          <w:szCs w:val="24"/>
        </w:rPr>
        <w:t xml:space="preserve">algo </w:t>
      </w:r>
      <w:r>
        <w:rPr>
          <w:rFonts w:ascii="Arial" w:hAnsi="Arial"/>
          <w:sz w:val="24"/>
          <w:szCs w:val="24"/>
        </w:rPr>
        <w:t xml:space="preserve">holística não apenas nos guia em direção ao sucesso e à felicidade, mas também nos alinha com um propósito maior, conectando-nos com a essência do ser e com o fluxo divino da vida. </w:t>
      </w:r>
      <w:r>
        <w:rPr>
          <w:sz w:val="24"/>
          <w:szCs w:val="24"/>
        </w:rPr>
        <w:t xml:space="preserve">(texto em </w:t>
      </w:r>
      <w:r>
        <w:rPr>
          <w:rFonts w:ascii="Arial" w:hAnsi="Arial"/>
          <w:sz w:val="24"/>
          <w:szCs w:val="24"/>
        </w:rPr>
        <w:t>Arial</w:t>
      </w:r>
      <w:r>
        <w:rPr>
          <w:sz w:val="24"/>
          <w:szCs w:val="24"/>
        </w:rPr>
        <w:t xml:space="preserve"> produzido com auxílio de IA)</w:t>
      </w:r>
    </w:p>
    <w:p>
      <w:pPr>
        <w:pStyle w:val="Normal"/>
        <w:spacing w:before="0" w:after="0"/>
        <w:ind w:firstLine="850" w:left="0" w:right="0"/>
        <w:contextualSpacing/>
        <w:jc w:val="both"/>
        <w:rPr>
          <w:rFonts w:ascii="Liberation Serif" w:hAnsi="Liberation Serif"/>
          <w:sz w:val="24"/>
          <w:szCs w:val="24"/>
        </w:rPr>
      </w:pPr>
      <w:del w:id="2149" w:author="Autor desconhecido" w:date="2025-08-04T15:01:16Z">
        <w:r>
          <w:rPr>
            <w:sz w:val="24"/>
            <w:szCs w:val="24"/>
          </w:rPr>
          <w:delText>‍</w:delText>
        </w:r>
      </w:del>
      <w:del w:id="2150" w:author="Autor desconhecido" w:date="2025-08-04T15:01:16Z">
        <w:r>
          <w:drawing>
            <wp:anchor behindDoc="0" distT="0" distB="0" distL="0" distR="0" simplePos="0" locked="0" layoutInCell="1" allowOverlap="1" relativeHeight="0">
              <wp:simplePos x="0" y="0"/>
              <wp:positionH relativeFrom="column">
                <wp:posOffset>157480</wp:posOffset>
              </wp:positionH>
              <wp:positionV relativeFrom="paragraph">
                <wp:posOffset>95250</wp:posOffset>
              </wp:positionV>
              <wp:extent cx="828675" cy="136525"/>
              <wp:effectExtent l="0" t="0" r="0" b="0"/>
              <wp:wrapSquare wrapText="largest"/>
              <wp:docPr id="86" name="Figura2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Figura2 Copia 1" descr=""/>
                      <pic:cNvPicPr>
                        <a:picLocks noChangeAspect="1" noChangeArrowheads="1"/>
                      </pic:cNvPicPr>
                    </pic:nvPicPr>
                    <pic:blipFill>
                      <a:blip r:embed="rId83"/>
                      <a:stretch>
                        <a:fillRect/>
                      </a:stretch>
                    </pic:blipFill>
                    <pic:spPr bwMode="auto">
                      <a:xfrm>
                        <a:off x="0" y="0"/>
                        <a:ext cx="828675" cy="136525"/>
                      </a:xfrm>
                      <a:prstGeom prst="rect">
                        <a:avLst/>
                      </a:prstGeom>
                    </pic:spPr>
                  </pic:pic>
                </a:graphicData>
              </a:graphic>
            </wp:anchor>
          </w:drawing>
        </w:r>
      </w:del>
      <w:del w:id="2151" w:author="Autor desconhecido" w:date="2025-08-04T15:01:16Z">
        <w:r>
          <w:rPr>
            <w:sz w:val="24"/>
            <w:szCs w:val="24"/>
          </w:rPr>
          <w:delText>‍</w:delText>
        </w:r>
      </w:del>
      <w:del w:id="2152" w:author="Autor desconhecido" w:date="2024-06-07T10:28:33Z">
        <w:r>
          <w:rPr>
            <w:sz w:val="24"/>
            <w:szCs w:val="24"/>
          </w:rPr>
          <w:delText>‍‍</w:delText>
        </w:r>
      </w:del>
    </w:p>
    <w:p>
      <w:pPr>
        <w:pStyle w:val="BodyText"/>
        <w:spacing w:before="0" w:after="0"/>
        <w:contextualSpacing/>
        <w:rPr/>
      </w:pPr>
      <w:del w:id="2153" w:author="Autor desconhecido" w:date="2024-06-07T10:28:09Z">
        <w:r>
          <w:rPr/>
          <w:delText>‍‍</w:delText>
        </w:r>
      </w:del>
      <w:ins w:id="2154" w:author="Autor desconhecido" w:date="2024-06-07T09:35:46Z">
        <w:r>
          <w:rPr/>
          <w:t xml:space="preserve"> </w:t>
        </w:r>
      </w:ins>
      <w:del w:id="2155" w:author="Autor desconhecido" w:date="2024-06-07T10:28:12Z">
        <w:r>
          <w:rPr/>
          <w:delText>‍‍</w:delText>
        </w:r>
      </w:del>
    </w:p>
    <w:p>
      <w:pPr>
        <w:pStyle w:val="Normal"/>
        <w:spacing w:before="0" w:after="0"/>
        <w:ind w:firstLine="850" w:left="0" w:right="0"/>
        <w:contextualSpacing/>
        <w:jc w:val="both"/>
        <w:rPr>
          <w:rFonts w:ascii="Liberation Serif" w:hAnsi="Liberation Serif"/>
          <w:sz w:val="24"/>
          <w:szCs w:val="24"/>
        </w:rPr>
      </w:pPr>
      <w:del w:id="2156" w:author="Autor desconhecido" w:date="2024-06-07T09:39:39Z">
        <w:r>
          <w:rPr>
            <w:sz w:val="24"/>
            <w:szCs w:val="24"/>
          </w:rPr>
          <w:delText>‍‍</w:delText>
        </w:r>
      </w:del>
      <w:del w:id="2157" w:author="Autor desconhecido" w:date="2024-06-07T09:39:39Z">
        <w:r>
          <w:rPr>
            <w:sz w:val="24"/>
            <w:szCs w:val="24"/>
          </w:rPr>
          <w:delText>‍‍</w:delText>
        </w:r>
      </w:del>
      <w:del w:id="2158" w:author="Autor desconhecido" w:date="2024-06-07T09:36:39Z">
        <w:r>
          <w:rPr>
            <w:sz w:val="24"/>
            <w:szCs w:val="24"/>
          </w:rPr>
          <w:delText>‍‍</w:delText>
        </w:r>
      </w:del>
    </w:p>
    <w:p>
      <w:pPr>
        <w:pStyle w:val="Normal"/>
        <w:spacing w:before="0" w:after="0"/>
        <w:ind w:firstLine="850" w:left="0" w:right="0"/>
        <w:contextualSpacing/>
        <w:jc w:val="both"/>
        <w:rPr>
          <w:rFonts w:ascii="Liberation Serif" w:hAnsi="Liberation Serif"/>
          <w:sz w:val="24"/>
          <w:szCs w:val="24"/>
        </w:rPr>
      </w:pPr>
      <w:del w:id="2159" w:author="Autor desconhecido" w:date="2024-06-07T10:28:19Z">
        <w:r>
          <w:rPr>
            <w:sz w:val="24"/>
            <w:szCs w:val="24"/>
          </w:rPr>
          <w:delText>‍‍</w:delText>
        </w:r>
      </w:del>
      <w:del w:id="2160" w:author="Autor desconhecido" w:date="2024-06-07T09:39:42Z">
        <w:r>
          <w:rPr>
            <w:sz w:val="24"/>
            <w:szCs w:val="24"/>
          </w:rPr>
          <w:delText>‍‍</w:delText>
        </w:r>
      </w:del>
      <w:del w:id="2161" w:author="Autor desconhecido" w:date="2024-06-07T09:39:42Z">
        <w:r>
          <w:rPr>
            <w:sz w:val="24"/>
            <w:szCs w:val="24"/>
          </w:rPr>
          <w:delText>‍‍</w:delText>
        </w:r>
      </w:del>
      <w:del w:id="2162" w:author="Autor desconhecido" w:date="2024-06-07T09:37:20Z">
        <w:r>
          <w:rPr>
            <w:sz w:val="24"/>
            <w:szCs w:val="24"/>
          </w:rPr>
          <w:delText>‍‍</w:delText>
        </w:r>
      </w:del>
      <w:del w:id="2163" w:author="Autor desconhecido" w:date="2024-06-07T10:27:43Z">
        <w:r>
          <w:rPr>
            <w:sz w:val="24"/>
            <w:szCs w:val="24"/>
          </w:rPr>
          <w:delText>‍‍</w:delText>
        </w:r>
      </w:del>
      <w:r>
        <w:br w:type="page"/>
      </w:r>
    </w:p>
    <w:p>
      <w:pPr>
        <w:pStyle w:val="Heading1"/>
        <w:spacing w:before="0" w:after="0"/>
        <w:ind w:firstLine="680" w:left="0"/>
        <w:contextualSpacing/>
        <w:rPr/>
      </w:pPr>
      <w:bookmarkStart w:id="61" w:name="__RefHeading___Toc40854_2362603786"/>
      <w:bookmarkEnd w:id="61"/>
      <w:ins w:id="2164" w:author="Autor desconhecido" w:date="2024-06-07T09:36:54Z">
        <w:r>
          <w:object w:dxaOrig="10831" w:dyaOrig="8722">
            <v:shapetype id="_x0000_tole_rId84" coordsize="21600,21600" o:spt="ole_rId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 type="_x0000_tole_rId84" style="position:absolute;margin-left:58.9pt;margin-top:38.8pt;width:364.1pt;height:293.2pt;mso-position-horizontal-relative:text;mso-position-vertical-relative:text" filled="f" o:ole="">
              <v:imagedata r:id="rId85" o:title=""/>
              <w10:wrap type="square" side="largest"/>
            </v:shape>
            <o:OLEObject Type="Embed" ProgID="PowerPoint.Show.12" ShapeID="ole_rId84" DrawAspect="Content" ObjectID="_1393103972" r:id="rId84"/>
          </w:object>
        </w:r>
      </w:ins>
      <w:ins w:id="2165" w:author="Autor desconhecido" w:date="2024-06-07T09:36:54Z">
        <w:r>
          <w:rPr/>
          <w:t>Distúrbios e doenças</w:t>
        </w:r>
      </w:ins>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t xml:space="preserve"> </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t xml:space="preserve">Figura </w:t>
      </w:r>
      <w:r>
        <w:rPr>
          <w:sz w:val="24"/>
          <w:szCs w:val="24"/>
        </w:rPr>
        <w:t>7</w:t>
      </w:r>
      <w:r>
        <w:rPr>
          <w:sz w:val="24"/>
          <w:szCs w:val="24"/>
        </w:rPr>
        <w:t>. Distúrbios e doenças do desenvolvimento humano.</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t xml:space="preserve">Se existem os </w:t>
      </w:r>
      <w:r>
        <w:rPr>
          <w:sz w:val="24"/>
          <w:szCs w:val="24"/>
        </w:rPr>
        <w:t>a</w:t>
      </w:r>
      <w:r>
        <w:rPr>
          <w:sz w:val="24"/>
          <w:szCs w:val="24"/>
        </w:rPr>
        <w:t xml:space="preserve">celeradores de desenvolvimento, os há também os atravancadores ou dificultadores, que interferem sofreando a aprendizagem e consequentemente o desenvolvimento humano. </w:t>
      </w:r>
    </w:p>
    <w:p>
      <w:pPr>
        <w:pStyle w:val="Normal"/>
        <w:spacing w:before="0" w:after="0"/>
        <w:ind w:firstLine="850" w:left="0" w:right="0"/>
        <w:contextualSpacing/>
        <w:jc w:val="both"/>
        <w:rPr>
          <w:rFonts w:ascii="Liberation Serif" w:hAnsi="Liberation Serif"/>
          <w:sz w:val="24"/>
          <w:szCs w:val="24"/>
        </w:rPr>
      </w:pPr>
      <w:r>
        <w:rPr>
          <w:sz w:val="24"/>
          <w:szCs w:val="24"/>
        </w:rPr>
        <w:t xml:space="preserve">É importante darmos uma breve “pincelada” nesse assunto para melhor compreendermos os mecanismos envolvidos no processo de desenvolvimento </w:t>
      </w:r>
      <w:r>
        <w:rPr>
          <w:sz w:val="24"/>
          <w:szCs w:val="24"/>
        </w:rPr>
        <w:t>e evolução</w:t>
      </w:r>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Heading2"/>
        <w:spacing w:before="0" w:after="0"/>
        <w:ind w:firstLine="680" w:left="0"/>
        <w:contextualSpacing/>
        <w:rPr/>
      </w:pPr>
      <w:bookmarkStart w:id="62" w:name="__RefHeading___Toc3489_2209441386"/>
      <w:bookmarkEnd w:id="62"/>
      <w:r>
        <w:rPr>
          <w:b/>
          <w:bCs/>
        </w:rPr>
        <w:t>Contraste</w:t>
      </w:r>
      <w:r>
        <w:rPr>
          <w:b/>
          <w:bCs/>
        </w:rPr>
        <w:t>s</w:t>
      </w:r>
      <w:r>
        <w:rPr>
          <w:b/>
          <w:bCs/>
        </w:rPr>
        <w:t xml:space="preserve"> </w:t>
      </w:r>
      <w:r>
        <w:rPr>
          <w:b/>
          <w:bCs/>
        </w:rPr>
        <w:t>e diferenças</w:t>
      </w:r>
      <w:r>
        <w:rPr/>
        <w:t>.</w:t>
      </w:r>
    </w:p>
    <w:p>
      <w:pPr>
        <w:pStyle w:val="Normal"/>
        <w:spacing w:before="0" w:after="0"/>
        <w:ind w:firstLine="850" w:left="0" w:right="0"/>
        <w:contextualSpacing/>
        <w:jc w:val="both"/>
        <w:rPr>
          <w:rFonts w:ascii="Liberation Serif" w:hAnsi="Liberation Serif"/>
          <w:sz w:val="24"/>
          <w:szCs w:val="24"/>
        </w:rPr>
      </w:pPr>
      <w:r>
        <w:rPr>
          <w:sz w:val="24"/>
          <w:szCs w:val="24"/>
        </w:rPr>
        <w:t xml:space="preserve">A partir do momento que o Homem começou a fazer uso da </w:t>
      </w:r>
      <w:r>
        <w:rPr>
          <w:sz w:val="24"/>
          <w:szCs w:val="24"/>
        </w:rPr>
        <w:t xml:space="preserve">inteligência, na fase instintiva,  e depois da </w:t>
      </w:r>
      <w:r>
        <w:rPr>
          <w:sz w:val="24"/>
          <w:szCs w:val="24"/>
        </w:rPr>
        <w:t>razão e</w:t>
      </w:r>
      <w:del w:id="2166" w:author="Autor desconhecido" w:date="2024-06-27T14:30:15Z">
        <w:r>
          <w:rPr>
            <w:sz w:val="24"/>
            <w:szCs w:val="24"/>
          </w:rPr>
          <w:delText>,</w:delText>
        </w:r>
      </w:del>
      <w:r>
        <w:rPr>
          <w:sz w:val="24"/>
          <w:szCs w:val="24"/>
        </w:rPr>
        <w:t xml:space="preserve"> consequentemente </w:t>
      </w:r>
      <w:r>
        <w:rPr>
          <w:sz w:val="24"/>
          <w:szCs w:val="24"/>
        </w:rPr>
        <w:t>com o concurso</w:t>
      </w:r>
      <w:r>
        <w:rPr>
          <w:sz w:val="24"/>
          <w:szCs w:val="24"/>
        </w:rPr>
        <w:t xml:space="preserve"> do livre arbítrio, passou também a influenciar e ser influenciado pelos outros e também pelo meio ambiente. De fato, isso é mesmo parte importante do processo de desenvolvimento e aprendizagem. Par</w:t>
      </w:r>
      <w:r>
        <w:rPr>
          <w:sz w:val="24"/>
          <w:szCs w:val="24"/>
        </w:rPr>
        <w:t xml:space="preserve">te </w:t>
      </w:r>
      <w:r>
        <w:rPr>
          <w:sz w:val="24"/>
          <w:szCs w:val="24"/>
        </w:rPr>
        <w:t>fundamental</w:t>
      </w:r>
      <w:r>
        <w:rPr>
          <w:sz w:val="24"/>
          <w:szCs w:val="24"/>
        </w:rPr>
        <w:t xml:space="preserve"> desse processo vem da habilidade de discernimento </w:t>
      </w:r>
      <w:r>
        <w:rPr>
          <w:b/>
          <w:bCs/>
          <w:sz w:val="24"/>
          <w:szCs w:val="24"/>
        </w:rPr>
        <w:t>comparativo</w:t>
      </w:r>
      <w:r>
        <w:rPr>
          <w:sz w:val="24"/>
          <w:szCs w:val="24"/>
        </w:rPr>
        <w:t xml:space="preserve"> e </w:t>
      </w:r>
      <w:r>
        <w:rPr>
          <w:b/>
          <w:bCs/>
          <w:sz w:val="24"/>
          <w:szCs w:val="24"/>
        </w:rPr>
        <w:t>correlacional</w:t>
      </w:r>
      <w:r>
        <w:rPr>
          <w:sz w:val="24"/>
          <w:szCs w:val="24"/>
        </w:rPr>
        <w:t xml:space="preserve"> através da experimentação de </w:t>
      </w:r>
      <w:r>
        <w:rPr>
          <w:b/>
          <w:bCs/>
          <w:sz w:val="24"/>
          <w:szCs w:val="24"/>
        </w:rPr>
        <w:t xml:space="preserve">contrastes </w:t>
      </w:r>
      <w:r>
        <w:rPr>
          <w:b/>
          <w:bCs/>
          <w:sz w:val="24"/>
          <w:szCs w:val="24"/>
        </w:rPr>
        <w:t>e diferenças</w:t>
      </w:r>
      <w:r>
        <w:rPr>
          <w:sz w:val="24"/>
          <w:szCs w:val="24"/>
        </w:rPr>
        <w:t>. A diversidade de matizes das cores, de tonalidades nos sons, de sabores no paladar</w:t>
      </w:r>
      <w:del w:id="2167" w:author="Autor desconhecido" w:date="2024-06-27T14:31:10Z">
        <w:r>
          <w:rPr>
            <w:sz w:val="24"/>
            <w:szCs w:val="24"/>
          </w:rPr>
          <w:delText>,</w:delText>
        </w:r>
      </w:del>
      <w:r>
        <w:rPr>
          <w:sz w:val="24"/>
          <w:szCs w:val="24"/>
        </w:rPr>
        <w:t xml:space="preserve"> </w:t>
      </w:r>
      <w:r>
        <w:rPr>
          <w:sz w:val="24"/>
          <w:szCs w:val="24"/>
        </w:rPr>
        <w:t>e</w:t>
      </w:r>
      <w:del w:id="2168" w:author="Autor desconhecido" w:date="2024-06-27T14:31:12Z">
        <w:r>
          <w:rPr>
            <w:sz w:val="24"/>
            <w:szCs w:val="24"/>
          </w:rPr>
          <w:delText>,</w:delText>
        </w:r>
      </w:del>
      <w:r>
        <w:rPr>
          <w:sz w:val="24"/>
          <w:szCs w:val="24"/>
        </w:rPr>
        <w:t xml:space="preserve"> talvez principalmente</w:t>
      </w:r>
      <w:del w:id="2169" w:author="Autor desconhecido" w:date="2024-06-27T14:31:19Z">
        <w:r>
          <w:rPr>
            <w:sz w:val="24"/>
            <w:szCs w:val="24"/>
          </w:rPr>
          <w:delText>,</w:delText>
        </w:r>
      </w:del>
      <w:r>
        <w:rPr>
          <w:sz w:val="24"/>
          <w:szCs w:val="24"/>
        </w:rPr>
        <w:t xml:space="preserve"> a dor, </w:t>
      </w:r>
      <w:r>
        <w:rPr>
          <w:sz w:val="24"/>
          <w:szCs w:val="24"/>
        </w:rPr>
        <w:t xml:space="preserve">nos permitem determinar o que entendemos </w:t>
      </w:r>
      <w:r>
        <w:rPr>
          <w:sz w:val="24"/>
          <w:szCs w:val="24"/>
        </w:rPr>
        <w:t>ou escolhemos</w:t>
      </w:r>
      <w:r>
        <w:rPr>
          <w:sz w:val="24"/>
          <w:szCs w:val="24"/>
        </w:rPr>
        <w:t xml:space="preserve"> por belo ou feio, bom ou ruim, </w:t>
      </w:r>
      <w:r>
        <w:rPr>
          <w:sz w:val="24"/>
          <w:szCs w:val="24"/>
        </w:rPr>
        <w:t xml:space="preserve">saudável ou prejudicial (venenoso), </w:t>
      </w:r>
      <w:r>
        <w:rPr>
          <w:sz w:val="24"/>
          <w:szCs w:val="24"/>
        </w:rPr>
        <w:t xml:space="preserve">isso </w:t>
      </w:r>
      <w:r>
        <w:rPr>
          <w:sz w:val="24"/>
          <w:szCs w:val="24"/>
        </w:rPr>
        <w:t>em relação ao que recebemos por estímulos de nossos sentidos.</w:t>
      </w:r>
    </w:p>
    <w:p>
      <w:pPr>
        <w:pStyle w:val="Normal"/>
        <w:spacing w:before="0" w:after="0"/>
        <w:ind w:firstLine="850" w:left="0" w:right="0"/>
        <w:contextualSpacing/>
        <w:jc w:val="both"/>
        <w:rPr>
          <w:rFonts w:ascii="Liberation Serif" w:hAnsi="Liberation Serif"/>
          <w:sz w:val="24"/>
          <w:szCs w:val="24"/>
        </w:rPr>
      </w:pPr>
      <w:r>
        <w:rPr>
          <w:sz w:val="24"/>
          <w:szCs w:val="24"/>
        </w:rPr>
        <w:t>Simultaneamente</w:t>
      </w:r>
      <w:r>
        <w:rPr>
          <w:sz w:val="24"/>
          <w:szCs w:val="24"/>
        </w:rPr>
        <w:t xml:space="preserve">, o mesmo acontece com nossas experiências de vida em decorrência do convívio e relacionamento com as outras pessoas e com meio ambiente em que vivemos. </w:t>
      </w:r>
      <w:r>
        <w:rPr>
          <w:sz w:val="24"/>
          <w:szCs w:val="24"/>
        </w:rPr>
        <w:t xml:space="preserve">Para aprendermos a determinar </w:t>
      </w:r>
      <w:r>
        <w:rPr>
          <w:sz w:val="24"/>
          <w:szCs w:val="24"/>
        </w:rPr>
        <w:t xml:space="preserve">e discernir entre o bem e o mal, </w:t>
      </w:r>
      <w:r>
        <w:rPr>
          <w:sz w:val="24"/>
          <w:szCs w:val="24"/>
        </w:rPr>
        <w:t xml:space="preserve">o que é certo ou errado, saudável ou doentio, também precisamos experimentar contrastes </w:t>
      </w:r>
      <w:r>
        <w:rPr>
          <w:sz w:val="24"/>
          <w:szCs w:val="24"/>
        </w:rPr>
        <w:t>físicos e emocionais</w:t>
      </w:r>
      <w:r>
        <w:rPr>
          <w:sz w:val="24"/>
          <w:szCs w:val="24"/>
        </w:rPr>
        <w:t xml:space="preserve">. Precisamos errar para aprender a acertar. </w:t>
      </w:r>
    </w:p>
    <w:p>
      <w:pPr>
        <w:pStyle w:val="Normal"/>
        <w:spacing w:before="0" w:after="0"/>
        <w:ind w:firstLine="850" w:left="0" w:right="0"/>
        <w:contextualSpacing/>
        <w:jc w:val="both"/>
        <w:rPr>
          <w:rFonts w:ascii="Liberation Serif" w:hAnsi="Liberation Serif"/>
          <w:sz w:val="24"/>
          <w:szCs w:val="24"/>
        </w:rPr>
      </w:pPr>
      <w:r>
        <w:rPr>
          <w:sz w:val="24"/>
          <w:szCs w:val="24"/>
        </w:rPr>
        <w:t xml:space="preserve">O instinto provê os mecanismos de controle para manter esse processo de experimentação diversificada e alternada dentro de limites eficazes para o bom </w:t>
      </w:r>
      <w:r>
        <w:rPr>
          <w:sz w:val="24"/>
          <w:szCs w:val="24"/>
        </w:rPr>
        <w:t xml:space="preserve">e saudável </w:t>
      </w:r>
      <w:r>
        <w:rPr>
          <w:sz w:val="24"/>
          <w:szCs w:val="24"/>
        </w:rPr>
        <w:t xml:space="preserve">desenvolvimento, através do instinto de conservação e (auto)preservação. Também estamos sujeitos à lei de causa e efeito e à </w:t>
      </w:r>
      <w:r>
        <w:rPr>
          <w:sz w:val="24"/>
          <w:szCs w:val="24"/>
        </w:rPr>
        <w:t>cobrança por parte da</w:t>
      </w:r>
      <w:r>
        <w:rPr>
          <w:sz w:val="24"/>
          <w:szCs w:val="24"/>
        </w:rPr>
        <w:t xml:space="preserve"> consciência, </w:t>
      </w:r>
      <w:r>
        <w:rPr>
          <w:sz w:val="24"/>
          <w:szCs w:val="24"/>
        </w:rPr>
        <w:t>como já discutimos</w:t>
      </w:r>
      <w:r>
        <w:rPr>
          <w:sz w:val="24"/>
          <w:szCs w:val="24"/>
        </w:rPr>
        <w:t xml:space="preserve">. Vivendo e convivendo enfrentamos e criamos dificuldades </w:t>
      </w:r>
      <w:r>
        <w:rPr>
          <w:sz w:val="24"/>
          <w:szCs w:val="24"/>
        </w:rPr>
        <w:t>e benesses</w:t>
      </w:r>
      <w:r>
        <w:rPr>
          <w:sz w:val="24"/>
          <w:szCs w:val="24"/>
        </w:rPr>
        <w:t xml:space="preserve"> coerentes com nossas escolhas e decisões.</w:t>
      </w:r>
    </w:p>
    <w:p>
      <w:pPr>
        <w:pStyle w:val="Normal"/>
        <w:spacing w:before="0" w:after="0"/>
        <w:ind w:firstLine="850" w:left="0" w:right="0"/>
        <w:contextualSpacing/>
        <w:jc w:val="both"/>
        <w:rPr>
          <w:rFonts w:ascii="Liberation Serif" w:hAnsi="Liberation Serif"/>
          <w:sz w:val="24"/>
          <w:szCs w:val="24"/>
        </w:rPr>
      </w:pPr>
      <w:r>
        <w:rPr>
          <w:sz w:val="24"/>
          <w:szCs w:val="24"/>
        </w:rPr>
        <w:t xml:space="preserve">Naturalmente deve haver um equilíbrio entre as partes em contraste </w:t>
      </w:r>
      <w:r>
        <w:rPr>
          <w:sz w:val="24"/>
          <w:szCs w:val="24"/>
        </w:rPr>
        <w:t>ou entre a natureza das diferenças</w:t>
      </w:r>
      <w:r>
        <w:rPr>
          <w:sz w:val="24"/>
          <w:szCs w:val="24"/>
        </w:rPr>
        <w:t xml:space="preserve">, não necessariamente absolutamente igualitário. </w:t>
      </w:r>
    </w:p>
    <w:p>
      <w:pPr>
        <w:pStyle w:val="Normal"/>
        <w:spacing w:before="0" w:after="0"/>
        <w:ind w:firstLine="850" w:left="0" w:right="0"/>
        <w:contextualSpacing/>
        <w:jc w:val="both"/>
        <w:rPr>
          <w:rFonts w:ascii="Liberation Serif" w:hAnsi="Liberation Serif"/>
          <w:sz w:val="24"/>
          <w:szCs w:val="24"/>
        </w:rPr>
      </w:pPr>
      <w:r>
        <w:rPr>
          <w:sz w:val="24"/>
          <w:szCs w:val="24"/>
        </w:rPr>
        <w:t>“</w:t>
      </w:r>
      <w:r>
        <w:rPr>
          <w:sz w:val="24"/>
          <w:szCs w:val="24"/>
        </w:rPr>
        <w:t xml:space="preserve">A palavra convence, mas o exemplo arrasta.” </w:t>
      </w:r>
    </w:p>
    <w:p>
      <w:pPr>
        <w:pStyle w:val="Normal"/>
        <w:spacing w:before="0" w:after="0"/>
        <w:ind w:firstLine="850" w:left="0" w:right="0"/>
        <w:contextualSpacing/>
        <w:jc w:val="both"/>
        <w:rPr>
          <w:rFonts w:ascii="Liberation Serif" w:hAnsi="Liberation Serif"/>
          <w:sz w:val="24"/>
          <w:szCs w:val="24"/>
        </w:rPr>
      </w:pPr>
      <w:r>
        <w:rPr>
          <w:sz w:val="24"/>
          <w:szCs w:val="24"/>
        </w:rPr>
        <w:t xml:space="preserve">Essa frase, frequentemente atribuída a Confúcio, </w:t>
      </w:r>
      <w:r>
        <w:rPr>
          <w:sz w:val="24"/>
          <w:szCs w:val="24"/>
        </w:rPr>
        <w:t xml:space="preserve">é interessante, mas minha experiência de vida parece </w:t>
      </w:r>
      <w:r>
        <w:rPr>
          <w:sz w:val="24"/>
          <w:szCs w:val="24"/>
        </w:rPr>
        <w:t xml:space="preserve">insistir em </w:t>
      </w:r>
      <w:r>
        <w:rPr>
          <w:sz w:val="24"/>
          <w:szCs w:val="24"/>
        </w:rPr>
        <w:t xml:space="preserve">não concordar muito com ela. </w:t>
      </w:r>
    </w:p>
    <w:p>
      <w:pPr>
        <w:pStyle w:val="Normal"/>
        <w:spacing w:before="0" w:after="0"/>
        <w:ind w:firstLine="850" w:left="0" w:right="0"/>
        <w:contextualSpacing/>
        <w:jc w:val="both"/>
        <w:rPr>
          <w:rFonts w:ascii="Liberation Serif" w:hAnsi="Liberation Serif"/>
          <w:sz w:val="24"/>
          <w:szCs w:val="24"/>
        </w:rPr>
      </w:pPr>
      <w:r>
        <w:rPr>
          <w:sz w:val="24"/>
          <w:szCs w:val="24"/>
        </w:rPr>
        <w:t>É verdade que o ser Humano, e mesmo alguns animais inferiores, desenvolvem a habilidade de aprender observando os outros. Sim, podemos aprender com os erros e acertos dos outros, seja por imitação ou observação e reflexão, mas esse processo me parece menos eficiente ou menos completo que pelo método natural de tentativa, erro e correção. Tem suas vantagens no tocante ao menor dispêndio tempo e custo de recursos e energia, mas, via de regra, resulta em conhecimento de maior superficialidade.</w:t>
      </w:r>
    </w:p>
    <w:p>
      <w:pPr>
        <w:pStyle w:val="Normal"/>
        <w:spacing w:before="0" w:after="0"/>
        <w:ind w:firstLine="850" w:left="0" w:right="0"/>
        <w:contextualSpacing/>
        <w:jc w:val="both"/>
        <w:rPr>
          <w:rFonts w:ascii="Liberation Serif" w:hAnsi="Liberation Serif"/>
          <w:sz w:val="24"/>
          <w:szCs w:val="24"/>
        </w:rPr>
      </w:pPr>
      <w:r>
        <w:rPr>
          <w:sz w:val="24"/>
          <w:szCs w:val="24"/>
        </w:rPr>
        <w:t>Especialmente a imitação funciona em conjunto com a experimentação e pode ser, por isso</w:t>
      </w:r>
      <w:del w:id="2170" w:author="Autor desconhecido" w:date="2024-06-27T14:32:24Z">
        <w:r>
          <w:rPr>
            <w:sz w:val="24"/>
            <w:szCs w:val="24"/>
          </w:rPr>
          <w:delText>,</w:delText>
        </w:r>
      </w:del>
      <w:r>
        <w:rPr>
          <w:sz w:val="24"/>
          <w:szCs w:val="24"/>
        </w:rPr>
        <w:t xml:space="preserve"> mais eficiente, pois aproveitando a experiência alheia observada, normalmente acaba por resultar em economia de tentativas negativas. Por outro lado, dessa forma, também não </w:t>
      </w:r>
      <w:r>
        <w:rPr>
          <w:sz w:val="24"/>
          <w:szCs w:val="24"/>
        </w:rPr>
        <w:t xml:space="preserve">se </w:t>
      </w:r>
      <w:r>
        <w:rPr>
          <w:sz w:val="24"/>
          <w:szCs w:val="24"/>
        </w:rPr>
        <w:t>experimenta</w:t>
      </w:r>
      <w:r>
        <w:rPr>
          <w:sz w:val="24"/>
          <w:szCs w:val="24"/>
        </w:rPr>
        <w:t>m</w:t>
      </w:r>
      <w:r>
        <w:rPr>
          <w:sz w:val="24"/>
          <w:szCs w:val="24"/>
        </w:rPr>
        <w:t xml:space="preserve"> </w:t>
      </w:r>
      <w:r>
        <w:rPr>
          <w:sz w:val="24"/>
          <w:szCs w:val="24"/>
        </w:rPr>
        <w:t>outros</w:t>
      </w:r>
      <w:r>
        <w:rPr>
          <w:sz w:val="24"/>
          <w:szCs w:val="24"/>
        </w:rPr>
        <w:t xml:space="preserve"> jeitos de fazer.</w:t>
      </w:r>
    </w:p>
    <w:p>
      <w:pPr>
        <w:pStyle w:val="Normal"/>
        <w:spacing w:before="0" w:after="0"/>
        <w:ind w:firstLine="850" w:left="0" w:right="0"/>
        <w:contextualSpacing/>
        <w:jc w:val="both"/>
        <w:rPr>
          <w:rFonts w:ascii="Liberation Serif" w:hAnsi="Liberation Serif"/>
          <w:sz w:val="24"/>
          <w:szCs w:val="24"/>
        </w:rPr>
      </w:pPr>
      <w:r>
        <w:rPr>
          <w:sz w:val="24"/>
          <w:szCs w:val="24"/>
        </w:rPr>
        <w:t xml:space="preserve">A palavra e o exemplo, sugeridos por Confucio, em minha opinião, são o complemento necessário uma do outro. Percebemos isso na educação de nossos filhos, pelo menos na minha experiência como filho e também como pai </w:t>
      </w:r>
      <w:r>
        <w:rPr>
          <w:sz w:val="24"/>
          <w:szCs w:val="24"/>
        </w:rPr>
        <w:t>assim o senti</w:t>
      </w:r>
      <w:r>
        <w:rPr>
          <w:sz w:val="24"/>
          <w:szCs w:val="24"/>
        </w:rPr>
        <w:t>. Palavra</w:t>
      </w:r>
      <w:r>
        <w:rPr>
          <w:sz w:val="24"/>
          <w:szCs w:val="24"/>
        </w:rPr>
        <w:t>s</w:t>
      </w:r>
      <w:r>
        <w:rPr>
          <w:sz w:val="24"/>
          <w:szCs w:val="24"/>
        </w:rPr>
        <w:t xml:space="preserve"> sozinha</w:t>
      </w:r>
      <w:r>
        <w:rPr>
          <w:sz w:val="24"/>
          <w:szCs w:val="24"/>
        </w:rPr>
        <w:t>s</w:t>
      </w:r>
      <w:r>
        <w:rPr>
          <w:sz w:val="24"/>
          <w:szCs w:val="24"/>
        </w:rPr>
        <w:t xml:space="preserve"> quase nunca convence</w:t>
      </w:r>
      <w:r>
        <w:rPr>
          <w:sz w:val="24"/>
          <w:szCs w:val="24"/>
        </w:rPr>
        <w:t>ram</w:t>
      </w:r>
      <w:r>
        <w:rPr>
          <w:sz w:val="24"/>
          <w:szCs w:val="24"/>
        </w:rPr>
        <w:t xml:space="preserve"> minha teimosia de filho, pelo menos não que eu me lembre. E o exemplo que recebi de meus pais e pessoas mais próximas acabaram por passarem, digamos </w:t>
      </w:r>
      <w:r>
        <w:rPr>
          <w:sz w:val="24"/>
          <w:szCs w:val="24"/>
        </w:rPr>
        <w:t>muitos deles</w:t>
      </w:r>
      <w:r>
        <w:rPr>
          <w:sz w:val="24"/>
          <w:szCs w:val="24"/>
        </w:rPr>
        <w:t xml:space="preserve">, desapercebidos, muito embora possa os ter assimilado de forma algo inconsciente. Não duvido disso. O mesmo percebi quando inverti os papéis na educação dos </w:t>
      </w:r>
      <w:r>
        <w:rPr>
          <w:sz w:val="24"/>
          <w:szCs w:val="24"/>
        </w:rPr>
        <w:t xml:space="preserve">meus </w:t>
      </w:r>
      <w:r>
        <w:rPr>
          <w:sz w:val="24"/>
          <w:szCs w:val="24"/>
        </w:rPr>
        <w:t xml:space="preserve">filhos. Mas tenho que reconhecer que os conselhos que recebi </w:t>
      </w:r>
      <w:r>
        <w:rPr>
          <w:sz w:val="24"/>
          <w:szCs w:val="24"/>
        </w:rPr>
        <w:t>de meus pais</w:t>
      </w:r>
      <w:r>
        <w:rPr>
          <w:sz w:val="24"/>
          <w:szCs w:val="24"/>
        </w:rPr>
        <w:t xml:space="preserve">, sustentados pela força do exemplo tiveram um efeito muito melhor. </w:t>
      </w:r>
      <w:r>
        <w:rPr>
          <w:sz w:val="24"/>
          <w:szCs w:val="24"/>
        </w:rPr>
        <w:t>Já sabemos que o conselho “faça o que falo, mas não faça o que eu faço.” não pega nada bem.</w:t>
      </w:r>
    </w:p>
    <w:p>
      <w:pPr>
        <w:pStyle w:val="Normal"/>
        <w:spacing w:before="0" w:after="0"/>
        <w:ind w:firstLine="850" w:left="0" w:right="0"/>
        <w:contextualSpacing/>
        <w:jc w:val="both"/>
        <w:rPr>
          <w:rFonts w:ascii="Liberation Serif" w:hAnsi="Liberation Serif"/>
          <w:sz w:val="24"/>
          <w:szCs w:val="24"/>
        </w:rPr>
      </w:pPr>
      <w:r>
        <w:rPr>
          <w:sz w:val="24"/>
          <w:szCs w:val="24"/>
        </w:rPr>
        <w:t xml:space="preserve">Mas tenho que reconhecer, que apesar de terem facilitado minha formação, o conhecimento profundo só se efetiva completo na vivência de situações semelhantes em nossa experiência de vida. Ou seja, Só realmente validamos ou efetivamos o conhecimento quando sentimos na pele os desafios de nossa própria </w:t>
      </w:r>
      <w:r>
        <w:rPr>
          <w:b/>
          <w:bCs/>
          <w:sz w:val="24"/>
          <w:szCs w:val="24"/>
        </w:rPr>
        <w:t>experiência</w:t>
      </w:r>
      <w:r>
        <w:rPr>
          <w:sz w:val="24"/>
          <w:szCs w:val="24"/>
        </w:rPr>
        <w:t xml:space="preserve"> de vida. </w:t>
      </w:r>
      <w:r>
        <w:rPr>
          <w:sz w:val="24"/>
          <w:szCs w:val="24"/>
        </w:rPr>
        <w:t>Observe-se que ainda</w:t>
      </w:r>
      <w:r>
        <w:rPr>
          <w:sz w:val="24"/>
          <w:szCs w:val="24"/>
        </w:rPr>
        <w:t xml:space="preserve"> assim, tendemos a repetir os mesmos erros cometidos por nossos pai</w:t>
      </w:r>
      <w:r>
        <w:rPr>
          <w:sz w:val="24"/>
          <w:szCs w:val="24"/>
        </w:rPr>
        <w:t>s, o que mostra que acabamos a assimilar exemplos “menos bons”, por normais e “corretos”, sem nos questionarmos por reflexão dirigida.</w:t>
      </w:r>
    </w:p>
    <w:p>
      <w:pPr>
        <w:pStyle w:val="Normal"/>
        <w:spacing w:before="0" w:after="0"/>
        <w:ind w:firstLine="850" w:left="0" w:right="0"/>
        <w:contextualSpacing/>
        <w:jc w:val="both"/>
        <w:rPr>
          <w:rFonts w:ascii="Liberation Serif" w:hAnsi="Liberation Serif"/>
          <w:sz w:val="24"/>
          <w:szCs w:val="24"/>
        </w:rPr>
      </w:pPr>
      <w:r>
        <w:rPr>
          <w:sz w:val="24"/>
          <w:szCs w:val="24"/>
        </w:rPr>
        <w:t>Sendo assim, podemos ponderar que não são as diferenças ou contrastes que trazem maiores ou menores dificuldades que determinam a eficiência de aprendizagem e consequente desenvolvimento, pois elas são, de fato necessárias.</w:t>
      </w:r>
    </w:p>
    <w:p>
      <w:pPr>
        <w:pStyle w:val="Normal"/>
        <w:spacing w:before="0" w:after="0"/>
        <w:ind w:firstLine="850" w:left="0" w:right="0"/>
        <w:contextualSpacing/>
        <w:jc w:val="both"/>
        <w:rPr>
          <w:rFonts w:ascii="Liberation Serif" w:hAnsi="Liberation Serif"/>
          <w:sz w:val="24"/>
          <w:szCs w:val="24"/>
        </w:rPr>
      </w:pPr>
      <w:r>
        <w:rPr>
          <w:sz w:val="24"/>
          <w:szCs w:val="24"/>
        </w:rPr>
        <w:t xml:space="preserve">O problema então está sim nas formas de enfrentamento que utilizamos ao nos deparamos com essa ou aquela diferença ou dificuldade desafiadora. </w:t>
      </w:r>
    </w:p>
    <w:p>
      <w:pPr>
        <w:pStyle w:val="Normal"/>
        <w:spacing w:before="0" w:after="0"/>
        <w:ind w:firstLine="850" w:left="0" w:right="0"/>
        <w:contextualSpacing/>
        <w:jc w:val="both"/>
        <w:rPr>
          <w:rFonts w:ascii="Liberation Serif" w:hAnsi="Liberation Serif"/>
          <w:sz w:val="24"/>
          <w:szCs w:val="24"/>
        </w:rPr>
      </w:pPr>
      <w:r>
        <w:rPr>
          <w:sz w:val="24"/>
          <w:szCs w:val="24"/>
        </w:rPr>
        <w:t>Logo mais acima, falamos da necessidade de equilíbrio entre os elementos de contraste e entre as naturezas das diferenças.</w:t>
      </w:r>
    </w:p>
    <w:p>
      <w:pPr>
        <w:pStyle w:val="Normal"/>
        <w:spacing w:before="0" w:after="0"/>
        <w:ind w:firstLine="850" w:left="0" w:right="0"/>
        <w:contextualSpacing/>
        <w:jc w:val="both"/>
        <w:rPr>
          <w:rFonts w:ascii="Liberation Serif" w:hAnsi="Liberation Serif"/>
          <w:sz w:val="24"/>
          <w:szCs w:val="24"/>
        </w:rPr>
      </w:pPr>
      <w:r>
        <w:rPr>
          <w:sz w:val="24"/>
          <w:szCs w:val="24"/>
        </w:rPr>
        <w:t>É fácil perceber que se isolarmos o aprendiz educando-</w:t>
      </w:r>
      <w:r>
        <w:rPr>
          <w:sz w:val="24"/>
          <w:szCs w:val="24"/>
        </w:rPr>
        <w:t>o</w:t>
      </w:r>
      <w:r>
        <w:rPr>
          <w:sz w:val="24"/>
          <w:szCs w:val="24"/>
        </w:rPr>
        <w:t xml:space="preserve"> em uma redoma, ilusoriamente protegido dos revezes e dificuldades da vida, acabamos por mal formar o indivíduo que acabará result</w:t>
      </w:r>
      <w:ins w:id="2171" w:author="Autor desconhecido" w:date="2024-06-27T14:33:11Z">
        <w:r>
          <w:rPr>
            <w:sz w:val="24"/>
            <w:szCs w:val="24"/>
          </w:rPr>
          <w:t>and</w:t>
        </w:r>
      </w:ins>
      <w:r>
        <w:rPr>
          <w:sz w:val="24"/>
          <w:szCs w:val="24"/>
        </w:rPr>
        <w:t xml:space="preserve">o em sérios transtornos. No mínimo haverão distúrbios comportamentais por acomodação, dificuldades de relacionamento </w:t>
      </w:r>
      <w:r>
        <w:rPr>
          <w:sz w:val="24"/>
          <w:szCs w:val="24"/>
        </w:rPr>
        <w:t>e no enfrentamento dos desafios naturais da vida</w:t>
      </w:r>
      <w:r>
        <w:rPr>
          <w:sz w:val="24"/>
          <w:szCs w:val="24"/>
        </w:rPr>
        <w:t xml:space="preserve">. </w:t>
      </w:r>
    </w:p>
    <w:p>
      <w:pPr>
        <w:pStyle w:val="Normal"/>
        <w:spacing w:before="0" w:after="0"/>
        <w:ind w:firstLine="850" w:left="0" w:right="0"/>
        <w:contextualSpacing/>
        <w:jc w:val="both"/>
        <w:rPr>
          <w:rFonts w:ascii="Liberation Serif" w:hAnsi="Liberation Serif"/>
          <w:sz w:val="24"/>
          <w:szCs w:val="24"/>
        </w:rPr>
      </w:pPr>
      <w:r>
        <w:rPr>
          <w:sz w:val="24"/>
          <w:szCs w:val="24"/>
        </w:rPr>
        <w:t xml:space="preserve">Também não é </w:t>
      </w:r>
      <w:r>
        <w:rPr>
          <w:sz w:val="24"/>
          <w:szCs w:val="24"/>
        </w:rPr>
        <w:t>saudável</w:t>
      </w:r>
      <w:r>
        <w:rPr>
          <w:sz w:val="24"/>
          <w:szCs w:val="24"/>
        </w:rPr>
        <w:t xml:space="preserve"> submeter o aprendiz a um ambiente de “tortura” de enfrentamento de dificuldades e reveses em demasia. </w:t>
      </w:r>
    </w:p>
    <w:p>
      <w:pPr>
        <w:pStyle w:val="Normal"/>
        <w:spacing w:before="0" w:after="0"/>
        <w:ind w:firstLine="850" w:left="0" w:right="0"/>
        <w:contextualSpacing/>
        <w:jc w:val="both"/>
        <w:rPr>
          <w:rFonts w:ascii="Liberation Serif" w:hAnsi="Liberation Serif"/>
          <w:sz w:val="24"/>
          <w:szCs w:val="24"/>
        </w:rPr>
      </w:pPr>
      <w:r>
        <w:rPr>
          <w:sz w:val="24"/>
          <w:szCs w:val="24"/>
        </w:rPr>
        <w:t>O fato é que, ao nos distanciarmos</w:t>
      </w:r>
      <w:r>
        <w:rPr>
          <w:sz w:val="24"/>
          <w:szCs w:val="24"/>
        </w:rPr>
        <w:t xml:space="preserve"> do equilíbrio natural </w:t>
      </w:r>
      <w:r>
        <w:rPr>
          <w:sz w:val="24"/>
          <w:szCs w:val="24"/>
        </w:rPr>
        <w:t>nesse processo</w:t>
      </w:r>
      <w:r>
        <w:rPr>
          <w:sz w:val="24"/>
          <w:szCs w:val="24"/>
        </w:rPr>
        <w:t xml:space="preserve">, incorremos em transtornos </w:t>
      </w:r>
      <w:r>
        <w:rPr>
          <w:sz w:val="24"/>
          <w:szCs w:val="24"/>
        </w:rPr>
        <w:t>individuais e sociais</w:t>
      </w:r>
      <w:r>
        <w:rPr>
          <w:sz w:val="24"/>
          <w:szCs w:val="24"/>
        </w:rPr>
        <w:t>, não raro muito severo</w:t>
      </w:r>
      <w:r>
        <w:rPr>
          <w:sz w:val="24"/>
          <w:szCs w:val="24"/>
        </w:rPr>
        <w:t>s.</w:t>
      </w:r>
    </w:p>
    <w:p>
      <w:pPr>
        <w:pStyle w:val="Normal"/>
        <w:spacing w:before="0" w:after="0"/>
        <w:ind w:firstLine="850" w:left="0" w:right="0"/>
        <w:contextualSpacing/>
        <w:jc w:val="both"/>
        <w:rPr>
          <w:rFonts w:ascii="Liberation Serif" w:hAnsi="Liberation Serif"/>
          <w:sz w:val="24"/>
          <w:szCs w:val="24"/>
        </w:rPr>
      </w:pPr>
      <w:r>
        <w:rPr>
          <w:sz w:val="24"/>
          <w:szCs w:val="24"/>
        </w:rPr>
        <w:t>Se pensarmos um pouco e analisarmos a atual conjuntura social e tecnológica da humanidade, cada vez mais desconectada do mundo real natural, no processo desenfreado de “virtualização” de tudo para o universo paralelo, ou “metaverso”, estamos incorrendo em grande risco ao promover com isso grandes desequilíbrios na realidade natural.</w:t>
      </w:r>
    </w:p>
    <w:p>
      <w:pPr>
        <w:pStyle w:val="Normal"/>
        <w:spacing w:before="0" w:after="0"/>
        <w:ind w:firstLine="850" w:left="0" w:right="0"/>
        <w:contextualSpacing/>
        <w:jc w:val="both"/>
        <w:rPr>
          <w:rFonts w:ascii="Liberation Serif" w:hAnsi="Liberation Serif"/>
          <w:sz w:val="24"/>
          <w:szCs w:val="24"/>
        </w:rPr>
      </w:pPr>
      <w:r>
        <w:rPr>
          <w:sz w:val="24"/>
          <w:szCs w:val="24"/>
        </w:rPr>
        <w:t xml:space="preserve">Todos os dias estão aparecendo documentadas novas doenças e transtornos </w:t>
      </w:r>
      <w:r>
        <w:rPr>
          <w:sz w:val="24"/>
          <w:szCs w:val="24"/>
        </w:rPr>
        <w:t>emocionais e comportamentais</w:t>
      </w:r>
      <w:r>
        <w:rPr>
          <w:sz w:val="24"/>
          <w:szCs w:val="24"/>
        </w:rPr>
        <w:t xml:space="preserve"> dessa monta, </w:t>
      </w:r>
      <w:r>
        <w:rPr>
          <w:sz w:val="24"/>
          <w:szCs w:val="24"/>
        </w:rPr>
        <w:t>relacionadas por efeito do mau uso e disponibilidade dos recursos de tecnologia, notadamente no tocante a virtualização de uma infinidade de informações</w:t>
      </w:r>
      <w:r>
        <w:rPr>
          <w:sz w:val="24"/>
          <w:szCs w:val="24"/>
        </w:rPr>
        <w:t>.</w:t>
      </w:r>
      <w:r>
        <w:rPr>
          <w:sz w:val="24"/>
          <w:szCs w:val="24"/>
        </w:rPr>
        <w:t xml:space="preserve"> </w:t>
      </w:r>
    </w:p>
    <w:p>
      <w:pPr>
        <w:pStyle w:val="Normal"/>
        <w:spacing w:before="0" w:after="0"/>
        <w:ind w:firstLine="850" w:left="0" w:right="0"/>
        <w:contextualSpacing/>
        <w:jc w:val="both"/>
        <w:rPr>
          <w:rFonts w:ascii="Liberation Serif" w:hAnsi="Liberation Serif"/>
          <w:sz w:val="24"/>
          <w:szCs w:val="24"/>
        </w:rPr>
      </w:pPr>
      <w:r>
        <w:rPr>
          <w:sz w:val="24"/>
          <w:szCs w:val="24"/>
        </w:rPr>
        <w:t>O que discutiremos</w:t>
      </w:r>
      <w:del w:id="2172" w:author="Autor desconhecido" w:date="2024-06-27T14:35:14Z">
        <w:r>
          <w:rPr>
            <w:sz w:val="24"/>
            <w:szCs w:val="24"/>
          </w:rPr>
          <w:delText>,</w:delText>
        </w:r>
      </w:del>
      <w:r>
        <w:rPr>
          <w:sz w:val="24"/>
          <w:szCs w:val="24"/>
        </w:rPr>
        <w:t xml:space="preserve"> então, não é </w:t>
      </w:r>
      <w:del w:id="2173" w:author="Autor desconhecido" w:date="2024-06-27T14:35:37Z">
        <w:r>
          <w:rPr>
            <w:sz w:val="24"/>
            <w:szCs w:val="24"/>
          </w:rPr>
          <w:delText>n</w:delText>
        </w:r>
      </w:del>
      <w:r>
        <w:rPr>
          <w:sz w:val="24"/>
          <w:szCs w:val="24"/>
        </w:rPr>
        <w:t>a influência das dores e dificuldades no processo de aprendizagem e desenvolvimento.</w:t>
      </w:r>
    </w:p>
    <w:p>
      <w:pPr>
        <w:pStyle w:val="Normal"/>
        <w:spacing w:before="0" w:after="0"/>
        <w:ind w:firstLine="850" w:left="0" w:right="0"/>
        <w:contextualSpacing/>
        <w:jc w:val="both"/>
        <w:rPr>
          <w:rFonts w:ascii="Liberation Serif" w:hAnsi="Liberation Serif"/>
          <w:sz w:val="24"/>
          <w:szCs w:val="24"/>
        </w:rPr>
      </w:pPr>
      <w:r>
        <w:rPr>
          <w:sz w:val="24"/>
          <w:szCs w:val="24"/>
        </w:rPr>
        <w:t>Discutiremos de fato os distúrbios e doenças que aparecem em decorrência do desequilíbrio supramencionado.</w:t>
      </w:r>
    </w:p>
    <w:p>
      <w:pPr>
        <w:pStyle w:val="Normal"/>
        <w:spacing w:before="0" w:after="0"/>
        <w:ind w:firstLine="850" w:left="0" w:right="0"/>
        <w:contextualSpacing/>
        <w:jc w:val="both"/>
        <w:rPr>
          <w:rFonts w:ascii="Liberation Serif" w:hAnsi="Liberation Serif"/>
          <w:sz w:val="24"/>
          <w:szCs w:val="24"/>
        </w:rPr>
      </w:pPr>
      <w:r>
        <w:rPr>
          <w:sz w:val="24"/>
          <w:szCs w:val="24"/>
        </w:rPr>
        <w:t>Dividimos aqui em dois elementos que podem ser diferenciados pela natureza que os caracteriza em Distúrbios e Doenças. Que podem ter diversas origens, mas observamos maior preponderância comportamental e emocional às de origem orgânica ou fisiológica.</w:t>
      </w:r>
    </w:p>
    <w:p>
      <w:pPr>
        <w:pStyle w:val="Normal"/>
        <w:spacing w:before="0" w:after="0"/>
        <w:ind w:firstLine="850" w:left="0" w:right="0"/>
        <w:contextualSpacing/>
        <w:jc w:val="both"/>
        <w:rPr>
          <w:rFonts w:ascii="Liberation Serif" w:hAnsi="Liberation Serif"/>
          <w:sz w:val="24"/>
          <w:szCs w:val="24"/>
        </w:rPr>
      </w:pPr>
      <w:r>
        <w:rPr>
          <w:sz w:val="24"/>
          <w:szCs w:val="24"/>
        </w:rPr>
        <w:t>Trataremos aqui d</w:t>
      </w:r>
      <w:r>
        <w:rPr>
          <w:sz w:val="24"/>
          <w:szCs w:val="24"/>
        </w:rPr>
        <w:t xml:space="preserve">istúrbios </w:t>
      </w:r>
      <w:r>
        <w:rPr>
          <w:sz w:val="24"/>
          <w:szCs w:val="24"/>
        </w:rPr>
        <w:t>como os promotores ou resultantes de desvios desse equilíbrio e suas consequências para o aprendizado e desenvolvimento, sejam em amplitude individual ou coletivos e socioculturais.</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t>Antes porém, poderá vir naturalmente o questionamento sobre o conflito  “eterno” entre o Bem e o Mal. Melhor sempre nos atermos aos mecanismos e recursos do Bem para promover o desenvolvimento, mas entendo ser importante deixar bem claro essa questão.</w:t>
      </w:r>
    </w:p>
    <w:p>
      <w:pPr>
        <w:pStyle w:val="Normal"/>
        <w:spacing w:before="0" w:after="0"/>
        <w:ind w:firstLine="850" w:left="0" w:right="0"/>
        <w:contextualSpacing/>
        <w:jc w:val="both"/>
        <w:rPr>
          <w:rFonts w:ascii="Liberation Serif" w:hAnsi="Liberation Serif"/>
          <w:sz w:val="24"/>
          <w:szCs w:val="24"/>
        </w:rPr>
      </w:pPr>
      <w:r>
        <w:rPr>
          <w:sz w:val="24"/>
          <w:szCs w:val="24"/>
        </w:rPr>
        <w:t xml:space="preserve">É comum associarmos os erros </w:t>
      </w:r>
      <w:r>
        <w:rPr>
          <w:sz w:val="24"/>
          <w:szCs w:val="24"/>
        </w:rPr>
        <w:t>ou</w:t>
      </w:r>
      <w:r>
        <w:rPr>
          <w:sz w:val="24"/>
          <w:szCs w:val="24"/>
        </w:rPr>
        <w:t xml:space="preserve"> atitudes </w:t>
      </w:r>
      <w:r>
        <w:rPr>
          <w:sz w:val="24"/>
          <w:szCs w:val="24"/>
        </w:rPr>
        <w:t xml:space="preserve">que </w:t>
      </w:r>
      <w:r>
        <w:rPr>
          <w:sz w:val="24"/>
          <w:szCs w:val="24"/>
        </w:rPr>
        <w:t xml:space="preserve">venham a atuar em detrimento dos princípios de moralidade, liberdade e igualdade, </w:t>
      </w:r>
      <w:r>
        <w:rPr>
          <w:sz w:val="24"/>
          <w:szCs w:val="24"/>
        </w:rPr>
        <w:t>ou quando são contrariadas as leis da natureza,(ou de Deus, como queiram),</w:t>
      </w:r>
      <w:r>
        <w:rPr>
          <w:sz w:val="24"/>
          <w:szCs w:val="24"/>
        </w:rPr>
        <w:t xml:space="preserve"> o que é contextualizado no conceito de “</w:t>
      </w:r>
      <w:r>
        <w:rPr>
          <w:b/>
          <w:bCs/>
          <w:sz w:val="24"/>
          <w:szCs w:val="24"/>
        </w:rPr>
        <w:t>mal</w:t>
      </w:r>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t>Mais material ou cientificamente argumentando, consideremos:</w:t>
      </w:r>
    </w:p>
    <w:p>
      <w:pPr>
        <w:pStyle w:val="Normal"/>
        <w:spacing w:before="0" w:after="0"/>
        <w:ind w:firstLine="850" w:left="0" w:right="0"/>
        <w:contextualSpacing/>
        <w:jc w:val="both"/>
        <w:rPr>
          <w:rFonts w:ascii="Liberation Serif" w:hAnsi="Liberation Serif"/>
          <w:sz w:val="24"/>
          <w:szCs w:val="24"/>
        </w:rPr>
      </w:pPr>
      <w:r>
        <w:rPr>
          <w:sz w:val="24"/>
          <w:szCs w:val="24"/>
        </w:rPr>
        <w:t xml:space="preserve">Para nós, na poça de água parada e fétida reside o perigo da doença maligna em uma imensidão de micróbios possivelmente danosos a nossa saúde, que porém, estão ali tão somente com o propósito de auferir o sustento de suas vidas. </w:t>
      </w:r>
    </w:p>
    <w:p>
      <w:pPr>
        <w:pStyle w:val="Normal"/>
        <w:spacing w:before="0" w:after="0"/>
        <w:ind w:firstLine="850" w:left="0" w:right="0"/>
        <w:contextualSpacing/>
        <w:jc w:val="both"/>
        <w:rPr>
          <w:rFonts w:ascii="Liberation Serif" w:hAnsi="Liberation Serif"/>
          <w:sz w:val="24"/>
          <w:szCs w:val="24"/>
        </w:rPr>
      </w:pPr>
      <w:r>
        <w:rPr>
          <w:sz w:val="24"/>
          <w:szCs w:val="24"/>
        </w:rPr>
        <w:t>Pode o Homem com sua inteligência e ati</w:t>
      </w:r>
      <w:r>
        <w:rPr>
          <w:sz w:val="24"/>
          <w:szCs w:val="24"/>
        </w:rPr>
        <w:t>t</w:t>
      </w:r>
      <w:r>
        <w:rPr>
          <w:sz w:val="24"/>
          <w:szCs w:val="24"/>
        </w:rPr>
        <w:t>ude presta, evitar a proximidade, cavar a vala de drenagem ou estudar a biologia daquele ambiente e descobrir dal</w:t>
      </w:r>
      <w:r>
        <w:rPr>
          <w:sz w:val="24"/>
          <w:szCs w:val="24"/>
        </w:rPr>
        <w:t>i</w:t>
      </w:r>
      <w:r>
        <w:rPr>
          <w:sz w:val="24"/>
          <w:szCs w:val="24"/>
        </w:rPr>
        <w:t xml:space="preserve"> o remédio para alguma doença.</w:t>
      </w:r>
    </w:p>
    <w:p>
      <w:pPr>
        <w:pStyle w:val="Normal"/>
        <w:spacing w:before="0" w:after="0"/>
        <w:ind w:firstLine="850" w:left="0" w:right="0"/>
        <w:contextualSpacing/>
        <w:jc w:val="both"/>
        <w:rPr>
          <w:rFonts w:ascii="Liberation Serif" w:hAnsi="Liberation Serif"/>
          <w:sz w:val="24"/>
          <w:szCs w:val="24"/>
        </w:rPr>
      </w:pPr>
      <w:r>
        <w:rPr>
          <w:sz w:val="24"/>
          <w:szCs w:val="24"/>
        </w:rPr>
        <w:t>Para o homem comum nas presas peçonhentas da serpente está o perigo de morte iminente, que porém tem em suas presas tão somente o recurso de autodefesa ou ferramenta oportuna para conseguir seu sustento.</w:t>
      </w:r>
    </w:p>
    <w:p>
      <w:pPr>
        <w:pStyle w:val="Normal"/>
        <w:spacing w:before="0" w:after="0"/>
        <w:ind w:firstLine="850" w:left="0" w:right="0"/>
        <w:contextualSpacing/>
        <w:jc w:val="both"/>
        <w:rPr>
          <w:rFonts w:ascii="Liberation Serif" w:hAnsi="Liberation Serif"/>
          <w:sz w:val="24"/>
          <w:szCs w:val="24"/>
        </w:rPr>
      </w:pPr>
      <w:r>
        <w:rPr>
          <w:sz w:val="24"/>
          <w:szCs w:val="24"/>
        </w:rPr>
        <w:t xml:space="preserve">Pode o Homem com sua inteligência evitar-lhe os incidentes </w:t>
      </w:r>
      <w:r>
        <w:rPr>
          <w:sz w:val="24"/>
          <w:szCs w:val="24"/>
        </w:rPr>
        <w:t>danosos</w:t>
      </w:r>
      <w:r>
        <w:rPr>
          <w:sz w:val="24"/>
          <w:szCs w:val="24"/>
        </w:rPr>
        <w:t xml:space="preserve"> mantendo limpo o quintal, usando botas de cano longo. </w:t>
      </w:r>
      <w:r>
        <w:rPr>
          <w:sz w:val="24"/>
          <w:szCs w:val="24"/>
        </w:rPr>
        <w:t>E</w:t>
      </w:r>
      <w:r>
        <w:rPr>
          <w:sz w:val="24"/>
          <w:szCs w:val="24"/>
        </w:rPr>
        <w:t>stud</w:t>
      </w:r>
      <w:r>
        <w:rPr>
          <w:sz w:val="24"/>
          <w:szCs w:val="24"/>
        </w:rPr>
        <w:t>ando-as,</w:t>
      </w:r>
      <w:r>
        <w:rPr>
          <w:sz w:val="24"/>
          <w:szCs w:val="24"/>
        </w:rPr>
        <w:t xml:space="preserve"> </w:t>
      </w:r>
      <w:r>
        <w:rPr>
          <w:sz w:val="24"/>
          <w:szCs w:val="24"/>
        </w:rPr>
        <w:t xml:space="preserve">tem ele </w:t>
      </w:r>
      <w:r>
        <w:rPr>
          <w:sz w:val="24"/>
          <w:szCs w:val="24"/>
        </w:rPr>
        <w:t>aprend</w:t>
      </w:r>
      <w:r>
        <w:rPr>
          <w:sz w:val="24"/>
          <w:szCs w:val="24"/>
        </w:rPr>
        <w:t>i</w:t>
      </w:r>
      <w:r>
        <w:rPr>
          <w:sz w:val="24"/>
          <w:szCs w:val="24"/>
        </w:rPr>
        <w:t xml:space="preserve">do a converter o veneno em soro </w:t>
      </w:r>
      <w:r>
        <w:rPr>
          <w:sz w:val="24"/>
          <w:szCs w:val="24"/>
        </w:rPr>
        <w:t>antiofídico</w:t>
      </w:r>
      <w:r>
        <w:rPr>
          <w:sz w:val="24"/>
          <w:szCs w:val="24"/>
        </w:rPr>
        <w:t xml:space="preserve"> e em remédio</w:t>
      </w:r>
      <w:r>
        <w:rPr>
          <w:sz w:val="24"/>
          <w:szCs w:val="24"/>
        </w:rPr>
        <w:t xml:space="preserve">s tais como: </w:t>
      </w:r>
      <w:r>
        <w:rPr>
          <w:sz w:val="24"/>
          <w:szCs w:val="24"/>
        </w:rPr>
        <w:t>anticoagulante</w:t>
      </w:r>
      <w:r>
        <w:rPr>
          <w:sz w:val="24"/>
          <w:szCs w:val="24"/>
        </w:rPr>
        <w:t>s</w:t>
      </w:r>
      <w:r>
        <w:rPr>
          <w:sz w:val="24"/>
          <w:szCs w:val="24"/>
        </w:rPr>
        <w:t xml:space="preserve">, </w:t>
      </w:r>
      <w:r>
        <w:rPr>
          <w:sz w:val="24"/>
          <w:szCs w:val="24"/>
        </w:rPr>
        <w:t>coagulantes, antibióticos, anti-inflamatórios, anestésicos, controladores hipertensivos, medicações cardiovasculares, antiparasitários, antimicrobianos, entre muitos outros.</w:t>
      </w:r>
    </w:p>
    <w:p>
      <w:pPr>
        <w:pStyle w:val="Normal"/>
        <w:spacing w:before="0" w:after="0"/>
        <w:ind w:firstLine="850" w:left="0" w:right="0"/>
        <w:contextualSpacing/>
        <w:jc w:val="both"/>
        <w:rPr>
          <w:rFonts w:ascii="Liberation Serif" w:hAnsi="Liberation Serif"/>
          <w:sz w:val="24"/>
          <w:szCs w:val="24"/>
        </w:rPr>
      </w:pPr>
      <w:r>
        <w:rPr>
          <w:sz w:val="24"/>
          <w:szCs w:val="24"/>
        </w:rPr>
        <w:t>Parece-nos correto afirmar que quanto pior se mostrem os elementos de risco ao Homem, ao que se costuma figurar por elementos do mal, maior é o potencial de tê-los a serviço do bem, quando cuidadosamente observados e estudados.</w:t>
      </w:r>
    </w:p>
    <w:p>
      <w:pPr>
        <w:pStyle w:val="Normal"/>
        <w:spacing w:before="0" w:after="0"/>
        <w:ind w:firstLine="850" w:left="0" w:right="0"/>
        <w:contextualSpacing/>
        <w:jc w:val="both"/>
        <w:rPr>
          <w:rFonts w:ascii="Liberation Serif" w:hAnsi="Liberation Serif"/>
          <w:sz w:val="24"/>
          <w:szCs w:val="24"/>
        </w:rPr>
      </w:pPr>
      <w:r>
        <w:rPr>
          <w:sz w:val="24"/>
          <w:szCs w:val="24"/>
        </w:rPr>
        <w:t>Tais elementos de perigo evidente, entretanto, estão ainda equilibradamente colocados na natureza de forma a permitir-nos conviver com eles em relativa segurança. Imaginemos as abelhas em sua abundância, detentoras de venenos fatais em uma única picada de seus ferrões. Ja provavelmente estariam extintas por ação inconsequente do Homem, mesmo a despeito de sua importância indispensável para a polinização e reprodução da flora vegetal.</w:t>
      </w:r>
    </w:p>
    <w:p>
      <w:pPr>
        <w:pStyle w:val="Normal"/>
        <w:spacing w:before="0" w:after="0"/>
        <w:ind w:firstLine="850" w:left="0" w:right="0"/>
        <w:contextualSpacing/>
        <w:jc w:val="both"/>
        <w:rPr>
          <w:rFonts w:ascii="Liberation Serif" w:hAnsi="Liberation Serif"/>
          <w:sz w:val="24"/>
          <w:szCs w:val="24"/>
        </w:rPr>
      </w:pPr>
      <w:bookmarkStart w:id="63" w:name="mesentropia"/>
      <w:bookmarkEnd w:id="63"/>
      <w:r>
        <w:rPr>
          <w:sz w:val="24"/>
          <w:szCs w:val="24"/>
        </w:rPr>
        <w:t>De certa forma, tudo que destrói, por ação dos princípios da entropia, poderia ser tido por efeito do mal e tudo o que constrói, por ação dos princípios negentrópicos poderia ser considerado por efeito do Bem.</w:t>
      </w:r>
    </w:p>
    <w:p>
      <w:pPr>
        <w:pStyle w:val="Normal"/>
        <w:spacing w:before="0" w:after="0"/>
        <w:ind w:firstLine="850" w:left="0" w:right="0"/>
        <w:contextualSpacing/>
        <w:jc w:val="both"/>
        <w:rPr>
          <w:rFonts w:ascii="Liberation Serif" w:hAnsi="Liberation Serif"/>
          <w:sz w:val="24"/>
          <w:szCs w:val="24"/>
        </w:rPr>
      </w:pPr>
      <w:r>
        <w:rPr>
          <w:sz w:val="24"/>
          <w:szCs w:val="24"/>
        </w:rPr>
        <w:t xml:space="preserve">Como já discutimos bastante quando tratamos teoricamente sobre a natureza fractal do universo, </w:t>
      </w:r>
      <w:r>
        <w:rPr>
          <w:sz w:val="24"/>
          <w:szCs w:val="24"/>
        </w:rPr>
        <w:t xml:space="preserve">abordamos o equilíbrio que deve presidir o funcionamento do universo em uma conotação cíclica infinita, homogênea e </w:t>
      </w:r>
      <w:r>
        <w:rPr>
          <w:b/>
          <w:bCs/>
          <w:sz w:val="24"/>
          <w:szCs w:val="24"/>
        </w:rPr>
        <w:t>evolutiva</w:t>
      </w:r>
      <w:r>
        <w:rPr>
          <w:sz w:val="24"/>
          <w:szCs w:val="24"/>
        </w:rPr>
        <w:t xml:space="preserve">. Vemos esse equilíbrio fulgurar ao longo dos bilhões de anos de existência do universo “conhecido” pelos telescópios na astronomia, pelos microscópios na biologia e geologia </w:t>
      </w:r>
      <w:r>
        <w:rPr>
          <w:sz w:val="24"/>
          <w:szCs w:val="24"/>
        </w:rPr>
        <w:t>e mais agora na física quântica</w:t>
      </w:r>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t xml:space="preserve">Falamos sobre isso também quando abordamos sobre o erro humano e ponderamos sobre a participação dos erros e acertos, tanto uns como os outros como coparticipantes de fato positivos contribuintes para promover o desenvolvimento humano pelo exercício de contraste entre o certo e o errado, entre o bom e o ruim e consequentemente entre o bem e o mal, de tal sorte que o aprendizado é sempre bom no final. </w:t>
      </w:r>
    </w:p>
    <w:p>
      <w:pPr>
        <w:pStyle w:val="Normal"/>
        <w:spacing w:before="0" w:after="0"/>
        <w:ind w:firstLine="850" w:left="0" w:right="0"/>
        <w:contextualSpacing/>
        <w:jc w:val="both"/>
        <w:rPr>
          <w:rFonts w:ascii="Liberation Serif" w:hAnsi="Liberation Serif"/>
          <w:sz w:val="24"/>
          <w:szCs w:val="24"/>
        </w:rPr>
      </w:pPr>
      <w:r>
        <w:rPr>
          <w:sz w:val="24"/>
          <w:szCs w:val="24"/>
        </w:rPr>
        <w:t>Anteriormente</w:t>
      </w:r>
      <w:del w:id="2174" w:author="Autor desconhecido" w:date="2024-06-27T14:40:41Z">
        <w:r>
          <w:rPr>
            <w:sz w:val="24"/>
            <w:szCs w:val="24"/>
          </w:rPr>
          <w:delText xml:space="preserve"> </w:delText>
        </w:r>
      </w:del>
      <w:ins w:id="2175" w:author="Autor desconhecido" w:date="2024-06-27T14:40:41Z">
        <w:r>
          <w:rPr>
            <w:sz w:val="24"/>
            <w:szCs w:val="24"/>
          </w:rPr>
          <w:t xml:space="preserve"> </w:t>
        </w:r>
      </w:ins>
      <w:r>
        <w:rPr>
          <w:sz w:val="24"/>
          <w:szCs w:val="24"/>
        </w:rPr>
        <w:t xml:space="preserve">discutimos a tendência mais acentuada para a evolução para o Bem através dos mecanismos instintivos que corroboram </w:t>
      </w:r>
      <w:r>
        <w:rPr>
          <w:sz w:val="24"/>
          <w:szCs w:val="24"/>
        </w:rPr>
        <w:t xml:space="preserve">com </w:t>
      </w:r>
      <w:r>
        <w:rPr>
          <w:sz w:val="24"/>
          <w:szCs w:val="24"/>
        </w:rPr>
        <w:t xml:space="preserve">a lei de evolução através da aplicação da Lei de causa e efeito experimentadas pelo livre arbítrio e controladas por ação do fiel da consciência, proporcionando a todo ser vivo a tendência natural de pender um pouquinho para o bem sempre que estiver sobre o fio de navalha de qualquer decisão, seja ela de cunho </w:t>
      </w:r>
      <w:r>
        <w:rPr>
          <w:sz w:val="24"/>
          <w:szCs w:val="24"/>
        </w:rPr>
        <w:t>material,</w:t>
      </w:r>
      <w:r>
        <w:rPr>
          <w:sz w:val="24"/>
          <w:szCs w:val="24"/>
        </w:rPr>
        <w:t xml:space="preserve"> moral ou intelectual.</w:t>
      </w:r>
    </w:p>
    <w:p>
      <w:pPr>
        <w:pStyle w:val="Normal"/>
        <w:spacing w:before="0" w:after="0"/>
        <w:ind w:firstLine="850" w:left="0" w:right="0"/>
        <w:contextualSpacing/>
        <w:jc w:val="both"/>
        <w:rPr>
          <w:rFonts w:ascii="Liberation Serif" w:hAnsi="Liberation Serif"/>
          <w:sz w:val="24"/>
          <w:szCs w:val="24"/>
        </w:rPr>
      </w:pPr>
      <w:r>
        <w:rPr>
          <w:sz w:val="24"/>
          <w:szCs w:val="24"/>
        </w:rPr>
        <w:t>Ainda se pensarmos bem, o erro é de fato o maio</w:t>
      </w:r>
      <w:r>
        <w:rPr>
          <w:sz w:val="24"/>
          <w:szCs w:val="24"/>
        </w:rPr>
        <w:t>r</w:t>
      </w:r>
      <w:r>
        <w:rPr>
          <w:sz w:val="24"/>
          <w:szCs w:val="24"/>
        </w:rPr>
        <w:t xml:space="preserve"> promotor do desenvolvimento, pois é ele que desencadeia o aprendizado levando </w:t>
      </w:r>
      <w:r>
        <w:rPr>
          <w:sz w:val="24"/>
          <w:szCs w:val="24"/>
        </w:rPr>
        <w:t>à</w:t>
      </w:r>
      <w:r>
        <w:rPr>
          <w:sz w:val="24"/>
          <w:szCs w:val="24"/>
        </w:rPr>
        <w:t xml:space="preserve"> conscientização, quebra de paradigmas, retomada de rumos, mudança de conceitos e teorias, enquanto o acerto é tão somente e quase sempre a ratificação ou a confirmação do que já se sabia.</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t xml:space="preserve">Existe uma cronica cujo conteúdo implícito é muito provavelmente erroneamente atribuído a Albert Einstein, sobre a conceituação </w:t>
      </w:r>
      <w:r>
        <w:rPr>
          <w:sz w:val="24"/>
          <w:szCs w:val="24"/>
        </w:rPr>
        <w:t xml:space="preserve">filosófica </w:t>
      </w:r>
      <w:r>
        <w:rPr>
          <w:sz w:val="24"/>
          <w:szCs w:val="24"/>
        </w:rPr>
        <w:t>da existência de Deus e do mal.</w:t>
      </w:r>
    </w:p>
    <w:p>
      <w:pPr>
        <w:pStyle w:val="Normal"/>
        <w:spacing w:before="0" w:after="0"/>
        <w:ind w:firstLine="850" w:left="0" w:right="0"/>
        <w:contextualSpacing/>
        <w:jc w:val="both"/>
        <w:rPr>
          <w:rFonts w:ascii="Liberation Serif" w:hAnsi="Liberation Serif"/>
          <w:sz w:val="24"/>
          <w:szCs w:val="24"/>
        </w:rPr>
      </w:pPr>
      <w:r>
        <w:rPr>
          <w:sz w:val="24"/>
          <w:szCs w:val="24"/>
        </w:rPr>
        <w:t xml:space="preserve">A crônica apresenta um debate entre um professor ateu e seus alunos sobre a existência de Deus, o bem e o mal. O professor desafia a crença em Deus ao argumentar que, se Deus criou tudo, então também criou o mal, implicando que Deus seria </w:t>
      </w:r>
      <w:r>
        <w:rPr>
          <w:sz w:val="24"/>
          <w:szCs w:val="24"/>
        </w:rPr>
        <w:t>criador do</w:t>
      </w:r>
      <w:r>
        <w:rPr>
          <w:sz w:val="24"/>
          <w:szCs w:val="24"/>
        </w:rPr>
        <w:t xml:space="preserve"> mal, </w:t>
      </w:r>
      <w:r>
        <w:rPr>
          <w:sz w:val="24"/>
          <w:szCs w:val="24"/>
        </w:rPr>
        <w:t>descaracterizando sua suposta perfeição</w:t>
      </w:r>
      <w:r>
        <w:rPr>
          <w:sz w:val="24"/>
          <w:szCs w:val="24"/>
        </w:rPr>
        <w:t>. Um estudante responde que, assim como o frio e a escuridão são apenas a ausência de calor e luz, respectivamente, o mal é a ausência do bem, e não uma criação direta de Deus. O estudante argumenta que o mal surge da falta de Deus nos corações das pessoas, assim como o frio surge na ausência de calor e a escuridão na ausência de luz. A crônica termina com o professor refletindo sobre a lógica do argumento do aluno.</w:t>
      </w:r>
    </w:p>
    <w:p>
      <w:pPr>
        <w:pStyle w:val="Normal"/>
        <w:spacing w:before="0" w:after="0"/>
        <w:ind w:firstLine="850" w:left="0" w:right="0"/>
        <w:contextualSpacing/>
        <w:jc w:val="both"/>
        <w:rPr>
          <w:rFonts w:ascii="Liberation Serif" w:hAnsi="Liberation Serif"/>
          <w:sz w:val="24"/>
          <w:szCs w:val="24"/>
        </w:rPr>
      </w:pPr>
      <w:r>
        <w:rPr>
          <w:sz w:val="24"/>
          <w:szCs w:val="24"/>
        </w:rPr>
        <w:t xml:space="preserve">Essa crônica traz à baila uma discussão filosófica interessante, mas que também acredito, não passaria em uma avaliação filosófica conservacionista mais profunda. Entretanto, tiremos dela o conceito de que </w:t>
      </w:r>
      <w:r>
        <w:rPr>
          <w:b/>
          <w:bCs/>
          <w:sz w:val="24"/>
          <w:szCs w:val="24"/>
        </w:rPr>
        <w:t>o mal é simplesmente a ausência do Bem.</w:t>
      </w:r>
    </w:p>
    <w:p>
      <w:pPr>
        <w:pStyle w:val="Normal"/>
        <w:spacing w:before="0" w:after="0"/>
        <w:ind w:firstLine="850" w:left="0" w:right="0"/>
        <w:contextualSpacing/>
        <w:jc w:val="both"/>
        <w:rPr>
          <w:rFonts w:ascii="Liberation Serif" w:hAnsi="Liberation Serif"/>
          <w:b w:val="false"/>
          <w:bCs w:val="false"/>
          <w:sz w:val="24"/>
          <w:szCs w:val="24"/>
        </w:rPr>
      </w:pPr>
      <w:r>
        <w:rPr>
          <w:b w:val="false"/>
          <w:bCs w:val="false"/>
          <w:sz w:val="24"/>
          <w:szCs w:val="24"/>
        </w:rPr>
        <w:t>A ideia de que “</w:t>
      </w:r>
      <w:r>
        <w:rPr>
          <w:b/>
          <w:bCs/>
          <w:sz w:val="24"/>
          <w:szCs w:val="24"/>
        </w:rPr>
        <w:t>o mal não existe e é simplesmente a ausência do Bem</w:t>
      </w:r>
      <w:r>
        <w:rPr>
          <w:b w:val="false"/>
          <w:bCs w:val="false"/>
          <w:sz w:val="24"/>
          <w:szCs w:val="24"/>
        </w:rPr>
        <w:t>” tem raízes na filosofia platônica e foi influenciada pelo pensamento de Santo Agostinho e São Tom</w:t>
      </w:r>
      <w:r>
        <w:rPr>
          <w:b w:val="false"/>
          <w:bCs w:val="false"/>
          <w:sz w:val="24"/>
          <w:szCs w:val="24"/>
        </w:rPr>
        <w:t>az</w:t>
      </w:r>
      <w:r>
        <w:rPr>
          <w:b w:val="false"/>
          <w:bCs w:val="false"/>
          <w:sz w:val="24"/>
          <w:szCs w:val="24"/>
        </w:rPr>
        <w:t xml:space="preserve"> de Aquino.</w:t>
      </w:r>
    </w:p>
    <w:p>
      <w:pPr>
        <w:pStyle w:val="Normal"/>
        <w:spacing w:before="0" w:after="0"/>
        <w:ind w:firstLine="850" w:left="0" w:right="0"/>
        <w:contextualSpacing/>
        <w:jc w:val="both"/>
        <w:rPr>
          <w:rFonts w:ascii="Liberation Serif" w:hAnsi="Liberation Serif"/>
          <w:b w:val="false"/>
          <w:bCs w:val="false"/>
          <w:sz w:val="24"/>
          <w:szCs w:val="24"/>
        </w:rPr>
      </w:pPr>
      <w:r>
        <w:rPr>
          <w:b w:val="false"/>
          <w:bCs w:val="false"/>
          <w:sz w:val="24"/>
          <w:szCs w:val="24"/>
        </w:rPr>
        <w:t>É mais profundamente abordada por Santo Agostinho em sua obra “Confissões”. Embora “Confissões” seja mais conhecida como uma autobiografia espiritual, onde Agostinho relata sua jornada de conversão ao Cristianismo, ele também explora profundamente temas filosóficos e teológicos, incluindo a natureza do mal.</w:t>
      </w:r>
    </w:p>
    <w:p>
      <w:pPr>
        <w:pStyle w:val="Normal"/>
        <w:spacing w:before="0" w:after="0"/>
        <w:ind w:firstLine="850" w:left="0" w:right="0"/>
        <w:contextualSpacing/>
        <w:jc w:val="both"/>
        <w:rPr>
          <w:rFonts w:ascii="Liberation Serif" w:hAnsi="Liberation Serif"/>
          <w:b w:val="false"/>
          <w:bCs w:val="false"/>
          <w:sz w:val="24"/>
          <w:szCs w:val="24"/>
        </w:rPr>
      </w:pPr>
      <w:r>
        <w:rPr>
          <w:b w:val="false"/>
          <w:bCs w:val="false"/>
          <w:sz w:val="24"/>
          <w:szCs w:val="24"/>
        </w:rPr>
        <w:t xml:space="preserve">Outra obra significativa onde essa ideia é explorada é “A Cidade de Deus” (“De Civitate Dei”), onde Agostinho reflete sobre a ordem divina, a história humana, e o papel do bem e do mal na existência humana. Ali, ele desenvolve sua teoria da </w:t>
      </w:r>
      <w:r>
        <w:rPr>
          <w:b w:val="false"/>
          <w:bCs w:val="false"/>
          <w:i/>
          <w:iCs/>
          <w:sz w:val="24"/>
          <w:szCs w:val="24"/>
        </w:rPr>
        <w:t>privatio boni</w:t>
      </w:r>
      <w:r>
        <w:rPr>
          <w:b w:val="false"/>
          <w:bCs w:val="false"/>
          <w:sz w:val="24"/>
          <w:szCs w:val="24"/>
        </w:rPr>
        <w:t xml:space="preserve"> (privação do bem), argumentando que o mal não tem existência real e é, em vez disso, a ausência ou corrupção do bem que deveria estar presente.</w:t>
      </w:r>
    </w:p>
    <w:p>
      <w:pPr>
        <w:pStyle w:val="Normal"/>
        <w:spacing w:before="0" w:after="0"/>
        <w:ind w:firstLine="850" w:left="0" w:right="0"/>
        <w:contextualSpacing/>
        <w:jc w:val="both"/>
        <w:rPr>
          <w:rFonts w:ascii="Liberation Serif" w:hAnsi="Liberation Serif"/>
          <w:b w:val="false"/>
          <w:bCs w:val="false"/>
          <w:sz w:val="24"/>
          <w:szCs w:val="24"/>
        </w:rPr>
      </w:pPr>
      <w:r>
        <w:rPr>
          <w:b w:val="false"/>
          <w:bCs w:val="false"/>
          <w:sz w:val="24"/>
          <w:szCs w:val="24"/>
        </w:rPr>
        <w:t>Essas obras são fundamentais para entender o pensamento de Agostinho sobre o mal e sua visão de que tudo que Deus criou é bom, e que o mal é a distorção dessa bondade original.</w:t>
      </w:r>
    </w:p>
    <w:p>
      <w:pPr>
        <w:pStyle w:val="Normal"/>
        <w:spacing w:before="0" w:after="0"/>
        <w:ind w:firstLine="850" w:left="0" w:right="0"/>
        <w:contextualSpacing/>
        <w:jc w:val="both"/>
        <w:rPr>
          <w:rFonts w:ascii="Liberation Serif" w:hAnsi="Liberation Serif"/>
          <w:b w:val="false"/>
          <w:bCs w:val="false"/>
          <w:sz w:val="24"/>
          <w:szCs w:val="24"/>
        </w:rPr>
      </w:pPr>
      <w:r>
        <w:rPr>
          <w:b w:val="false"/>
          <w:bCs w:val="false"/>
          <w:sz w:val="24"/>
          <w:szCs w:val="24"/>
        </w:rPr>
      </w:r>
    </w:p>
    <w:p>
      <w:pPr>
        <w:pStyle w:val="Normal"/>
        <w:spacing w:before="0" w:after="0"/>
        <w:ind w:firstLine="850" w:left="0" w:right="0"/>
        <w:contextualSpacing/>
        <w:jc w:val="both"/>
        <w:rPr>
          <w:rFonts w:ascii="Liberation Serif" w:hAnsi="Liberation Serif"/>
          <w:b w:val="false"/>
          <w:bCs w:val="false"/>
          <w:sz w:val="24"/>
          <w:szCs w:val="24"/>
        </w:rPr>
      </w:pPr>
      <w:r>
        <w:rPr>
          <w:b w:val="false"/>
          <w:bCs w:val="false"/>
          <w:sz w:val="24"/>
          <w:szCs w:val="24"/>
        </w:rPr>
        <w:t xml:space="preserve">Ainda as religiões abordam essa temática em diversas tonalidades. </w:t>
      </w:r>
    </w:p>
    <w:p>
      <w:pPr>
        <w:pStyle w:val="Normal"/>
        <w:spacing w:before="0" w:after="0"/>
        <w:ind w:firstLine="850" w:left="0" w:right="0"/>
        <w:contextualSpacing/>
        <w:jc w:val="both"/>
        <w:rPr>
          <w:rFonts w:ascii="Liberation Serif" w:hAnsi="Liberation Serif"/>
          <w:b w:val="false"/>
          <w:bCs w:val="false"/>
          <w:sz w:val="24"/>
          <w:szCs w:val="24"/>
        </w:rPr>
      </w:pPr>
      <w:r>
        <w:rPr>
          <w:b w:val="false"/>
          <w:bCs w:val="false"/>
          <w:sz w:val="24"/>
          <w:szCs w:val="24"/>
        </w:rPr>
        <w:t>Há as que personificam e perpetuam o mal na</w:t>
      </w:r>
      <w:r>
        <w:rPr>
          <w:b w:val="false"/>
          <w:bCs w:val="false"/>
          <w:sz w:val="24"/>
          <w:szCs w:val="24"/>
        </w:rPr>
        <w:t>s</w:t>
      </w:r>
      <w:r>
        <w:rPr>
          <w:b w:val="false"/>
          <w:bCs w:val="false"/>
          <w:sz w:val="24"/>
          <w:szCs w:val="24"/>
        </w:rPr>
        <w:t xml:space="preserve"> figura</w:t>
      </w:r>
      <w:r>
        <w:rPr>
          <w:b w:val="false"/>
          <w:bCs w:val="false"/>
          <w:sz w:val="24"/>
          <w:szCs w:val="24"/>
        </w:rPr>
        <w:t>s</w:t>
      </w:r>
      <w:r>
        <w:rPr>
          <w:b w:val="false"/>
          <w:bCs w:val="false"/>
          <w:sz w:val="24"/>
          <w:szCs w:val="24"/>
        </w:rPr>
        <w:t xml:space="preserve"> </w:t>
      </w:r>
      <w:r>
        <w:rPr>
          <w:b w:val="false"/>
          <w:bCs w:val="false"/>
          <w:sz w:val="24"/>
          <w:szCs w:val="24"/>
        </w:rPr>
        <w:t>diabólicas</w:t>
      </w:r>
      <w:r>
        <w:rPr>
          <w:b w:val="false"/>
          <w:bCs w:val="false"/>
          <w:sz w:val="24"/>
          <w:szCs w:val="24"/>
        </w:rPr>
        <w:t xml:space="preserve">, carreando suas posições de senhores do mal em ambientes infernais </w:t>
      </w:r>
      <w:r>
        <w:rPr>
          <w:b w:val="false"/>
          <w:bCs w:val="false"/>
          <w:sz w:val="24"/>
          <w:szCs w:val="24"/>
        </w:rPr>
        <w:t>eternos</w:t>
      </w:r>
      <w:r>
        <w:rPr>
          <w:b w:val="false"/>
          <w:bCs w:val="false"/>
          <w:sz w:val="24"/>
          <w:szCs w:val="24"/>
        </w:rPr>
        <w:t xml:space="preserve">. Abrigando a imensa legião de pecadores condenados ao fogo eterno por repercussão penal de suas atitudes infelizes. </w:t>
      </w:r>
    </w:p>
    <w:p>
      <w:pPr>
        <w:pStyle w:val="Normal"/>
        <w:spacing w:before="0" w:after="0"/>
        <w:ind w:firstLine="850" w:left="0" w:right="0"/>
        <w:contextualSpacing/>
        <w:jc w:val="both"/>
        <w:rPr>
          <w:rFonts w:ascii="Liberation Serif" w:hAnsi="Liberation Serif"/>
          <w:b w:val="false"/>
          <w:bCs w:val="false"/>
          <w:sz w:val="24"/>
          <w:szCs w:val="24"/>
        </w:rPr>
      </w:pPr>
      <w:r>
        <w:rPr>
          <w:b w:val="false"/>
          <w:bCs w:val="false"/>
          <w:sz w:val="24"/>
          <w:szCs w:val="24"/>
        </w:rPr>
        <w:t>Haverá aquele feliz filho de Deus que poderá exercer o direito de “atirar a primeira pedra”? Nesses princípios, não estaria toda a humanidade, ainda que confessa, condenada sumariamente a esse suplício eterno?</w:t>
      </w:r>
    </w:p>
    <w:p>
      <w:pPr>
        <w:pStyle w:val="Normal"/>
        <w:spacing w:before="0" w:after="0"/>
        <w:ind w:firstLine="850" w:left="0" w:right="0"/>
        <w:contextualSpacing/>
        <w:jc w:val="both"/>
        <w:rPr>
          <w:rFonts w:ascii="Arial" w:hAnsi="Arial"/>
          <w:sz w:val="22"/>
          <w:szCs w:val="22"/>
        </w:rPr>
      </w:pPr>
      <w:r>
        <w:rPr>
          <w:rFonts w:ascii="Arial" w:hAnsi="Arial"/>
          <w:sz w:val="22"/>
          <w:szCs w:val="22"/>
        </w:rPr>
        <w:t xml:space="preserve">A questão de qual abordagem religiosa ou filosófica sobre as consequências das ações positivas e negativas </w:t>
      </w:r>
      <w:r>
        <w:rPr>
          <w:rFonts w:ascii="Arial" w:hAnsi="Arial"/>
          <w:sz w:val="22"/>
          <w:szCs w:val="22"/>
        </w:rPr>
        <w:t>seja</w:t>
      </w:r>
      <w:r>
        <w:rPr>
          <w:rFonts w:ascii="Arial" w:hAnsi="Arial"/>
          <w:sz w:val="22"/>
          <w:szCs w:val="22"/>
        </w:rPr>
        <w:t xml:space="preserve"> mais justa e logicamente coerente, depende profundamente das crenças pessoais, do contexto cultural, e dos valores individuais de cada pessoa </w:t>
      </w:r>
      <w:r>
        <w:rPr>
          <w:rFonts w:ascii="Arial" w:hAnsi="Arial"/>
          <w:sz w:val="22"/>
          <w:szCs w:val="22"/>
        </w:rPr>
        <w:t>ou grupo</w:t>
      </w:r>
      <w:r>
        <w:rPr>
          <w:rFonts w:ascii="Arial" w:hAnsi="Arial"/>
          <w:sz w:val="22"/>
          <w:szCs w:val="22"/>
        </w:rPr>
        <w:t xml:space="preserve">. Cada tradição oferece uma perspectiva única que ressoa de maneira diferente com os indivíduos, baseada em suas experiências de vida, educação e busca espiritual ou filosófica. Aqui está uma breve reflexão sobre as características de cada abordagem mencionada </w:t>
      </w:r>
      <w:r>
        <w:rPr>
          <w:rFonts w:ascii="Arial" w:hAnsi="Arial"/>
          <w:sz w:val="22"/>
          <w:szCs w:val="22"/>
        </w:rPr>
        <w:t>sobre esse tema</w:t>
      </w:r>
      <w:r>
        <w:rPr>
          <w:rFonts w:ascii="Arial" w:hAnsi="Arial"/>
          <w:sz w:val="22"/>
          <w:szCs w:val="22"/>
        </w:rPr>
        <w:t>:</w:t>
      </w:r>
    </w:p>
    <w:p>
      <w:pPr>
        <w:pStyle w:val="Normal"/>
        <w:spacing w:before="0" w:after="0"/>
        <w:ind w:firstLine="850" w:left="0" w:right="0"/>
        <w:contextualSpacing/>
        <w:jc w:val="both"/>
        <w:rPr>
          <w:rFonts w:ascii="Arial" w:hAnsi="Arial"/>
          <w:sz w:val="22"/>
          <w:szCs w:val="22"/>
        </w:rPr>
      </w:pPr>
      <w:r>
        <w:rPr>
          <w:rFonts w:ascii="Arial" w:hAnsi="Arial"/>
          <w:sz w:val="22"/>
          <w:szCs w:val="22"/>
        </w:rPr>
      </w:r>
    </w:p>
    <w:p>
      <w:pPr>
        <w:pStyle w:val="Normal"/>
        <w:spacing w:before="0" w:after="0"/>
        <w:ind w:firstLine="850" w:left="0" w:right="0"/>
        <w:contextualSpacing/>
        <w:jc w:val="both"/>
        <w:rPr>
          <w:rFonts w:ascii="Arial" w:hAnsi="Arial"/>
          <w:sz w:val="22"/>
          <w:szCs w:val="22"/>
        </w:rPr>
      </w:pPr>
      <w:r>
        <w:rPr>
          <w:rFonts w:ascii="Arial" w:hAnsi="Arial"/>
          <w:sz w:val="22"/>
          <w:szCs w:val="22"/>
        </w:rPr>
        <w:t xml:space="preserve">1. Cristianismo: </w:t>
      </w:r>
      <w:r>
        <w:rPr>
          <w:rFonts w:ascii="Arial" w:hAnsi="Arial"/>
          <w:sz w:val="22"/>
          <w:szCs w:val="22"/>
        </w:rPr>
        <w:t xml:space="preserve">(mormente representado aqui pela filosofia da igreja católica tradicional e suas derivadas) </w:t>
      </w:r>
      <w:r>
        <w:rPr>
          <w:rFonts w:ascii="Arial" w:hAnsi="Arial"/>
          <w:sz w:val="22"/>
          <w:szCs w:val="22"/>
        </w:rPr>
        <w:t xml:space="preserve">Enfatiza a salvação através da fé e as consequências eternas das ações, oferecendo uma visão clara de recompensa e punição baseada na adesão aos ensinamentos de Jesus Cristo. </w:t>
      </w:r>
    </w:p>
    <w:p>
      <w:pPr>
        <w:pStyle w:val="Normal"/>
        <w:spacing w:before="0" w:after="0"/>
        <w:ind w:firstLine="850" w:left="0" w:right="0"/>
        <w:contextualSpacing/>
        <w:jc w:val="both"/>
        <w:rPr>
          <w:rFonts w:ascii="Arial" w:hAnsi="Arial"/>
          <w:sz w:val="22"/>
          <w:szCs w:val="22"/>
        </w:rPr>
      </w:pPr>
      <w:r>
        <w:rPr>
          <w:rFonts w:ascii="Arial" w:hAnsi="Arial"/>
          <w:sz w:val="22"/>
          <w:szCs w:val="22"/>
        </w:rPr>
        <w:t>2. Budismo: O foco no karma e na reencarnação apresenta um sistema de causa e efeito moral que transcende a vida única, promovendo a ideia de que todas as ações têm consequências. Isso pode ser visto como uma forma justa de responsabilidade pessoal que se estende por várias vidas.</w:t>
      </w:r>
    </w:p>
    <w:p>
      <w:pPr>
        <w:pStyle w:val="Normal"/>
        <w:spacing w:before="0" w:after="0"/>
        <w:ind w:firstLine="850" w:left="0" w:right="0"/>
        <w:contextualSpacing/>
        <w:jc w:val="both"/>
        <w:rPr>
          <w:rFonts w:ascii="Arial" w:hAnsi="Arial"/>
          <w:sz w:val="22"/>
          <w:szCs w:val="22"/>
        </w:rPr>
      </w:pPr>
      <w:r>
        <w:rPr>
          <w:rFonts w:ascii="Arial" w:hAnsi="Arial"/>
          <w:sz w:val="22"/>
          <w:szCs w:val="22"/>
        </w:rPr>
        <w:t xml:space="preserve">3. Islamismo: A ênfase na justiça divina e na responsabilidade individual perante Alá oferece uma estrutura moral rigorosa, onde as boas ações são recompensadas e as más ações são punidas. A clareza das leis e a promessa de justiça divina </w:t>
      </w:r>
      <w:r>
        <w:rPr>
          <w:rFonts w:ascii="Arial" w:hAnsi="Arial"/>
          <w:sz w:val="22"/>
          <w:szCs w:val="22"/>
        </w:rPr>
        <w:t>tendem a</w:t>
      </w:r>
      <w:r>
        <w:rPr>
          <w:rFonts w:ascii="Arial" w:hAnsi="Arial"/>
          <w:sz w:val="22"/>
          <w:szCs w:val="22"/>
        </w:rPr>
        <w:t xml:space="preserve"> oferecer um senso de ordem e propósito.</w:t>
      </w:r>
    </w:p>
    <w:p>
      <w:pPr>
        <w:pStyle w:val="Normal"/>
        <w:spacing w:before="0" w:after="0"/>
        <w:ind w:firstLine="850" w:left="0" w:right="0"/>
        <w:contextualSpacing/>
        <w:jc w:val="both"/>
        <w:rPr>
          <w:rFonts w:ascii="Arial" w:hAnsi="Arial"/>
          <w:sz w:val="22"/>
          <w:szCs w:val="22"/>
        </w:rPr>
      </w:pPr>
      <w:r>
        <w:rPr>
          <w:rFonts w:ascii="Arial" w:hAnsi="Arial"/>
          <w:sz w:val="22"/>
          <w:szCs w:val="22"/>
        </w:rPr>
        <w:t>4. Hinduísmo: Semelhante ao budismo, o conceito de karma e a crença na reencarnação fornecem uma visão expansiva das consequências das ações. A ideia de que cada ação influencia o destino de uma pessoa em futuras existências enfatiza a importância da conduta moral.</w:t>
      </w:r>
    </w:p>
    <w:p>
      <w:pPr>
        <w:pStyle w:val="Normal"/>
        <w:spacing w:before="0" w:after="0"/>
        <w:ind w:firstLine="850" w:left="0" w:right="0"/>
        <w:contextualSpacing/>
        <w:jc w:val="both"/>
        <w:rPr>
          <w:rFonts w:ascii="Arial" w:hAnsi="Arial"/>
          <w:sz w:val="22"/>
          <w:szCs w:val="22"/>
        </w:rPr>
      </w:pPr>
      <w:r>
        <w:rPr>
          <w:rFonts w:ascii="Arial" w:hAnsi="Arial"/>
          <w:sz w:val="22"/>
          <w:szCs w:val="22"/>
        </w:rPr>
        <w:t xml:space="preserve">5. Espiritismo: A combinação de karma, reencarnação e a ênfase na evolução espiritual através da aprendizagem oferece uma visão que valoriza o progresso contínuo e a oportunidade de redenção, </w:t>
      </w:r>
      <w:r>
        <w:rPr>
          <w:rFonts w:ascii="Arial" w:hAnsi="Arial"/>
          <w:sz w:val="22"/>
          <w:szCs w:val="22"/>
        </w:rPr>
        <w:t>tendo a Caridade, a Lei de Causa e Efeito e a consciência individual e coletiva por diretoras e promotoras da evolução.</w:t>
      </w:r>
    </w:p>
    <w:p>
      <w:pPr>
        <w:pStyle w:val="Normal"/>
        <w:spacing w:before="0" w:after="0"/>
        <w:ind w:firstLine="850" w:left="0" w:right="0"/>
        <w:contextualSpacing/>
        <w:jc w:val="both"/>
        <w:rPr>
          <w:rFonts w:ascii="Arial" w:hAnsi="Arial"/>
          <w:sz w:val="22"/>
          <w:szCs w:val="22"/>
        </w:rPr>
      </w:pPr>
      <w:r>
        <w:rPr>
          <w:rFonts w:ascii="Arial" w:hAnsi="Arial"/>
          <w:sz w:val="22"/>
          <w:szCs w:val="22"/>
        </w:rPr>
        <w:t xml:space="preserve">6. Ateísmo: Embora não considerada como uma filosofia </w:t>
      </w:r>
      <w:r>
        <w:rPr>
          <w:rFonts w:ascii="Arial" w:hAnsi="Arial"/>
          <w:sz w:val="22"/>
          <w:szCs w:val="22"/>
        </w:rPr>
        <w:t>em si, nem tão pouco uma religião e nem mesmo uma organização social,</w:t>
      </w:r>
      <w:r>
        <w:rPr>
          <w:rFonts w:ascii="Arial" w:hAnsi="Arial"/>
          <w:sz w:val="22"/>
          <w:szCs w:val="22"/>
        </w:rPr>
        <w:t xml:space="preserve"> preconiza a inexistência de Deus e adere por isso a uma postura materialista. Apesar disso entretanto, mesmo que provável e intencionalmente egoísta, </w:t>
      </w:r>
      <w:r>
        <w:rPr>
          <w:rFonts w:ascii="Arial" w:hAnsi="Arial"/>
          <w:sz w:val="22"/>
          <w:szCs w:val="22"/>
        </w:rPr>
        <w:t xml:space="preserve">pode se expressar </w:t>
      </w:r>
      <w:r>
        <w:rPr>
          <w:rFonts w:ascii="Arial" w:hAnsi="Arial"/>
          <w:sz w:val="22"/>
          <w:szCs w:val="22"/>
        </w:rPr>
        <w:t xml:space="preserve">na boa conduta e preocupação com o bom uso e preservação dos recursos naturais, </w:t>
      </w:r>
      <w:r>
        <w:rPr>
          <w:rFonts w:ascii="Arial" w:hAnsi="Arial"/>
          <w:sz w:val="22"/>
          <w:szCs w:val="22"/>
        </w:rPr>
        <w:t>dependendo da maturidade sociocultural de seus adeptos.</w:t>
      </w:r>
    </w:p>
    <w:p>
      <w:pPr>
        <w:pStyle w:val="Normal"/>
        <w:spacing w:before="0" w:after="0"/>
        <w:ind w:firstLine="850" w:left="0" w:right="0"/>
        <w:contextualSpacing/>
        <w:jc w:val="both"/>
        <w:rPr>
          <w:rFonts w:ascii="Arial" w:hAnsi="Arial"/>
          <w:sz w:val="22"/>
          <w:szCs w:val="22"/>
        </w:rPr>
      </w:pPr>
      <w:r>
        <w:rPr>
          <w:rFonts w:ascii="Arial" w:hAnsi="Arial"/>
          <w:sz w:val="22"/>
          <w:szCs w:val="22"/>
        </w:rPr>
        <w:t>Cada uma dessas abordagens tem seus próprios méritos e lógica interna, refletindo diferentes compreensões do universo, da existência humana e da moralidade. O que parece mais justo ou logicamente coerente para uma pessoa pode não ser o mesmo para outra, devido às diferenças em crenças pessoais, necessidades espirituais e experiências de vida.</w:t>
      </w:r>
    </w:p>
    <w:p>
      <w:pPr>
        <w:pStyle w:val="Normal"/>
        <w:spacing w:before="0" w:after="0"/>
        <w:ind w:firstLine="850" w:left="0" w:right="0"/>
        <w:contextualSpacing/>
        <w:jc w:val="both"/>
        <w:rPr/>
      </w:pPr>
      <w:r>
        <w:rPr>
          <w:rFonts w:ascii="Arial" w:hAnsi="Arial"/>
          <w:sz w:val="22"/>
          <w:szCs w:val="22"/>
        </w:rPr>
        <w:t xml:space="preserve">Portanto, não é possível determinar objetivamente qual abordagem é “mais justa” ou “logicamente coerente”, </w:t>
      </w:r>
      <w:r>
        <w:rPr>
          <w:rFonts w:ascii="Arial" w:hAnsi="Arial"/>
          <w:sz w:val="22"/>
          <w:szCs w:val="22"/>
        </w:rPr>
        <w:t>uma vez que os adeptos de todos esses movimentos são ainda imperfeitos</w:t>
      </w:r>
      <w:r>
        <w:rPr>
          <w:rFonts w:ascii="Arial" w:hAnsi="Arial"/>
          <w:sz w:val="22"/>
          <w:szCs w:val="22"/>
        </w:rPr>
        <w:t>. A busca por compreensão e significado é uma jornada pessoal, e muitas pessoas encontram respostas que satisfazem suas questões espirituais e éticas em diferentes tradições.</w:t>
      </w:r>
      <w:r>
        <w:rPr>
          <w:sz w:val="24"/>
          <w:szCs w:val="24"/>
        </w:rPr>
        <w:t>(Texto em fonte</w:t>
      </w:r>
      <w:r>
        <w:rPr>
          <w:rFonts w:ascii="Arial" w:hAnsi="Arial"/>
          <w:sz w:val="24"/>
          <w:szCs w:val="24"/>
        </w:rPr>
        <w:t xml:space="preserve"> Arial elaborado</w:t>
      </w:r>
      <w:r>
        <w:rPr>
          <w:sz w:val="24"/>
          <w:szCs w:val="24"/>
        </w:rPr>
        <w:t xml:space="preserve"> com auxílio de IA.)</w:t>
      </w:r>
    </w:p>
    <w:p>
      <w:pPr>
        <w:pStyle w:val="Normal"/>
        <w:spacing w:before="0" w:after="0"/>
        <w:ind w:firstLine="850" w:left="0" w:right="0"/>
        <w:contextualSpacing/>
        <w:jc w:val="both"/>
        <w:rPr/>
      </w:pPr>
      <w:r>
        <w:rPr>
          <w:sz w:val="24"/>
          <w:szCs w:val="24"/>
        </w:rPr>
        <w:t>Outrossim</w:t>
      </w:r>
      <w:r>
        <w:rPr>
          <w:sz w:val="24"/>
          <w:szCs w:val="24"/>
        </w:rPr>
        <w:t xml:space="preserve">, todas essas abordagens filosóficas têm o foco na amplitude local da ação humana e no comportamento individual. E </w:t>
      </w:r>
      <w:r>
        <w:rPr>
          <w:sz w:val="24"/>
          <w:szCs w:val="24"/>
        </w:rPr>
        <w:t xml:space="preserve">ainda </w:t>
      </w:r>
      <w:r>
        <w:rPr>
          <w:sz w:val="24"/>
          <w:szCs w:val="24"/>
        </w:rPr>
        <w:t>não na amplitude universal.</w:t>
      </w:r>
    </w:p>
    <w:p>
      <w:pPr>
        <w:pStyle w:val="Normal"/>
        <w:spacing w:before="0" w:after="0"/>
        <w:ind w:firstLine="850" w:left="0" w:right="0"/>
        <w:contextualSpacing/>
        <w:jc w:val="both"/>
        <w:rPr>
          <w:rFonts w:ascii="Liberation Serif" w:hAnsi="Liberation Serif"/>
          <w:sz w:val="24"/>
          <w:szCs w:val="24"/>
        </w:rPr>
      </w:pPr>
      <w:r>
        <w:rPr>
          <w:sz w:val="24"/>
          <w:szCs w:val="24"/>
        </w:rPr>
        <w:t xml:space="preserve">A melhor linha de pensamento filosófica ou religiosa para um indivíduo é aquela que lhe ofereça acolhida consonante em sintonia com o seu estágio evolutivo, abrindo ensejo ao seu desenvolvimento eficiente. </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t>Ponderando</w:t>
      </w:r>
      <w:r>
        <w:rPr>
          <w:sz w:val="24"/>
          <w:szCs w:val="24"/>
        </w:rPr>
        <w:t xml:space="preserve">, não é que o mal não exista. </w:t>
      </w:r>
      <w:r>
        <w:rPr>
          <w:sz w:val="24"/>
          <w:szCs w:val="24"/>
        </w:rPr>
        <w:t>Mesmo</w:t>
      </w:r>
      <w:r>
        <w:rPr>
          <w:sz w:val="24"/>
          <w:szCs w:val="24"/>
        </w:rPr>
        <w:t xml:space="preserve"> que seja tão somente a ausência do Bem, el</w:t>
      </w:r>
      <w:del w:id="2176" w:author="Autor desconhecido" w:date="2024-06-27T14:44:52Z">
        <w:r>
          <w:rPr>
            <w:sz w:val="24"/>
            <w:szCs w:val="24"/>
          </w:rPr>
          <w:delText>a</w:delText>
        </w:r>
      </w:del>
      <w:ins w:id="2177" w:author="Autor desconhecido" w:date="2024-06-27T14:44:52Z">
        <w:r>
          <w:rPr>
            <w:sz w:val="24"/>
            <w:szCs w:val="24"/>
          </w:rPr>
          <w:t>e</w:t>
        </w:r>
      </w:ins>
      <w:r>
        <w:rPr>
          <w:sz w:val="24"/>
          <w:szCs w:val="24"/>
        </w:rPr>
        <w:t xml:space="preserve"> existe, ainda que possa não ter sido “criad</w:t>
      </w:r>
      <w:del w:id="2178" w:author="Autor desconhecido" w:date="2024-06-27T14:45:03Z">
        <w:r>
          <w:rPr>
            <w:sz w:val="24"/>
            <w:szCs w:val="24"/>
          </w:rPr>
          <w:delText>a</w:delText>
        </w:r>
      </w:del>
      <w:ins w:id="2179" w:author="Autor desconhecido" w:date="2024-06-27T14:45:03Z">
        <w:r>
          <w:rPr>
            <w:sz w:val="24"/>
            <w:szCs w:val="24"/>
          </w:rPr>
          <w:t>o</w:t>
        </w:r>
      </w:ins>
      <w:r>
        <w:rPr>
          <w:sz w:val="24"/>
          <w:szCs w:val="24"/>
        </w:rPr>
        <w:t>” especificamente.</w:t>
      </w:r>
    </w:p>
    <w:p>
      <w:pPr>
        <w:pStyle w:val="Normal"/>
        <w:spacing w:before="0" w:after="0"/>
        <w:ind w:firstLine="850" w:left="0" w:right="0"/>
        <w:contextualSpacing/>
        <w:jc w:val="both"/>
        <w:rPr>
          <w:rFonts w:ascii="Liberation Serif" w:hAnsi="Liberation Serif"/>
          <w:sz w:val="24"/>
          <w:szCs w:val="24"/>
          <w:shd w:fill="auto" w:val="clear"/>
        </w:rPr>
      </w:pPr>
      <w:r>
        <w:rPr>
          <w:sz w:val="24"/>
          <w:szCs w:val="24"/>
          <w:shd w:fill="auto" w:val="clear"/>
          <w:rPrChange w:id="0" w:author="Autor desconhecido" w:date="2024-06-27T14:48:07Z"/>
        </w:rPr>
        <w:t>Criado simples e ignorante cada ser vivente é criado com a ausência do conhecimento e consequentemente com a ausência do bem, pois que nesse momento ainda não produziu nada como fruto de seu livre arbítrio. A partir do momento que experimenta agir por vontade própria incorre errar, corrigir, aprender e evoluir, descaracterizando a ausência absoluta do Bem em si.</w:t>
      </w:r>
    </w:p>
    <w:p>
      <w:pPr>
        <w:pStyle w:val="Normal"/>
        <w:spacing w:before="0" w:after="0"/>
        <w:ind w:firstLine="850" w:left="0" w:right="0"/>
        <w:contextualSpacing/>
        <w:jc w:val="both"/>
        <w:rPr>
          <w:rFonts w:ascii="Liberation Serif" w:hAnsi="Liberation Serif"/>
          <w:sz w:val="24"/>
          <w:szCs w:val="24"/>
          <w:shd w:fill="auto" w:val="clear"/>
        </w:rPr>
      </w:pPr>
      <w:r>
        <w:rPr>
          <w:sz w:val="24"/>
          <w:szCs w:val="24"/>
          <w:shd w:fill="auto" w:val="clear"/>
          <w:rPrChange w:id="0" w:author="Autor desconhecido" w:date="2024-06-27T14:48:07Z"/>
        </w:rPr>
        <w:t>Postulemos que a ausência do Bem existe no indivíduo no momento que adquire seu livre arbítrio, assim como o “zero” existe no início de uma contagem que vise o infinito.</w:t>
      </w:r>
    </w:p>
    <w:p>
      <w:pPr>
        <w:pStyle w:val="Normal"/>
        <w:spacing w:before="0" w:after="0"/>
        <w:ind w:firstLine="850" w:left="0" w:right="0"/>
        <w:contextualSpacing/>
        <w:jc w:val="both"/>
        <w:rPr>
          <w:rFonts w:ascii="Liberation Serif" w:hAnsi="Liberation Serif"/>
          <w:sz w:val="24"/>
          <w:szCs w:val="24"/>
        </w:rPr>
      </w:pPr>
      <w:r>
        <w:rPr>
          <w:sz w:val="24"/>
          <w:szCs w:val="24"/>
        </w:rPr>
        <w:t>Entretanto, devemos considerar que antes disso (antes de receber o livre arbítrio) cada ser vivo é criado por ação e efeito do Bem</w:t>
      </w:r>
      <w:ins w:id="2182" w:author="Autor desconhecido" w:date="2024-06-27T14:50:23Z">
        <w:r>
          <w:rPr>
            <w:sz w:val="24"/>
            <w:szCs w:val="24"/>
          </w:rPr>
          <w:t>,</w:t>
        </w:r>
      </w:ins>
      <w:r>
        <w:rPr>
          <w:sz w:val="24"/>
          <w:szCs w:val="24"/>
        </w:rPr>
        <w:t xml:space="preserve"> se considerarmos que tudo o que existe no universo foi criado com um propósito</w:t>
      </w:r>
      <w:del w:id="2183" w:author="Autor desconhecido" w:date="2024-06-27T14:50:34Z">
        <w:r>
          <w:rPr>
            <w:sz w:val="24"/>
            <w:szCs w:val="24"/>
          </w:rPr>
          <w:delText>,</w:delText>
        </w:r>
      </w:del>
      <w:ins w:id="2184" w:author="Autor desconhecido" w:date="2024-06-27T14:50:34Z">
        <w:r>
          <w:rPr>
            <w:sz w:val="24"/>
            <w:szCs w:val="24"/>
          </w:rPr>
          <w:t>.</w:t>
        </w:r>
      </w:ins>
      <w:r>
        <w:rPr>
          <w:sz w:val="24"/>
          <w:szCs w:val="24"/>
        </w:rPr>
        <w:t xml:space="preserve"> </w:t>
      </w:r>
      <w:del w:id="2185" w:author="Autor desconhecido" w:date="2024-06-27T14:50:38Z">
        <w:r>
          <w:rPr>
            <w:sz w:val="24"/>
            <w:szCs w:val="24"/>
          </w:rPr>
          <w:delText>a</w:delText>
        </w:r>
      </w:del>
      <w:ins w:id="2186" w:author="Autor desconhecido" w:date="2024-06-27T14:50:38Z">
        <w:r>
          <w:rPr>
            <w:sz w:val="24"/>
            <w:szCs w:val="24"/>
          </w:rPr>
          <w:t>A</w:t>
        </w:r>
      </w:ins>
      <w:r>
        <w:rPr>
          <w:sz w:val="24"/>
          <w:szCs w:val="24"/>
        </w:rPr>
        <w:t xml:space="preserve">inda que fadado a entropia, tem sua razão de ser positiva no funcionamento do universo. Assim, podemos filosofar </w:t>
      </w:r>
      <w:r>
        <w:rPr>
          <w:sz w:val="24"/>
          <w:szCs w:val="24"/>
        </w:rPr>
        <w:t>afirmando</w:t>
      </w:r>
      <w:r>
        <w:rPr>
          <w:sz w:val="24"/>
          <w:szCs w:val="24"/>
        </w:rPr>
        <w:t xml:space="preserve">: </w:t>
      </w:r>
      <w:r>
        <w:rPr>
          <w:b/>
          <w:bCs/>
          <w:sz w:val="24"/>
          <w:szCs w:val="24"/>
          <w:rPrChange w:id="0" w:author="Autor desconhecido" w:date="2024-06-27T14:51:06Z"/>
        </w:rPr>
        <w:t xml:space="preserve">tudo o que existe recebeu </w:t>
      </w:r>
      <w:r>
        <w:rPr>
          <w:b/>
          <w:bCs/>
          <w:sz w:val="24"/>
          <w:szCs w:val="24"/>
          <w:rPrChange w:id="0" w:author="Autor desconhecido" w:date="2024-06-27T14:51:06Z"/>
        </w:rPr>
        <w:t>junto</w:t>
      </w:r>
      <w:r>
        <w:rPr>
          <w:b/>
          <w:bCs/>
          <w:sz w:val="24"/>
          <w:szCs w:val="24"/>
          <w:rPrChange w:id="0" w:author="Autor desconhecido" w:date="2024-06-27T14:51:06Z"/>
        </w:rPr>
        <w:t xml:space="preserve"> a semente do Bem no momento de sua criação.</w:t>
      </w:r>
    </w:p>
    <w:p>
      <w:pPr>
        <w:pStyle w:val="Normal"/>
        <w:spacing w:before="0" w:after="0"/>
        <w:ind w:firstLine="850" w:left="0" w:right="0"/>
        <w:contextualSpacing/>
        <w:jc w:val="both"/>
        <w:rPr>
          <w:rFonts w:ascii="Liberation Serif" w:hAnsi="Liberation Serif"/>
          <w:sz w:val="24"/>
          <w:szCs w:val="24"/>
        </w:rPr>
      </w:pPr>
      <w:r>
        <w:rPr>
          <w:sz w:val="24"/>
          <w:szCs w:val="24"/>
        </w:rPr>
        <w:t xml:space="preserve">Argumentando podemos questionar: </w:t>
      </w:r>
      <w:r>
        <w:rPr>
          <w:b/>
          <w:bCs/>
          <w:sz w:val="24"/>
          <w:szCs w:val="24"/>
        </w:rPr>
        <w:t>O erro humano, em suas manifestações isoladas poderia ser considerado como uma ação negativa do bem sendo assim caracterizada como a produção de um mal efetivo?</w:t>
      </w:r>
    </w:p>
    <w:p>
      <w:pPr>
        <w:pStyle w:val="Normal"/>
        <w:spacing w:before="0" w:after="0"/>
        <w:ind w:firstLine="850" w:left="0" w:right="0"/>
        <w:contextualSpacing/>
        <w:jc w:val="both"/>
        <w:rPr>
          <w:rFonts w:ascii="Liberation Serif" w:hAnsi="Liberation Serif"/>
          <w:sz w:val="24"/>
          <w:szCs w:val="24"/>
        </w:rPr>
      </w:pPr>
      <w:r>
        <w:rPr>
          <w:sz w:val="24"/>
          <w:szCs w:val="24"/>
        </w:rPr>
        <w:t xml:space="preserve">Ainda. </w:t>
      </w:r>
      <w:r>
        <w:rPr>
          <w:sz w:val="24"/>
          <w:szCs w:val="24"/>
        </w:rPr>
        <w:t>Como argumentar filosoficamente a assertiva: “</w:t>
      </w:r>
      <w:r>
        <w:rPr>
          <w:b/>
          <w:bCs/>
          <w:sz w:val="24"/>
          <w:szCs w:val="24"/>
        </w:rPr>
        <w:t>a ausência do bem já é um mal.</w:t>
      </w:r>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BodyText"/>
        <w:spacing w:lineRule="auto" w:line="276" w:before="0" w:after="0"/>
        <w:ind w:firstLine="680" w:left="0" w:right="0"/>
        <w:contextualSpacing/>
        <w:jc w:val="both"/>
        <w:rPr/>
      </w:pPr>
      <w:r>
        <w:rPr>
          <w:rFonts w:ascii="Arial" w:hAnsi="Arial"/>
          <w:sz w:val="22"/>
          <w:szCs w:val="22"/>
        </w:rPr>
        <w:t xml:space="preserve">Para argumentar filosoficamente </w:t>
      </w:r>
      <w:r>
        <w:rPr>
          <w:rFonts w:ascii="Arial" w:hAnsi="Arial"/>
          <w:sz w:val="22"/>
          <w:szCs w:val="22"/>
        </w:rPr>
        <w:t>essa</w:t>
      </w:r>
      <w:r>
        <w:rPr>
          <w:rFonts w:ascii="Arial" w:hAnsi="Arial"/>
          <w:sz w:val="22"/>
          <w:szCs w:val="22"/>
        </w:rPr>
        <w:t xml:space="preserve"> assertiva, podemos recorrer a várias correntes filosóficas que examinam a natureza do bem e do mal. Uma abordagem pode ser através da ética de Aristóteles, que considera o bem como aquilo que todos os seres tendem por natureza. Nesse sentido, a ausência de bem — ou seja, a incapacidade de alcançar o propósito ou fim último (telos) que é o bem supremo (eudaimonia) — resulta em uma falha ou deficiência, que poderia ser interpretada como um mal. </w:t>
      </w:r>
    </w:p>
    <w:p>
      <w:pPr>
        <w:pStyle w:val="BodyText"/>
        <w:spacing w:lineRule="auto" w:line="276" w:before="0" w:after="0"/>
        <w:ind w:firstLine="680" w:left="0" w:right="0"/>
        <w:contextualSpacing/>
        <w:jc w:val="both"/>
        <w:rPr/>
      </w:pPr>
      <w:r>
        <w:rPr>
          <w:rFonts w:ascii="Arial" w:hAnsi="Arial"/>
          <w:sz w:val="22"/>
          <w:szCs w:val="22"/>
        </w:rPr>
        <w:t>Outra visão pode ser encontrada no maniqueísmo, que vê o mundo como um campo de batalha entre forças do bem e do mal, sugerindo que a ausência de um implica a presença do outro. Além disso, na filosofia existencialista, a ideia de que a ausência de bem cria um vácuo que pode levar ao desespero e à angústia sugere que essa ausência é, em si, uma forma de mal. Portanto, argumentar essa assertiva envolve explorar como diferentes filosofias entendem o bem e o mal, e como a presença ou ausência de um afeta a condição humana.</w:t>
      </w:r>
      <w:r>
        <w:rPr>
          <w:sz w:val="24"/>
          <w:szCs w:val="24"/>
        </w:rPr>
        <w:t>(Texto em fonte</w:t>
      </w:r>
      <w:r>
        <w:rPr>
          <w:rFonts w:ascii="Arial" w:hAnsi="Arial"/>
          <w:sz w:val="24"/>
          <w:szCs w:val="24"/>
        </w:rPr>
        <w:t xml:space="preserve"> Arial </w:t>
      </w:r>
      <w:r>
        <w:rPr>
          <w:sz w:val="24"/>
          <w:szCs w:val="24"/>
        </w:rPr>
        <w:t>elaborad</w:t>
      </w:r>
      <w:r>
        <w:rPr>
          <w:rFonts w:ascii="Arial" w:hAnsi="Arial"/>
          <w:sz w:val="24"/>
          <w:szCs w:val="24"/>
        </w:rPr>
        <w:t>o</w:t>
      </w:r>
      <w:r>
        <w:rPr>
          <w:sz w:val="24"/>
          <w:szCs w:val="24"/>
        </w:rPr>
        <w:t xml:space="preserve"> com auxílio de IA.)</w:t>
      </w:r>
    </w:p>
    <w:p>
      <w:pPr>
        <w:pStyle w:val="BodyText"/>
        <w:spacing w:lineRule="auto" w:line="276" w:before="0" w:after="0"/>
        <w:ind w:firstLine="680" w:left="0" w:right="0"/>
        <w:contextualSpacing/>
        <w:jc w:val="both"/>
        <w:rPr/>
      </w:pPr>
      <w:r>
        <w:rPr>
          <w:sz w:val="24"/>
          <w:szCs w:val="24"/>
        </w:rPr>
        <w:t>O</w:t>
      </w:r>
      <w:r>
        <w:rPr>
          <w:sz w:val="24"/>
          <w:szCs w:val="24"/>
        </w:rPr>
        <w:t>ra pois, se é possível a existência de uma atitude que interponha ou prejudique a manifestação plena do Bem, esse ato pode ser considerado um mal efetivo. Então</w:t>
      </w:r>
      <w:del w:id="2190" w:author="Autor desconhecido" w:date="2024-06-27T14:51:53Z">
        <w:r>
          <w:rPr>
            <w:sz w:val="24"/>
            <w:szCs w:val="24"/>
          </w:rPr>
          <w:delText>,</w:delText>
        </w:r>
      </w:del>
      <w:r>
        <w:rPr>
          <w:sz w:val="24"/>
          <w:szCs w:val="24"/>
        </w:rPr>
        <w:t xml:space="preserve"> nesse sentido podemos afirmar que ele existe.</w:t>
      </w:r>
    </w:p>
    <w:p>
      <w:pPr>
        <w:pStyle w:val="BodyText"/>
        <w:spacing w:lineRule="auto" w:line="276" w:before="0" w:after="0"/>
        <w:ind w:firstLine="680" w:left="0" w:right="0"/>
        <w:contextualSpacing/>
        <w:jc w:val="both"/>
        <w:rPr>
          <w:rFonts w:ascii="Liberation Serif" w:hAnsi="Liberation Serif"/>
          <w:sz w:val="24"/>
          <w:szCs w:val="24"/>
        </w:rPr>
      </w:pPr>
      <w:r>
        <w:rPr>
          <w:sz w:val="24"/>
          <w:szCs w:val="24"/>
        </w:rPr>
        <w:t>Outrossim, a necessidade da existência da Lei de Causa e Efeito, preconiza intrinsecamente a existência de erros e acertos e consequentemente do mal e do bem presentes na conduta humana tanto em amplitude individual quanto coletiva.</w:t>
      </w:r>
    </w:p>
    <w:p>
      <w:pPr>
        <w:pStyle w:val="BodyText"/>
        <w:spacing w:lineRule="auto" w:line="276" w:before="0" w:after="0"/>
        <w:ind w:firstLine="680" w:left="0" w:right="0"/>
        <w:contextualSpacing/>
        <w:jc w:val="both"/>
        <w:rPr>
          <w:rFonts w:ascii="Liberation Serif" w:hAnsi="Liberation Serif"/>
          <w:sz w:val="24"/>
          <w:szCs w:val="24"/>
        </w:rPr>
      </w:pPr>
      <w:r>
        <w:rPr>
          <w:sz w:val="24"/>
          <w:szCs w:val="24"/>
        </w:rPr>
        <w:t>Porém, a ação universal da Lei de Causa e Efeito e da consciência permeiam o controle adequado de forma a manter equilibrado o processo positivamente evolutivo com tendência majoritária ao Bem de forma a consolidar o senso de justiça universal que permite a ação do livre arbítrio e ainda o mérito por galgar postos evolutivos cada vez maiores como sendo o fruto do esforço próprio e individual.</w:t>
      </w:r>
    </w:p>
    <w:p>
      <w:pPr>
        <w:pStyle w:val="BodyText"/>
        <w:spacing w:lineRule="auto" w:line="276" w:before="0" w:after="0"/>
        <w:ind w:firstLine="680" w:left="0" w:right="0"/>
        <w:contextualSpacing/>
        <w:jc w:val="both"/>
        <w:rPr>
          <w:rFonts w:ascii="Liberation Serif" w:hAnsi="Liberation Serif"/>
          <w:sz w:val="24"/>
          <w:szCs w:val="24"/>
        </w:rPr>
      </w:pPr>
      <w:r>
        <w:rPr/>
      </w:r>
    </w:p>
    <w:p>
      <w:pPr>
        <w:pStyle w:val="BodyText"/>
        <w:spacing w:lineRule="auto" w:line="276" w:before="0" w:after="0"/>
        <w:ind w:firstLine="680" w:left="0" w:right="0"/>
        <w:contextualSpacing/>
        <w:jc w:val="both"/>
        <w:rPr>
          <w:rFonts w:ascii="Liberation Serif" w:hAnsi="Liberation Serif"/>
          <w:sz w:val="24"/>
          <w:szCs w:val="24"/>
        </w:rPr>
      </w:pPr>
      <w:r>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Heading2"/>
        <w:spacing w:before="0" w:after="0"/>
        <w:ind w:firstLine="680" w:left="0"/>
        <w:contextualSpacing/>
        <w:rPr/>
      </w:pPr>
      <w:bookmarkStart w:id="64" w:name="__RefHeading___Toc3491_2209441386"/>
      <w:bookmarkEnd w:id="64"/>
      <w:r>
        <w:rPr>
          <w:b/>
          <w:bCs/>
        </w:rPr>
        <w:t>Embotadores</w:t>
      </w:r>
      <w:r>
        <w:rPr/>
        <w:t>.</w:t>
      </w:r>
    </w:p>
    <w:p>
      <w:pPr>
        <w:pStyle w:val="Normal"/>
        <w:spacing w:before="0" w:after="0"/>
        <w:ind w:firstLine="850" w:left="0" w:right="0"/>
        <w:contextualSpacing/>
        <w:jc w:val="both"/>
        <w:rPr>
          <w:rFonts w:ascii="Liberation Serif" w:hAnsi="Liberation Serif"/>
          <w:sz w:val="24"/>
          <w:szCs w:val="24"/>
        </w:rPr>
      </w:pPr>
      <w:r>
        <w:rPr>
          <w:sz w:val="24"/>
          <w:szCs w:val="24"/>
        </w:rPr>
        <w:t xml:space="preserve">Significado do verbo </w:t>
      </w:r>
      <w:r>
        <w:rPr>
          <w:sz w:val="24"/>
          <w:szCs w:val="24"/>
        </w:rPr>
        <w:t>embotar:</w:t>
      </w:r>
    </w:p>
    <w:p>
      <w:pPr>
        <w:pStyle w:val="BodyText"/>
        <w:numPr>
          <w:ilvl w:val="0"/>
          <w:numId w:val="16"/>
        </w:numPr>
        <w:pBdr/>
        <w:tabs>
          <w:tab w:val="left" w:pos="0" w:leader="none"/>
        </w:tabs>
        <w:spacing w:lineRule="atLeast" w:line="240" w:before="0" w:after="0"/>
        <w:ind w:hanging="283" w:left="0" w:right="0"/>
        <w:contextualSpacing/>
        <w:rPr/>
      </w:pPr>
      <w:r>
        <w:rPr/>
      </w:r>
    </w:p>
    <w:p>
      <w:pPr>
        <w:pStyle w:val="BodyText"/>
        <w:numPr>
          <w:ilvl w:val="0"/>
          <w:numId w:val="0"/>
        </w:numPr>
        <w:pBdr/>
        <w:spacing w:lineRule="atLeast" w:line="330" w:before="0" w:after="0"/>
        <w:ind w:hanging="0" w:left="300" w:right="0"/>
        <w:contextualSpacing/>
        <w:rPr>
          <w:i/>
        </w:rPr>
      </w:pPr>
      <w:r>
        <w:rPr>
          <w:i/>
        </w:rPr>
        <w:t>transitivo direto e pronominal</w:t>
      </w:r>
    </w:p>
    <w:p>
      <w:pPr>
        <w:pStyle w:val="BodyText"/>
        <w:numPr>
          <w:ilvl w:val="0"/>
          <w:numId w:val="0"/>
        </w:numPr>
        <w:pBdr/>
        <w:spacing w:lineRule="atLeast" w:line="240" w:before="0" w:after="0"/>
        <w:ind w:hanging="0" w:left="300" w:right="0"/>
        <w:contextualSpacing/>
        <w:rPr/>
      </w:pPr>
      <w:r>
        <w:rPr/>
        <w:t>tirar ou perder o gume; rebotar(-se).</w:t>
      </w:r>
    </w:p>
    <w:p>
      <w:pPr>
        <w:pStyle w:val="BodyText"/>
        <w:numPr>
          <w:ilvl w:val="0"/>
          <w:numId w:val="0"/>
        </w:numPr>
        <w:pBdr/>
        <w:spacing w:lineRule="atLeast" w:line="240" w:before="0" w:after="0"/>
        <w:ind w:hanging="0" w:left="300" w:right="0"/>
        <w:contextualSpacing/>
        <w:rPr/>
      </w:pPr>
      <w:r>
        <w:rPr/>
        <w:t>"o excesso de uso embotou a navalha"</w:t>
      </w:r>
    </w:p>
    <w:p>
      <w:pPr>
        <w:pStyle w:val="BodyText"/>
        <w:numPr>
          <w:ilvl w:val="0"/>
          <w:numId w:val="16"/>
        </w:numPr>
        <w:pBdr/>
        <w:tabs>
          <w:tab w:val="left" w:pos="0" w:leader="none"/>
        </w:tabs>
        <w:spacing w:lineRule="atLeast" w:line="240" w:before="0" w:after="0"/>
        <w:ind w:hanging="283" w:left="0" w:right="0"/>
        <w:contextualSpacing/>
        <w:rPr/>
      </w:pPr>
      <w:r>
        <w:rPr/>
      </w:r>
    </w:p>
    <w:p>
      <w:pPr>
        <w:pStyle w:val="BodyText"/>
        <w:numPr>
          <w:ilvl w:val="0"/>
          <w:numId w:val="0"/>
        </w:numPr>
        <w:pBdr/>
        <w:spacing w:lineRule="atLeast" w:line="330" w:before="0" w:after="0"/>
        <w:ind w:hanging="0" w:left="300" w:right="0"/>
        <w:contextualSpacing/>
        <w:rPr/>
      </w:pPr>
      <w:r>
        <w:rPr>
          <w:i/>
        </w:rPr>
        <w:t xml:space="preserve">transitivo direto e pronominal </w:t>
      </w:r>
      <w:r>
        <w:rPr/>
        <w:t>(sentido figurado)</w:t>
      </w:r>
    </w:p>
    <w:p>
      <w:pPr>
        <w:pStyle w:val="BodyText"/>
        <w:numPr>
          <w:ilvl w:val="0"/>
          <w:numId w:val="0"/>
        </w:numPr>
        <w:pBdr/>
        <w:spacing w:lineRule="atLeast" w:line="240" w:before="0" w:after="0"/>
        <w:ind w:hanging="0" w:left="300" w:right="0"/>
        <w:contextualSpacing/>
        <w:rPr/>
      </w:pPr>
      <w:r>
        <w:rPr/>
        <w:t>tirar ou perder o vigor; enfraquecer(-se).</w:t>
      </w:r>
    </w:p>
    <w:p>
      <w:pPr>
        <w:pStyle w:val="BodyText"/>
        <w:numPr>
          <w:ilvl w:val="0"/>
          <w:numId w:val="0"/>
        </w:numPr>
        <w:pBdr/>
        <w:spacing w:lineRule="atLeast" w:line="240" w:before="0" w:after="0"/>
        <w:ind w:hanging="0" w:left="300" w:right="0"/>
        <w:contextualSpacing/>
        <w:rPr/>
      </w:pPr>
      <w:r>
        <w:rPr/>
        <w:t>"a idade avançada embotou sua memória"</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t>A vida na cidade, muitas vezes circunscritas aos condomínios e prédios de apartamento</w:t>
      </w:r>
      <w:r>
        <w:rPr>
          <w:sz w:val="24"/>
          <w:szCs w:val="24"/>
        </w:rPr>
        <w:t>s</w:t>
      </w:r>
      <w:r>
        <w:rPr>
          <w:sz w:val="24"/>
          <w:szCs w:val="24"/>
        </w:rPr>
        <w:t xml:space="preserve">, associadas à migração do relacionamento pessoal para o virtual </w:t>
      </w:r>
      <w:r>
        <w:rPr>
          <w:sz w:val="24"/>
          <w:szCs w:val="24"/>
        </w:rPr>
        <w:t>e distanciamento do mundo real natural,</w:t>
      </w:r>
      <w:r>
        <w:rPr>
          <w:sz w:val="24"/>
          <w:szCs w:val="24"/>
        </w:rPr>
        <w:t xml:space="preserve"> acaba</w:t>
      </w:r>
      <w:r>
        <w:rPr>
          <w:sz w:val="24"/>
          <w:szCs w:val="24"/>
        </w:rPr>
        <w:t>m</w:t>
      </w:r>
      <w:r>
        <w:rPr>
          <w:sz w:val="24"/>
          <w:szCs w:val="24"/>
        </w:rPr>
        <w:t xml:space="preserve"> por resultar em grande p</w:t>
      </w:r>
      <w:r>
        <w:rPr>
          <w:sz w:val="24"/>
          <w:szCs w:val="24"/>
        </w:rPr>
        <w:t xml:space="preserve">rejuízo da sensibilidade </w:t>
      </w:r>
      <w:r>
        <w:rPr>
          <w:sz w:val="24"/>
          <w:szCs w:val="24"/>
        </w:rPr>
        <w:t>em diversos sentidos</w:t>
      </w:r>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t xml:space="preserve">A começar pelos próprios sentidos físicos (aqueles 5 e seus correlatos). </w:t>
      </w:r>
      <w:r>
        <w:rPr>
          <w:sz w:val="24"/>
          <w:szCs w:val="24"/>
        </w:rPr>
        <w:t xml:space="preserve">Ao passar a fase de desenvolvimento cerebral e fisiológico, envoltos por concreto </w:t>
      </w:r>
      <w:r>
        <w:rPr>
          <w:sz w:val="24"/>
          <w:szCs w:val="24"/>
        </w:rPr>
        <w:t>e asfalto</w:t>
      </w:r>
      <w:r>
        <w:rPr>
          <w:sz w:val="24"/>
          <w:szCs w:val="24"/>
        </w:rPr>
        <w:t xml:space="preserve"> e “conectados” ao resto do mundo através das atuais telas dos celulares, restringimos o uso e desenvolvimento de todos os sentidos. Ao deixar de exercitar esses sentidos, eles acabam por não se desenvolverem adequadamente e mesmo mostrando sinais de atrofia, </w:t>
      </w:r>
      <w:r>
        <w:rPr>
          <w:sz w:val="24"/>
          <w:szCs w:val="24"/>
        </w:rPr>
        <w:t>caracterizando seu embotamento</w:t>
      </w:r>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t>Tanto nos aspectos físicos quanto intelectuais, mentais e emocionais, a</w:t>
      </w:r>
      <w:r>
        <w:rPr>
          <w:sz w:val="24"/>
          <w:szCs w:val="24"/>
        </w:rPr>
        <w:t xml:space="preserve"> medicina já tem mostrado preocupações com os efeitos desse comportamento, relatando o aparecimento de novos distúrbios e doenças em níveis muito alarmantes. Novas síndromes, disparates emocionais </w:t>
      </w:r>
      <w:r>
        <w:rPr>
          <w:sz w:val="24"/>
          <w:szCs w:val="24"/>
        </w:rPr>
        <w:t>e sociais</w:t>
      </w:r>
      <w:r>
        <w:rPr>
          <w:sz w:val="24"/>
          <w:szCs w:val="24"/>
        </w:rPr>
        <w:t xml:space="preserve">, </w:t>
      </w:r>
      <w:r>
        <w:rPr>
          <w:sz w:val="24"/>
          <w:szCs w:val="24"/>
        </w:rPr>
        <w:t>distrofias, irregularidades posturais, habilidades motoras reduzidas, e distúrbios de percepção da realidade são apenas alguns desses processos que acabam se manifesta</w:t>
      </w:r>
      <w:r>
        <w:rPr>
          <w:sz w:val="24"/>
          <w:szCs w:val="24"/>
        </w:rPr>
        <w:t>ndo</w:t>
      </w:r>
      <w:r>
        <w:rPr>
          <w:sz w:val="24"/>
          <w:szCs w:val="24"/>
        </w:rPr>
        <w:t xml:space="preserve"> por embotadores da</w:t>
      </w:r>
      <w:r>
        <w:rPr>
          <w:sz w:val="24"/>
          <w:szCs w:val="24"/>
        </w:rPr>
        <w:t>s</w:t>
      </w:r>
      <w:r>
        <w:rPr>
          <w:sz w:val="24"/>
          <w:szCs w:val="24"/>
        </w:rPr>
        <w:t xml:space="preserve"> </w:t>
      </w:r>
      <w:r>
        <w:rPr>
          <w:sz w:val="24"/>
          <w:szCs w:val="24"/>
        </w:rPr>
        <w:t xml:space="preserve">atitudes comportamentais e consequentemente da </w:t>
      </w:r>
      <w:r>
        <w:rPr>
          <w:sz w:val="24"/>
          <w:szCs w:val="24"/>
        </w:rPr>
        <w:t>aprendizagem e do desenvolvimento.</w:t>
      </w:r>
    </w:p>
    <w:p>
      <w:pPr>
        <w:pStyle w:val="BodyText"/>
        <w:spacing w:before="0" w:after="0"/>
        <w:ind w:firstLine="850" w:left="0" w:right="0"/>
        <w:contextualSpacing/>
        <w:jc w:val="both"/>
        <w:rPr>
          <w:rFonts w:ascii="Liberation Serif" w:hAnsi="Liberation Serif"/>
          <w:sz w:val="24"/>
          <w:szCs w:val="24"/>
        </w:rPr>
      </w:pPr>
      <w:r>
        <w:rPr>
          <w:sz w:val="24"/>
          <w:szCs w:val="24"/>
        </w:rPr>
        <w:t xml:space="preserve">Embotadores ou </w:t>
      </w:r>
      <w:r>
        <w:rPr>
          <w:sz w:val="24"/>
          <w:szCs w:val="24"/>
        </w:rPr>
        <w:t>inibidores do desenvolvimento humano podem ser categorizados de diversas formas, abrangendo aspectos biológicos, socioeconômicos e ambientais. Entre os principais tipos, destacam-se:</w:t>
      </w:r>
    </w:p>
    <w:p>
      <w:pPr>
        <w:pStyle w:val="BodyText"/>
        <w:numPr>
          <w:ilvl w:val="0"/>
          <w:numId w:val="17"/>
        </w:numPr>
        <w:tabs>
          <w:tab w:val="left" w:pos="0" w:leader="none"/>
        </w:tabs>
        <w:spacing w:before="0" w:after="0"/>
        <w:ind w:hanging="283" w:left="709" w:right="0"/>
        <w:contextualSpacing/>
        <w:rPr/>
      </w:pPr>
      <w:r>
        <w:rPr>
          <w:rStyle w:val="Strong"/>
        </w:rPr>
        <w:t>Nutricionais</w:t>
      </w:r>
      <w:r>
        <w:rPr/>
        <w:t>: A desnutrição e a falta de acesso a uma alimentação adequada e água potável podem afetar gravemente o desenvolvimento físico e cognitivo, especialmente em crianças.</w:t>
      </w:r>
    </w:p>
    <w:p>
      <w:pPr>
        <w:pStyle w:val="BodyText"/>
        <w:numPr>
          <w:ilvl w:val="0"/>
          <w:numId w:val="17"/>
        </w:numPr>
        <w:tabs>
          <w:tab w:val="left" w:pos="0" w:leader="none"/>
        </w:tabs>
        <w:spacing w:before="0" w:after="0"/>
        <w:ind w:hanging="283" w:left="709" w:right="0"/>
        <w:contextualSpacing/>
        <w:rPr/>
      </w:pPr>
      <w:r>
        <w:rPr>
          <w:rStyle w:val="Strong"/>
        </w:rPr>
        <w:t>Socioeconômicos</w:t>
      </w:r>
      <w:r>
        <w:rPr/>
        <w:t>: A pobreza, a falta de acesso à educação de qualidade e a desigualdade social são fatores que limitam as oportunidades de desenvolvimento individual e coletivo.</w:t>
      </w:r>
    </w:p>
    <w:p>
      <w:pPr>
        <w:pStyle w:val="BodyText"/>
        <w:numPr>
          <w:ilvl w:val="0"/>
          <w:numId w:val="17"/>
        </w:numPr>
        <w:tabs>
          <w:tab w:val="left" w:pos="0" w:leader="none"/>
        </w:tabs>
        <w:spacing w:before="0" w:after="0"/>
        <w:ind w:hanging="283" w:left="709" w:right="0"/>
        <w:contextualSpacing/>
        <w:rPr/>
      </w:pPr>
      <w:r>
        <w:rPr>
          <w:rStyle w:val="Strong"/>
        </w:rPr>
        <w:t>Ambientais</w:t>
      </w:r>
      <w:r>
        <w:rPr/>
        <w:t>: Poluição, falta de espaços verdes, exposição a substâncias tóxicas e mudanças climáticas podem comprometer a saúde física e mental, afetando o desenvolvimento humano.</w:t>
      </w:r>
    </w:p>
    <w:p>
      <w:pPr>
        <w:pStyle w:val="BodyText"/>
        <w:numPr>
          <w:ilvl w:val="0"/>
          <w:numId w:val="17"/>
        </w:numPr>
        <w:tabs>
          <w:tab w:val="left" w:pos="0" w:leader="none"/>
        </w:tabs>
        <w:spacing w:before="0" w:after="0"/>
        <w:ind w:hanging="283" w:left="709" w:right="0"/>
        <w:contextualSpacing/>
        <w:rPr/>
      </w:pPr>
      <w:r>
        <w:rPr>
          <w:rStyle w:val="Strong"/>
        </w:rPr>
        <w:t>Saúde Pública</w:t>
      </w:r>
      <w:r>
        <w:rPr/>
        <w:t>: Doenças endêmicas, falta de acesso a serviços de saúde de qualidade e a epidemias podem inibir o desenvolvimento humano ao afetar diretamente a saúde da população.</w:t>
      </w:r>
    </w:p>
    <w:p>
      <w:pPr>
        <w:pStyle w:val="BodyText"/>
        <w:numPr>
          <w:ilvl w:val="0"/>
          <w:numId w:val="17"/>
        </w:numPr>
        <w:tabs>
          <w:tab w:val="left" w:pos="0" w:leader="none"/>
        </w:tabs>
        <w:spacing w:before="0" w:after="0"/>
        <w:ind w:hanging="283" w:left="709" w:right="0"/>
        <w:contextualSpacing/>
        <w:rPr/>
      </w:pPr>
      <w:r>
        <w:rPr>
          <w:rStyle w:val="Strong"/>
        </w:rPr>
        <w:t>Conflitos e Violência</w:t>
      </w:r>
      <w:r>
        <w:rPr/>
        <w:t>: Guerras, conflitos armados e violência urbana podem destruir infraestruturas essenciais, além de provocar traumas psicológicos e físicos, limitando o desenvolvimento humano.</w:t>
      </w:r>
    </w:p>
    <w:p>
      <w:pPr>
        <w:pStyle w:val="BodyText"/>
        <w:numPr>
          <w:ilvl w:val="0"/>
          <w:numId w:val="17"/>
        </w:numPr>
        <w:tabs>
          <w:tab w:val="left" w:pos="0" w:leader="none"/>
        </w:tabs>
        <w:spacing w:before="0" w:after="0"/>
        <w:ind w:hanging="283" w:left="709" w:right="0"/>
        <w:contextualSpacing/>
        <w:rPr/>
      </w:pPr>
      <w:r>
        <w:rPr>
          <w:b/>
          <w:bCs/>
        </w:rPr>
        <w:t>Socioculturais</w:t>
      </w:r>
      <w:r>
        <w:rPr/>
        <w:t>: Apego a usos e costumes ultrapassados, culto e submissão a mitos e misticismos culturais e religiosos, supervalorização competitiva entre comunidades de forma a fortalecer preconceitos e rivalidades, tendem a afetar negativamente o desenvolvimento e a afastar o foco de atividades coletivas promotoras do convívio salutar e produtivo.</w:t>
      </w:r>
    </w:p>
    <w:p>
      <w:pPr>
        <w:pStyle w:val="BodyText"/>
        <w:numPr>
          <w:ilvl w:val="0"/>
          <w:numId w:val="17"/>
        </w:numPr>
        <w:tabs>
          <w:tab w:val="left" w:pos="0" w:leader="none"/>
        </w:tabs>
        <w:spacing w:before="0" w:after="0"/>
        <w:ind w:hanging="283" w:left="709" w:right="0"/>
        <w:contextualSpacing/>
        <w:rPr/>
      </w:pPr>
      <w:r>
        <w:rPr>
          <w:rStyle w:val="Strong"/>
        </w:rPr>
        <w:t>Educação</w:t>
      </w:r>
      <w:r>
        <w:rPr/>
        <w:t>: A falta de acesso à educação de qualidade ou ambientes educacionais inadequados podem limitar significativamente o desenvolvimento cognitivo e as oportunidades futuras.</w:t>
      </w:r>
    </w:p>
    <w:p>
      <w:pPr>
        <w:pStyle w:val="BodyText"/>
        <w:spacing w:before="0" w:after="0"/>
        <w:ind w:hanging="0" w:left="0" w:right="0"/>
        <w:contextualSpacing/>
        <w:rPr/>
      </w:pPr>
      <w:r>
        <w:rPr/>
        <w:t xml:space="preserve">Esses </w:t>
      </w:r>
      <w:r>
        <w:rPr/>
        <w:t xml:space="preserve">embotadores agem por </w:t>
      </w:r>
      <w:r>
        <w:rPr/>
        <w:t xml:space="preserve">inibidores </w:t>
      </w:r>
      <w:r>
        <w:rPr/>
        <w:t>que</w:t>
      </w:r>
      <w:r>
        <w:rPr/>
        <w:t xml:space="preserve"> interagem entre si de maneiras complexas, muitas vezes exacerbando os desafios enfrentados por indivíduos e comunidades na busca por um desenvolvimento humano pleno. </w:t>
      </w:r>
    </w:p>
    <w:p>
      <w:pPr>
        <w:pStyle w:val="BodyText"/>
        <w:spacing w:before="0" w:after="0"/>
        <w:ind w:hanging="0" w:left="0" w:right="0"/>
        <w:contextualSpacing/>
        <w:rPr/>
      </w:pPr>
      <w:r>
        <w:rPr/>
        <w:t>Combatê-los requer uma abordagem multidisciplinar</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Heading2"/>
        <w:spacing w:before="0" w:after="0"/>
        <w:ind w:firstLine="680" w:left="0"/>
        <w:contextualSpacing/>
        <w:rPr/>
      </w:pPr>
      <w:bookmarkStart w:id="65" w:name="__RefHeading___Toc3493_2209441386"/>
      <w:bookmarkEnd w:id="65"/>
      <w:r>
        <w:rPr>
          <w:b/>
          <w:bCs/>
        </w:rPr>
        <w:t>Entorpecentes</w:t>
      </w:r>
      <w:r>
        <w:rPr/>
        <w:t>.</w:t>
      </w:r>
    </w:p>
    <w:p>
      <w:pPr>
        <w:pStyle w:val="Normal"/>
        <w:spacing w:before="0" w:after="0"/>
        <w:ind w:firstLine="850" w:left="0" w:right="0"/>
        <w:contextualSpacing/>
        <w:jc w:val="both"/>
        <w:rPr>
          <w:rFonts w:ascii="Liberation Serif" w:hAnsi="Liberation Serif"/>
          <w:sz w:val="24"/>
          <w:szCs w:val="24"/>
        </w:rPr>
      </w:pPr>
      <w:r>
        <w:rPr>
          <w:sz w:val="24"/>
          <w:szCs w:val="24"/>
        </w:rPr>
        <w:t xml:space="preserve">O termo entorpecente é mais corretamente atribuído às drogas de origem química, mas aqui, achamos interessante correlacionar esse termo pela similaridade de efeitos </w:t>
      </w:r>
      <w:r>
        <w:rPr>
          <w:sz w:val="24"/>
          <w:szCs w:val="24"/>
        </w:rPr>
        <w:t xml:space="preserve">oriundos de vícios comportamentais redundando </w:t>
      </w:r>
      <w:r>
        <w:rPr>
          <w:sz w:val="24"/>
          <w:szCs w:val="24"/>
        </w:rPr>
        <w:t>desequilíbrio</w:t>
      </w:r>
      <w:r>
        <w:rPr>
          <w:sz w:val="24"/>
          <w:szCs w:val="24"/>
        </w:rPr>
        <w:t>s</w:t>
      </w:r>
      <w:r>
        <w:rPr>
          <w:sz w:val="24"/>
          <w:szCs w:val="24"/>
        </w:rPr>
        <w:t xml:space="preserve"> que acabam por p</w:t>
      </w:r>
      <w:r>
        <w:rPr>
          <w:sz w:val="24"/>
          <w:szCs w:val="24"/>
        </w:rPr>
        <w:t>roduz</w:t>
      </w:r>
      <w:r>
        <w:rPr>
          <w:sz w:val="24"/>
          <w:szCs w:val="24"/>
        </w:rPr>
        <w:t>ir</w:t>
      </w:r>
      <w:r>
        <w:rPr>
          <w:sz w:val="24"/>
          <w:szCs w:val="24"/>
        </w:rPr>
        <w:t xml:space="preserve"> </w:t>
      </w:r>
      <w:r>
        <w:rPr>
          <w:sz w:val="24"/>
          <w:szCs w:val="24"/>
        </w:rPr>
        <w:t xml:space="preserve">também um tipo de </w:t>
      </w:r>
      <w:r>
        <w:rPr>
          <w:sz w:val="24"/>
          <w:szCs w:val="24"/>
        </w:rPr>
        <w:t xml:space="preserve">distorção da realidade </w:t>
      </w:r>
      <w:r>
        <w:rPr>
          <w:sz w:val="24"/>
          <w:szCs w:val="24"/>
        </w:rPr>
        <w:t>e preponderância viciante</w:t>
      </w:r>
      <w:r>
        <w:rPr>
          <w:sz w:val="24"/>
          <w:szCs w:val="24"/>
        </w:rPr>
        <w:t xml:space="preserve">. </w:t>
      </w:r>
    </w:p>
    <w:p>
      <w:pPr>
        <w:pStyle w:val="Normal"/>
        <w:spacing w:before="0" w:after="0"/>
        <w:ind w:firstLine="850" w:left="0" w:right="0"/>
        <w:contextualSpacing/>
        <w:jc w:val="both"/>
        <w:rPr>
          <w:rFonts w:ascii="Liberation Serif" w:hAnsi="Liberation Serif"/>
          <w:sz w:val="24"/>
          <w:szCs w:val="24"/>
        </w:rPr>
      </w:pPr>
      <w:r>
        <w:rPr>
          <w:sz w:val="24"/>
          <w:szCs w:val="24"/>
        </w:rPr>
        <w:t xml:space="preserve">Diante do enfrentamento das dificuldades e reveses da vida real, incentivado pela natureza instintiva da lei do menor esforço, muitas vezes os indivíduos encontram vícios que permeiam a sensação de fuga da realidade. </w:t>
      </w:r>
    </w:p>
    <w:p>
      <w:pPr>
        <w:pStyle w:val="Normal"/>
        <w:spacing w:before="0" w:after="0"/>
        <w:ind w:firstLine="850" w:left="0" w:right="0"/>
        <w:contextualSpacing/>
        <w:jc w:val="both"/>
        <w:rPr>
          <w:rFonts w:ascii="Liberation Serif" w:hAnsi="Liberation Serif"/>
          <w:sz w:val="24"/>
          <w:szCs w:val="24"/>
        </w:rPr>
      </w:pPr>
      <w:r>
        <w:rPr>
          <w:sz w:val="24"/>
          <w:szCs w:val="24"/>
        </w:rPr>
        <w:t>A</w:t>
      </w:r>
      <w:r>
        <w:rPr>
          <w:sz w:val="24"/>
          <w:szCs w:val="24"/>
        </w:rPr>
        <w:t xml:space="preserve">o se isolar dos efeitos e do contato </w:t>
      </w:r>
      <w:r>
        <w:rPr>
          <w:sz w:val="24"/>
          <w:szCs w:val="24"/>
        </w:rPr>
        <w:t xml:space="preserve">social, </w:t>
      </w:r>
      <w:r>
        <w:rPr>
          <w:sz w:val="24"/>
          <w:szCs w:val="24"/>
        </w:rPr>
        <w:t xml:space="preserve">com a natureza e com o mundo real, o </w:t>
      </w:r>
      <w:r>
        <w:rPr>
          <w:sz w:val="24"/>
          <w:szCs w:val="24"/>
        </w:rPr>
        <w:t>s</w:t>
      </w:r>
      <w:r>
        <w:rPr>
          <w:sz w:val="24"/>
          <w:szCs w:val="24"/>
        </w:rPr>
        <w:t xml:space="preserve">er Humano acaba por </w:t>
      </w:r>
      <w:r>
        <w:rPr>
          <w:sz w:val="24"/>
          <w:szCs w:val="24"/>
        </w:rPr>
        <w:t>desenvolver a tendência de fuga da realidade e consequentemente</w:t>
      </w:r>
      <w:r>
        <w:rPr>
          <w:sz w:val="24"/>
          <w:szCs w:val="24"/>
        </w:rPr>
        <w:t xml:space="preserve"> sofrer esse efeito entorpecente que interfere sobremaneira a forma de enfrentamento com relação aos acontecimentos e reveses naturais da vida</w:t>
      </w:r>
      <w:del w:id="2191" w:author="Autor desconhecido" w:date="2024-06-27T14:53:36Z">
        <w:r>
          <w:rPr>
            <w:sz w:val="24"/>
            <w:szCs w:val="24"/>
          </w:rPr>
          <w:delText>,</w:delText>
        </w:r>
      </w:del>
      <w:ins w:id="2192" w:author="Autor desconhecido" w:date="2024-06-27T14:53:36Z">
        <w:r>
          <w:rPr>
            <w:sz w:val="24"/>
            <w:szCs w:val="24"/>
          </w:rPr>
          <w:t xml:space="preserve">. </w:t>
        </w:r>
      </w:ins>
      <w:ins w:id="2193" w:author="Autor desconhecido" w:date="2024-06-27T14:53:36Z">
        <w:r>
          <w:rPr>
            <w:sz w:val="24"/>
            <w:szCs w:val="24"/>
          </w:rPr>
          <w:t>Q</w:t>
        </w:r>
      </w:ins>
      <w:del w:id="2194" w:author="Autor desconhecido" w:date="2024-06-27T14:53:41Z">
        <w:r>
          <w:rPr>
            <w:sz w:val="24"/>
            <w:szCs w:val="24"/>
          </w:rPr>
          <w:delText xml:space="preserve"> q</w:delText>
        </w:r>
      </w:del>
      <w:r>
        <w:rPr>
          <w:sz w:val="24"/>
          <w:szCs w:val="24"/>
        </w:rPr>
        <w:t xml:space="preserve">ue de tão artificial, acabam por distorcer o entendimento e compreensão da realidade da </w:t>
      </w:r>
      <w:del w:id="2195" w:author="Autor desconhecido" w:date="2024-06-27T14:54:07Z">
        <w:r>
          <w:rPr>
            <w:sz w:val="24"/>
            <w:szCs w:val="24"/>
          </w:rPr>
          <w:delText>vida</w:delText>
        </w:r>
      </w:del>
      <w:ins w:id="2196" w:author="Autor desconhecido" w:date="2024-06-27T14:54:07Z">
        <w:r>
          <w:rPr>
            <w:sz w:val="24"/>
            <w:szCs w:val="24"/>
          </w:rPr>
          <w:t>mesma</w:t>
        </w:r>
      </w:ins>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t xml:space="preserve">Vícios, e </w:t>
      </w:r>
      <w:r>
        <w:rPr>
          <w:sz w:val="24"/>
          <w:szCs w:val="24"/>
        </w:rPr>
        <w:t>s</w:t>
      </w:r>
      <w:r>
        <w:rPr>
          <w:sz w:val="24"/>
          <w:szCs w:val="24"/>
        </w:rPr>
        <w:t>intomas de abstinência, são normalmente associados a esse processo.</w:t>
      </w:r>
    </w:p>
    <w:p>
      <w:pPr>
        <w:pStyle w:val="BodyText"/>
        <w:spacing w:before="0" w:after="0"/>
        <w:ind w:firstLine="850" w:left="0" w:right="0"/>
        <w:contextualSpacing/>
        <w:jc w:val="both"/>
        <w:rPr>
          <w:rFonts w:ascii="Arial" w:hAnsi="Arial"/>
          <w:sz w:val="22"/>
          <w:szCs w:val="22"/>
        </w:rPr>
      </w:pPr>
      <w:r>
        <w:rPr>
          <w:rFonts w:ascii="Arial" w:hAnsi="Arial"/>
          <w:sz w:val="22"/>
          <w:szCs w:val="22"/>
        </w:rPr>
        <w:t>Os principais fatores emocionais que levam as pessoas a buscar entorpecentes são variados e complexos, refletindo tanto as peculiaridades individuais quanto contextos sociais e culturais mais amplos. Entre eles, destacam-se:</w:t>
      </w:r>
    </w:p>
    <w:p>
      <w:pPr>
        <w:pStyle w:val="BodyText"/>
        <w:numPr>
          <w:ilvl w:val="0"/>
          <w:numId w:val="18"/>
        </w:numPr>
        <w:tabs>
          <w:tab w:val="left" w:pos="0" w:leader="none"/>
        </w:tabs>
        <w:spacing w:before="0" w:after="0"/>
        <w:ind w:hanging="283" w:left="709" w:right="0"/>
        <w:contextualSpacing/>
        <w:rPr/>
      </w:pPr>
      <w:r>
        <w:rPr>
          <w:rStyle w:val="Strong"/>
          <w:rFonts w:ascii="Arial" w:hAnsi="Arial"/>
          <w:sz w:val="22"/>
          <w:szCs w:val="22"/>
        </w:rPr>
        <w:t>Alívio de sofrimento emocional</w:t>
      </w:r>
      <w:r>
        <w:rPr>
          <w:rFonts w:ascii="Arial" w:hAnsi="Arial"/>
          <w:sz w:val="22"/>
          <w:szCs w:val="22"/>
        </w:rPr>
        <w:t>: Muitas pessoas recorrem a substâncias entorpecentes como uma forma de escapar de sentimentos de ansiedade, depressão, estresse ou trauma. O uso de drogas pode oferecer um alívio temporário dessas sensações negativas.</w:t>
      </w:r>
    </w:p>
    <w:p>
      <w:pPr>
        <w:pStyle w:val="BodyText"/>
        <w:numPr>
          <w:ilvl w:val="0"/>
          <w:numId w:val="18"/>
        </w:numPr>
        <w:tabs>
          <w:tab w:val="left" w:pos="0" w:leader="none"/>
        </w:tabs>
        <w:spacing w:before="0" w:after="0"/>
        <w:ind w:hanging="283" w:left="709" w:right="0"/>
        <w:contextualSpacing/>
        <w:rPr/>
      </w:pPr>
      <w:r>
        <w:rPr>
          <w:rStyle w:val="Strong"/>
          <w:rFonts w:ascii="Arial" w:hAnsi="Arial"/>
          <w:sz w:val="22"/>
          <w:szCs w:val="22"/>
        </w:rPr>
        <w:t>Busca por prazer</w:t>
      </w:r>
      <w:r>
        <w:rPr>
          <w:rFonts w:ascii="Arial" w:hAnsi="Arial"/>
          <w:sz w:val="22"/>
          <w:szCs w:val="22"/>
        </w:rPr>
        <w:t>: A sensação de euforia e bem-estar proporcionada por algumas substâncias pode ser um forte motivador para o consumo, especialmente em contextos de busca por prazer imediato ou intensificação das experiências sensoriais.</w:t>
      </w:r>
    </w:p>
    <w:p>
      <w:pPr>
        <w:pStyle w:val="BodyText"/>
        <w:numPr>
          <w:ilvl w:val="0"/>
          <w:numId w:val="18"/>
        </w:numPr>
        <w:tabs>
          <w:tab w:val="left" w:pos="0" w:leader="none"/>
        </w:tabs>
        <w:spacing w:before="0" w:after="0"/>
        <w:ind w:hanging="283" w:left="709" w:right="0"/>
        <w:contextualSpacing/>
        <w:rPr/>
      </w:pPr>
      <w:r>
        <w:rPr>
          <w:rStyle w:val="Strong"/>
          <w:rFonts w:ascii="Arial" w:hAnsi="Arial"/>
          <w:sz w:val="22"/>
          <w:szCs w:val="22"/>
        </w:rPr>
        <w:t>Pressão social e influência do grupo</w:t>
      </w:r>
      <w:r>
        <w:rPr>
          <w:rFonts w:ascii="Arial" w:hAnsi="Arial"/>
          <w:sz w:val="22"/>
          <w:szCs w:val="22"/>
        </w:rPr>
        <w:t>: O desejo de pertencer a um grupo ou de ser aceito socialmente pode levar indivíduos a experimentar ou a continuar usando entorpecentes, especialmente entre adolescentes e jovens adultos.</w:t>
      </w:r>
    </w:p>
    <w:p>
      <w:pPr>
        <w:pStyle w:val="BodyText"/>
        <w:numPr>
          <w:ilvl w:val="0"/>
          <w:numId w:val="18"/>
        </w:numPr>
        <w:tabs>
          <w:tab w:val="left" w:pos="0" w:leader="none"/>
        </w:tabs>
        <w:spacing w:before="0" w:after="0"/>
        <w:ind w:hanging="283" w:left="709" w:right="0"/>
        <w:contextualSpacing/>
        <w:rPr/>
      </w:pPr>
      <w:r>
        <w:rPr>
          <w:rStyle w:val="Strong"/>
          <w:rFonts w:ascii="Arial" w:hAnsi="Arial"/>
          <w:sz w:val="22"/>
          <w:szCs w:val="22"/>
        </w:rPr>
        <w:t>Curiosidade e experimentação</w:t>
      </w:r>
      <w:r>
        <w:rPr>
          <w:rFonts w:ascii="Arial" w:hAnsi="Arial"/>
          <w:sz w:val="22"/>
          <w:szCs w:val="22"/>
        </w:rPr>
        <w:t>: A curiosidade sobre os efeitos das drogas e o desejo de experimentar novas sensações também podem ser fatores que incentivam o uso inicial.</w:t>
      </w:r>
    </w:p>
    <w:p>
      <w:pPr>
        <w:pStyle w:val="BodyText"/>
        <w:numPr>
          <w:ilvl w:val="0"/>
          <w:numId w:val="18"/>
        </w:numPr>
        <w:tabs>
          <w:tab w:val="left" w:pos="0" w:leader="none"/>
        </w:tabs>
        <w:spacing w:before="0" w:after="0"/>
        <w:ind w:hanging="283" w:left="709" w:right="0"/>
        <w:contextualSpacing/>
        <w:rPr/>
      </w:pPr>
      <w:r>
        <w:rPr>
          <w:rStyle w:val="Strong"/>
          <w:rFonts w:ascii="Arial" w:hAnsi="Arial"/>
          <w:sz w:val="22"/>
          <w:szCs w:val="22"/>
        </w:rPr>
        <w:t>Falta de habilidades de enfrentamento</w:t>
      </w:r>
      <w:r>
        <w:rPr>
          <w:rFonts w:ascii="Arial" w:hAnsi="Arial"/>
          <w:sz w:val="22"/>
          <w:szCs w:val="22"/>
        </w:rPr>
        <w:t>: Indivíduos que não possuem estratégias eficazes para lidar com desafios ou emoções negativas podem recorrer às drogas como uma forma inadequada de gestão emocional.</w:t>
      </w:r>
    </w:p>
    <w:p>
      <w:pPr>
        <w:pStyle w:val="BodyText"/>
        <w:spacing w:before="0" w:after="0"/>
        <w:ind w:hanging="0" w:left="0" w:right="0"/>
        <w:contextualSpacing/>
        <w:rPr/>
      </w:pPr>
      <w:r>
        <w:rPr>
          <w:rFonts w:ascii="Arial" w:hAnsi="Arial"/>
          <w:sz w:val="22"/>
          <w:szCs w:val="22"/>
        </w:rPr>
        <w:t>É importante notar que esses fatores podem se sobrepor ou interagir entre si, tornando a relação entre emoções e o consumo de entorpecentes uma questão multifacetada que requer uma abordagem compreensiva e multidisciplinar</w:t>
      </w:r>
      <w:r>
        <w:rPr/>
        <w:t xml:space="preserve">. </w:t>
      </w:r>
      <w:r>
        <w:rPr/>
        <w:t xml:space="preserve">(texto em fonte </w:t>
      </w:r>
      <w:r>
        <w:rPr>
          <w:rFonts w:ascii="Arial" w:hAnsi="Arial"/>
          <w:sz w:val="22"/>
          <w:szCs w:val="22"/>
        </w:rPr>
        <w:t>Arial</w:t>
      </w:r>
      <w:r>
        <w:rPr/>
        <w:t xml:space="preserve"> desenvolvido com apoio de IA.)</w:t>
      </w:r>
    </w:p>
    <w:p>
      <w:pPr>
        <w:pStyle w:val="BodyText"/>
        <w:spacing w:lineRule="auto" w:line="276" w:before="0" w:after="0"/>
        <w:ind w:firstLine="680" w:left="0" w:right="0"/>
        <w:contextualSpacing/>
        <w:jc w:val="both"/>
        <w:rPr/>
      </w:pPr>
      <w:r>
        <w:rPr/>
        <w:t>Os limiares de disparo e efeitos prejudiciais desses fatores emocionais têm mostrado valores cada vez menores, notadamente por efeito da retração do acesso ao enfrentamento às diversidades naturais da vida em geral.</w:t>
      </w:r>
    </w:p>
    <w:p>
      <w:pPr>
        <w:pStyle w:val="Normal"/>
        <w:spacing w:before="0" w:after="0"/>
        <w:ind w:firstLine="850" w:left="0" w:right="0"/>
        <w:contextualSpacing/>
        <w:jc w:val="both"/>
        <w:rPr>
          <w:rFonts w:ascii="Liberation Serif" w:hAnsi="Liberation Serif"/>
          <w:sz w:val="24"/>
          <w:szCs w:val="24"/>
        </w:rPr>
      </w:pPr>
      <w:r>
        <w:rPr>
          <w:sz w:val="24"/>
          <w:szCs w:val="24"/>
        </w:rPr>
        <w:t xml:space="preserve">Já se mostram muito comuns os relatos de casos de jovens que chegam a entrar em pânico ao serem afastados de casa por muito tempo e dos aparelhos de conexão à Internet, por exemplo. </w:t>
      </w:r>
      <w:r>
        <w:rPr>
          <w:sz w:val="24"/>
          <w:szCs w:val="24"/>
        </w:rPr>
        <w:t xml:space="preserve">Há ainda o acometimento de síndromes de pânico desenvolvidos em crianças e jovens por efeito de traumas que poderiam ser considerados insignificantes e que se mostram presentes com efeitos exacerbados em função do isolamento e distanciamento da realidade da vida. </w:t>
      </w:r>
    </w:p>
    <w:p>
      <w:pPr>
        <w:pStyle w:val="BodyText"/>
        <w:spacing w:lineRule="auto" w:line="276" w:before="0" w:after="0"/>
        <w:ind w:firstLine="680" w:left="0" w:right="0"/>
        <w:contextualSpacing/>
        <w:jc w:val="both"/>
        <w:rPr/>
      </w:pPr>
      <w:r>
        <w:rPr/>
        <w:t>O uso de entorpecentes químicos é muito preocupante e prejudicial, sem dúvida. Mas é importante entender que são sempre o efeito colateral de outros problemas emocionais que se não são piores, são pelo menos de igual monta nesse cenário. Durante o período de entorpecimento químico, muitas vezes existe concomitantemente o alívio ilusório de sofrimentos emocionais de grande monta, que ampliam os efeitos viciantes. Dramas conscienciais, problemas de relacionamento sociais e familiares, entre outros são comumente presentes nessas circunstâncias.</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Heading2"/>
        <w:spacing w:before="0" w:after="0"/>
        <w:ind w:firstLine="680" w:left="0"/>
        <w:contextualSpacing/>
        <w:rPr/>
      </w:pPr>
      <w:bookmarkStart w:id="66" w:name="__RefHeading___Toc3495_2209441386"/>
      <w:bookmarkEnd w:id="66"/>
      <w:r>
        <w:rPr>
          <w:b/>
          <w:bCs/>
        </w:rPr>
        <w:t>Conturbadores</w:t>
      </w:r>
      <w:r>
        <w:rPr/>
        <w:t>.</w:t>
      </w:r>
    </w:p>
    <w:p>
      <w:pPr>
        <w:pStyle w:val="Normal"/>
        <w:spacing w:before="0" w:after="0"/>
        <w:ind w:firstLine="850" w:left="0" w:right="0"/>
        <w:contextualSpacing/>
        <w:jc w:val="both"/>
        <w:rPr>
          <w:rFonts w:ascii="Liberation Serif" w:hAnsi="Liberation Serif"/>
          <w:sz w:val="24"/>
          <w:szCs w:val="24"/>
        </w:rPr>
      </w:pPr>
      <w:r>
        <w:rPr>
          <w:sz w:val="24"/>
          <w:szCs w:val="24"/>
        </w:rPr>
        <w:t xml:space="preserve"> </w:t>
      </w:r>
      <w:r>
        <w:rPr>
          <w:b w:val="false"/>
          <w:i w:val="false"/>
          <w:caps w:val="false"/>
          <w:smallCaps w:val="false"/>
          <w:color w:val="24292F"/>
          <w:spacing w:val="0"/>
          <w:sz w:val="24"/>
          <w:szCs w:val="24"/>
        </w:rPr>
        <w:t xml:space="preserve">Os distúrbios conturbadores emocionais, também conhecidos como transtornos emocionais, são condições psicológicas que afetam o equilíbrio emocional e interferem no funcionamento normal de uma pessoa. </w:t>
      </w:r>
    </w:p>
    <w:p>
      <w:pPr>
        <w:pStyle w:val="Normal"/>
        <w:spacing w:before="0" w:after="0"/>
        <w:ind w:firstLine="850" w:left="0" w:right="0"/>
        <w:contextualSpacing/>
        <w:jc w:val="both"/>
        <w:rPr>
          <w:rFonts w:ascii="Liberation Serif" w:hAnsi="Liberation Serif"/>
          <w:sz w:val="24"/>
          <w:szCs w:val="24"/>
        </w:rPr>
      </w:pPr>
      <w:r>
        <w:rPr>
          <w:b w:val="false"/>
          <w:i w:val="false"/>
          <w:caps w:val="false"/>
          <w:smallCaps w:val="false"/>
          <w:color w:val="24292F"/>
          <w:spacing w:val="0"/>
          <w:sz w:val="24"/>
          <w:szCs w:val="24"/>
        </w:rPr>
        <w:t>S</w:t>
      </w:r>
      <w:r>
        <w:rPr>
          <w:b w:val="false"/>
          <w:i w:val="false"/>
          <w:caps w:val="false"/>
          <w:smallCaps w:val="false"/>
          <w:color w:val="24292F"/>
          <w:spacing w:val="0"/>
          <w:sz w:val="24"/>
          <w:szCs w:val="24"/>
        </w:rPr>
        <w:t xml:space="preserve">ão condições de saúde mental que afetam o emocional e o comportamento de uma pessoa. Esses distúrbios podem causar angústia significativa, incapacidade de funcionar normalmente e prejudicar o relacionamento interpessoal. </w:t>
      </w:r>
    </w:p>
    <w:p>
      <w:pPr>
        <w:pStyle w:val="Normal"/>
        <w:spacing w:before="0" w:after="0"/>
        <w:ind w:firstLine="850" w:left="0" w:right="0"/>
        <w:contextualSpacing/>
        <w:jc w:val="both"/>
        <w:rPr>
          <w:rFonts w:ascii="Liberation Serif" w:hAnsi="Liberation Serif"/>
          <w:sz w:val="24"/>
          <w:szCs w:val="24"/>
        </w:rPr>
      </w:pPr>
      <w:r>
        <w:rPr>
          <w:b w:val="false"/>
          <w:i w:val="false"/>
          <w:caps w:val="false"/>
          <w:smallCaps w:val="false"/>
          <w:color w:val="24292F"/>
          <w:spacing w:val="0"/>
          <w:sz w:val="24"/>
          <w:szCs w:val="24"/>
        </w:rPr>
        <w:t>G</w:t>
      </w:r>
      <w:r>
        <w:rPr>
          <w:b w:val="false"/>
          <w:i w:val="false"/>
          <w:caps w:val="false"/>
          <w:smallCaps w:val="false"/>
          <w:color w:val="24292F"/>
          <w:spacing w:val="0"/>
          <w:sz w:val="24"/>
          <w:szCs w:val="24"/>
        </w:rPr>
        <w:t xml:space="preserve">eralmente são resultados de uma combinação de fatores genéticos, traumas passados, experiências negativas, problemas familiares ou de relacionamento, estresse, desequilíbrios químicos no cérebro, entre outros. </w:t>
      </w:r>
    </w:p>
    <w:p>
      <w:pPr>
        <w:pStyle w:val="Normal"/>
        <w:spacing w:before="0" w:after="0"/>
        <w:ind w:firstLine="850" w:left="0" w:right="0"/>
        <w:contextualSpacing/>
        <w:jc w:val="both"/>
        <w:rPr>
          <w:rFonts w:ascii="Liberation Serif" w:hAnsi="Liberation Serif"/>
          <w:b/>
          <w:bCs/>
          <w:sz w:val="24"/>
          <w:szCs w:val="24"/>
        </w:rPr>
      </w:pPr>
      <w:r>
        <w:rPr>
          <w:b/>
          <w:bCs/>
          <w:sz w:val="24"/>
          <w:szCs w:val="24"/>
        </w:rPr>
      </w:r>
    </w:p>
    <w:p>
      <w:pPr>
        <w:pStyle w:val="Heading2"/>
        <w:spacing w:before="0" w:after="0"/>
        <w:ind w:firstLine="680" w:left="0"/>
        <w:contextualSpacing/>
        <w:rPr/>
      </w:pPr>
      <w:bookmarkStart w:id="67" w:name="__RefHeading___Toc3497_2209441386"/>
      <w:bookmarkEnd w:id="67"/>
      <w:r>
        <w:rPr>
          <w:b/>
          <w:bCs/>
        </w:rPr>
        <w:t>Disruptivos</w:t>
      </w:r>
      <w:r>
        <w:rPr/>
        <w:t>.</w:t>
      </w:r>
    </w:p>
    <w:p>
      <w:pPr>
        <w:pStyle w:val="Normal"/>
        <w:spacing w:before="0" w:after="0"/>
        <w:ind w:firstLine="850" w:left="0" w:right="0"/>
        <w:contextualSpacing/>
        <w:jc w:val="both"/>
        <w:rPr>
          <w:rFonts w:ascii="Liberation Serif" w:hAnsi="Liberation Serif"/>
          <w:sz w:val="24"/>
          <w:szCs w:val="24"/>
        </w:rPr>
      </w:pPr>
      <w:r>
        <w:rPr>
          <w:sz w:val="24"/>
          <w:szCs w:val="24"/>
        </w:rPr>
        <w:t>Os distúrbios disruptivos referem a p</w:t>
      </w:r>
      <w:r>
        <w:rPr>
          <w:sz w:val="24"/>
          <w:szCs w:val="24"/>
        </w:rPr>
        <w:t xml:space="preserve">ertubação causada por mudanças profundas, traumáticas, </w:t>
      </w:r>
      <w:r>
        <w:rPr>
          <w:sz w:val="24"/>
          <w:szCs w:val="24"/>
        </w:rPr>
        <w:t>cuja sensibilidade exacerbada podem ser relacionadas com os distúrbios supramencionados.</w:t>
      </w:r>
    </w:p>
    <w:p>
      <w:pPr>
        <w:pStyle w:val="Normal"/>
        <w:spacing w:before="0" w:after="0"/>
        <w:ind w:firstLine="850" w:left="0" w:right="0"/>
        <w:contextualSpacing/>
        <w:jc w:val="both"/>
        <w:rPr>
          <w:rFonts w:ascii="Liberation Serif" w:hAnsi="Liberation Serif"/>
          <w:sz w:val="24"/>
          <w:szCs w:val="24"/>
        </w:rPr>
      </w:pPr>
      <w:r>
        <w:rPr>
          <w:sz w:val="24"/>
          <w:szCs w:val="24"/>
        </w:rPr>
        <w:t xml:space="preserve">Quando indivíduos, mormente os com sintomas de embotamento, entorpecimento ou conturbados, são submetidos a eventos de natureza, amplitude e intensidade relativamente acima das situações que convive em seu ambiente restrito, podem desenvolver distúrbios traumáticos que, provavelmente não aconteceriam com indivíduos </w:t>
      </w:r>
      <w:r>
        <w:rPr>
          <w:sz w:val="24"/>
          <w:szCs w:val="24"/>
        </w:rPr>
        <w:t>ainda conectados ao mundo real e natural.</w:t>
      </w:r>
    </w:p>
    <w:p>
      <w:pPr>
        <w:pStyle w:val="Normal"/>
        <w:spacing w:before="0" w:after="0"/>
        <w:ind w:firstLine="850" w:left="0" w:right="0"/>
        <w:contextualSpacing/>
        <w:jc w:val="both"/>
        <w:rPr>
          <w:rFonts w:ascii="Liberation Serif" w:hAnsi="Liberation Serif"/>
          <w:sz w:val="24"/>
          <w:szCs w:val="24"/>
        </w:rPr>
      </w:pPr>
      <w:r>
        <w:rPr>
          <w:sz w:val="24"/>
          <w:szCs w:val="24"/>
        </w:rPr>
        <w:t>Não raro desenvolvem fobias, síndrome de pânico,</w:t>
      </w:r>
      <w:r>
        <w:rPr>
          <w:sz w:val="24"/>
          <w:szCs w:val="24"/>
        </w:rPr>
        <w:t xml:space="preserve"> </w:t>
      </w:r>
      <w:r>
        <w:rPr>
          <w:sz w:val="24"/>
          <w:szCs w:val="24"/>
        </w:rPr>
        <w:t xml:space="preserve">transtornos pós traumáticos em resposta a acontecimentos relativamente de pouca importância. Esses processos acabam por interferir no desempenho </w:t>
      </w:r>
      <w:r>
        <w:rPr>
          <w:sz w:val="24"/>
          <w:szCs w:val="24"/>
        </w:rPr>
        <w:t xml:space="preserve">do desenvolvimento </w:t>
      </w:r>
      <w:r>
        <w:rPr>
          <w:sz w:val="24"/>
          <w:szCs w:val="24"/>
        </w:rPr>
        <w:t>geral do indivíduo.</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Heading2"/>
        <w:spacing w:before="0" w:after="0"/>
        <w:ind w:firstLine="680" w:left="0"/>
        <w:contextualSpacing/>
        <w:rPr/>
      </w:pPr>
      <w:bookmarkStart w:id="68" w:name="__RefHeading___Toc3499_2209441386"/>
      <w:bookmarkEnd w:id="68"/>
      <w:r>
        <w:rPr>
          <w:b/>
          <w:bCs/>
        </w:rPr>
        <w:t>Desviadores</w:t>
      </w:r>
      <w:r>
        <w:rPr/>
        <w:t>.</w:t>
      </w:r>
    </w:p>
    <w:p>
      <w:pPr>
        <w:pStyle w:val="Normal"/>
        <w:spacing w:before="0" w:after="0"/>
        <w:ind w:firstLine="850" w:left="0" w:right="0"/>
        <w:contextualSpacing/>
        <w:jc w:val="both"/>
        <w:rPr>
          <w:rFonts w:ascii="Liberation Serif" w:hAnsi="Liberation Serif"/>
          <w:sz w:val="24"/>
          <w:szCs w:val="24"/>
        </w:rPr>
      </w:pPr>
      <w:r>
        <w:rPr>
          <w:sz w:val="24"/>
          <w:szCs w:val="24"/>
        </w:rPr>
        <w:t xml:space="preserve">Desviadores são distúrbios mais ligados a informações inconsistentes ou falsas. Um dos maiores efeitos colaterais do fenômeno de globalização da informação </w:t>
      </w:r>
      <w:r>
        <w:rPr>
          <w:sz w:val="24"/>
          <w:szCs w:val="24"/>
        </w:rPr>
        <w:t xml:space="preserve">e facilidade de divulgação e disseminação de conteúdos oriundos de forma indiscriminada e descontrolada a partir de uma grande parte da população através da mídia via Internet. O não comprometimento com a veracidade das informações, objetivando aumentar o índice de audiência na busca pelos efeitos de “viralização” dos conteúdos de mídia, em detrimento da veracidade, acabam por despejar uma grande imensidão de falsas informações, caracterizadas como falácia, acabam por confundir os usuários, tornando cada vez mais difícil o discernimento entre o que </w:t>
      </w:r>
      <w:ins w:id="2197" w:author="Autor desconhecido" w:date="2024-06-27T14:55:51Z">
        <w:r>
          <w:rPr>
            <w:sz w:val="24"/>
            <w:szCs w:val="24"/>
          </w:rPr>
          <w:t xml:space="preserve">é </w:t>
        </w:r>
      </w:ins>
      <w:r>
        <w:rPr>
          <w:sz w:val="24"/>
          <w:szCs w:val="24"/>
        </w:rPr>
        <w:t>certo</w:t>
      </w:r>
      <w:del w:id="2198" w:author="Autor desconhecido" w:date="2024-06-27T14:56:12Z">
        <w:r>
          <w:rPr>
            <w:sz w:val="24"/>
            <w:szCs w:val="24"/>
          </w:rPr>
          <w:delText xml:space="preserve">, </w:delText>
        </w:r>
      </w:del>
      <w:ins w:id="2199" w:author="Autor desconhecido" w:date="2024-06-27T14:56:12Z">
        <w:r>
          <w:rPr>
            <w:sz w:val="24"/>
            <w:szCs w:val="24"/>
          </w:rPr>
          <w:t xml:space="preserve"> </w:t>
        </w:r>
      </w:ins>
      <w:ins w:id="2200" w:author="Autor desconhecido" w:date="2024-06-27T14:56:12Z">
        <w:r>
          <w:rPr>
            <w:sz w:val="24"/>
            <w:szCs w:val="24"/>
          </w:rPr>
          <w:t xml:space="preserve">ou </w:t>
        </w:r>
      </w:ins>
      <w:r>
        <w:rPr>
          <w:sz w:val="24"/>
          <w:szCs w:val="24"/>
        </w:rPr>
        <w:t xml:space="preserve">errado, verdade ou mentira. </w:t>
      </w:r>
      <w:r>
        <w:rPr>
          <w:sz w:val="24"/>
          <w:szCs w:val="24"/>
        </w:rPr>
        <w:t>Mitos e misticismos mal</w:t>
      </w:r>
      <w:ins w:id="2201" w:author="Autor desconhecido" w:date="2024-06-27T14:56:41Z">
        <w:r>
          <w:rPr>
            <w:sz w:val="24"/>
            <w:szCs w:val="24"/>
          </w:rPr>
          <w:t xml:space="preserve"> </w:t>
        </w:r>
      </w:ins>
      <w:del w:id="2202" w:author="Autor desconhecido" w:date="2024-06-27T14:56:42Z">
        <w:r>
          <w:rPr>
            <w:sz w:val="24"/>
            <w:szCs w:val="24"/>
          </w:rPr>
          <w:delText>-</w:delText>
        </w:r>
      </w:del>
      <w:r>
        <w:rPr>
          <w:sz w:val="24"/>
          <w:szCs w:val="24"/>
        </w:rPr>
        <w:t>intencionados, falácia.</w:t>
      </w:r>
    </w:p>
    <w:p>
      <w:pPr>
        <w:pStyle w:val="Normal"/>
        <w:spacing w:before="0" w:after="0"/>
        <w:ind w:firstLine="850" w:left="0" w:right="0"/>
        <w:contextualSpacing/>
        <w:jc w:val="both"/>
        <w:rPr>
          <w:rFonts w:ascii="Liberation Serif" w:hAnsi="Liberation Serif"/>
          <w:sz w:val="24"/>
          <w:szCs w:val="24"/>
        </w:rPr>
      </w:pPr>
      <w:r>
        <w:rPr>
          <w:sz w:val="24"/>
          <w:szCs w:val="24"/>
        </w:rPr>
        <w:t>A verdade, na maioria das vezes, é “sem graça” e não agrada por sua dureza ou frieza intrínsecas. Já a mentira dispõe da diversidade infinita de adapta</w:t>
      </w:r>
      <w:r>
        <w:rPr>
          <w:sz w:val="24"/>
          <w:szCs w:val="24"/>
        </w:rPr>
        <w:t>bilidade e mutabilidade</w:t>
      </w:r>
      <w:r>
        <w:rPr>
          <w:sz w:val="24"/>
          <w:szCs w:val="24"/>
        </w:rPr>
        <w:t xml:space="preserve"> para atingir </w:t>
      </w:r>
      <w:r>
        <w:rPr>
          <w:sz w:val="24"/>
          <w:szCs w:val="24"/>
        </w:rPr>
        <w:t>seus objetivos, agradando por inventar o que possa atender a soluções milagrosas para todos os problemas e anseios das pessoas.</w:t>
      </w:r>
      <w:r>
        <w:rPr>
          <w:sz w:val="24"/>
          <w:szCs w:val="24"/>
        </w:rPr>
        <w:t xml:space="preserve"> </w:t>
      </w:r>
    </w:p>
    <w:p>
      <w:pPr>
        <w:pStyle w:val="Normal"/>
        <w:spacing w:before="0" w:after="0"/>
        <w:ind w:firstLine="850" w:left="0" w:right="0"/>
        <w:contextualSpacing/>
        <w:jc w:val="both"/>
        <w:rPr>
          <w:rFonts w:ascii="Liberation Serif" w:hAnsi="Liberation Serif"/>
          <w:sz w:val="24"/>
          <w:szCs w:val="24"/>
        </w:rPr>
      </w:pPr>
      <w:r>
        <w:rPr>
          <w:sz w:val="24"/>
          <w:szCs w:val="24"/>
        </w:rPr>
        <w:t>Os mecanismos de relativo controle na edição de livros e documentação científica regulada pelas academias e instituições, acabaram por gerar uma sensação de confiabilidade que pareciam reger toda a literatura técnica e científica de uma forma geral. Através da explosão do processo de popularização dos mecanismos de geração e publicação das informações</w:t>
      </w:r>
      <w:ins w:id="2203" w:author="Autor desconhecido" w:date="2024-06-27T14:58:49Z">
        <w:r>
          <w:rPr>
            <w:sz w:val="24"/>
            <w:szCs w:val="24"/>
          </w:rPr>
          <w:t xml:space="preserve"> </w:t>
        </w:r>
      </w:ins>
      <w:ins w:id="2204" w:author="Autor desconhecido" w:date="2024-06-27T14:58:49Z">
        <w:r>
          <w:rPr>
            <w:sz w:val="24"/>
            <w:szCs w:val="24"/>
          </w:rPr>
          <w:t>na internet. E</w:t>
        </w:r>
      </w:ins>
      <w:del w:id="2205" w:author="Autor desconhecido" w:date="2024-06-27T14:59:39Z">
        <w:r>
          <w:rPr>
            <w:sz w:val="24"/>
            <w:szCs w:val="24"/>
          </w:rPr>
          <w:delText xml:space="preserve"> e</w:delText>
        </w:r>
      </w:del>
      <w:r>
        <w:rPr>
          <w:sz w:val="24"/>
          <w:szCs w:val="24"/>
        </w:rPr>
        <w:t>sse controle foi disseminado em um intervalo de tempo tão pequeno</w:t>
      </w:r>
      <w:ins w:id="2206" w:author="Autor desconhecido" w:date="2024-06-27T14:58:31Z">
        <w:r>
          <w:rPr>
            <w:sz w:val="24"/>
            <w:szCs w:val="24"/>
          </w:rPr>
          <w:t>,</w:t>
        </w:r>
      </w:ins>
      <w:r>
        <w:rPr>
          <w:sz w:val="24"/>
          <w:szCs w:val="24"/>
        </w:rPr>
        <w:t xml:space="preserve"> que não houve tempo hábil para que o sistema se adaptasse e se defendesse a ess</w:t>
      </w:r>
      <w:r>
        <w:rPr>
          <w:sz w:val="24"/>
          <w:szCs w:val="24"/>
        </w:rPr>
        <w:t>e fenômeno</w:t>
      </w:r>
      <w:r>
        <w:rPr>
          <w:sz w:val="24"/>
          <w:szCs w:val="24"/>
        </w:rPr>
        <w:t>.</w:t>
      </w:r>
    </w:p>
    <w:p>
      <w:pPr>
        <w:pStyle w:val="Normal"/>
        <w:spacing w:before="0" w:after="0"/>
        <w:ind w:firstLine="850" w:left="0" w:right="0"/>
        <w:contextualSpacing/>
        <w:jc w:val="both"/>
        <w:rPr>
          <w:rFonts w:ascii="Liberation Serif" w:hAnsi="Liberation Serif"/>
          <w:sz w:val="24"/>
          <w:szCs w:val="24"/>
        </w:rPr>
      </w:pPr>
      <w:r>
        <w:rPr>
          <w:sz w:val="24"/>
          <w:szCs w:val="24"/>
        </w:rPr>
        <w:t>Como resultado dessa “não solidez”, praticamente tudo o que conseguimos encontrar nos mecanismos de busca e pesquisa se mostram hoje extremamente duvidosos e carentes de confiabilidade.</w:t>
      </w:r>
    </w:p>
    <w:p>
      <w:pPr>
        <w:pStyle w:val="Normal"/>
        <w:spacing w:before="0" w:after="0"/>
        <w:ind w:firstLine="850" w:left="0" w:right="0"/>
        <w:contextualSpacing/>
        <w:jc w:val="both"/>
        <w:rPr>
          <w:rFonts w:ascii="Liberation Serif" w:hAnsi="Liberation Serif"/>
          <w:sz w:val="24"/>
          <w:szCs w:val="24"/>
        </w:rPr>
      </w:pPr>
      <w:r>
        <w:rPr>
          <w:sz w:val="24"/>
          <w:szCs w:val="24"/>
        </w:rPr>
        <w:t>Esse processo acaba por gerar desvios severos nos processos de aprendizagem afetando o desenvolvimento de forma contundente.</w:t>
      </w:r>
    </w:p>
    <w:p>
      <w:pPr>
        <w:pStyle w:val="Normal"/>
        <w:spacing w:before="0" w:after="0"/>
        <w:ind w:firstLine="850" w:left="0" w:right="0"/>
        <w:contextualSpacing/>
        <w:jc w:val="both"/>
        <w:rPr>
          <w:rFonts w:ascii="Liberation Serif" w:hAnsi="Liberation Serif"/>
          <w:sz w:val="24"/>
          <w:szCs w:val="24"/>
        </w:rPr>
      </w:pPr>
      <w:r>
        <w:rPr>
          <w:sz w:val="24"/>
          <w:szCs w:val="24"/>
        </w:rPr>
        <w:t>Mormente agora com as ferramentas de Inteligência artificial, que chegam a ultrapassar a capacidade criativa e produtiva da maioria dos usuários, não só em conteúdo literário, mas também na criação artificial de conteúdos de vídeo, imagem, arte, etc. Nos parece que isso tende a piorar cada vez mais.</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Heading2"/>
        <w:spacing w:before="0" w:after="0"/>
        <w:ind w:firstLine="680" w:left="0"/>
        <w:contextualSpacing/>
        <w:rPr/>
      </w:pPr>
      <w:bookmarkStart w:id="69" w:name="__RefHeading___Toc3501_2209441386"/>
      <w:bookmarkEnd w:id="69"/>
      <w:r>
        <w:rPr/>
        <w:t>Físicos/orgânicos</w:t>
      </w:r>
    </w:p>
    <w:p>
      <w:pPr>
        <w:pStyle w:val="Normal"/>
        <w:spacing w:before="0" w:after="0"/>
        <w:ind w:firstLine="850" w:left="0" w:right="0"/>
        <w:contextualSpacing/>
        <w:jc w:val="both"/>
        <w:rPr>
          <w:rFonts w:ascii="Liberation Serif" w:hAnsi="Liberation Serif"/>
          <w:sz w:val="24"/>
          <w:szCs w:val="24"/>
        </w:rPr>
      </w:pPr>
      <w:r>
        <w:rPr>
          <w:sz w:val="24"/>
          <w:szCs w:val="24"/>
        </w:rPr>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color w:val="000000"/>
          <w:spacing w:val="0"/>
          <w:sz w:val="24"/>
          <w:szCs w:val="24"/>
        </w:rPr>
        <w:t xml:space="preserve">Discalculia, </w:t>
      </w:r>
      <w:r>
        <w:rPr>
          <w:rFonts w:ascii="Liberation Serif" w:hAnsi="Liberation Serif"/>
          <w:color w:val="000000"/>
          <w:spacing w:val="0"/>
          <w:sz w:val="24"/>
          <w:szCs w:val="24"/>
        </w:rPr>
        <w:t>d</w:t>
      </w:r>
      <w:r>
        <w:rPr>
          <w:rFonts w:ascii="Liberation Serif" w:hAnsi="Liberation Serif"/>
          <w:color w:val="000000"/>
          <w:spacing w:val="0"/>
          <w:sz w:val="24"/>
          <w:szCs w:val="24"/>
        </w:rPr>
        <w:t xml:space="preserve">isgrafia, </w:t>
      </w:r>
      <w:r>
        <w:rPr>
          <w:rFonts w:ascii="Liberation Serif" w:hAnsi="Liberation Serif"/>
          <w:color w:val="000000"/>
          <w:spacing w:val="0"/>
          <w:sz w:val="24"/>
          <w:szCs w:val="24"/>
        </w:rPr>
        <w:t>d</w:t>
      </w:r>
      <w:r>
        <w:rPr>
          <w:rFonts w:ascii="Liberation Serif" w:hAnsi="Liberation Serif"/>
          <w:color w:val="000000"/>
          <w:spacing w:val="0"/>
          <w:sz w:val="24"/>
          <w:szCs w:val="24"/>
        </w:rPr>
        <w:t xml:space="preserve">islexia, </w:t>
      </w:r>
      <w:r>
        <w:rPr>
          <w:rFonts w:ascii="Liberation Serif" w:hAnsi="Liberation Serif"/>
          <w:color w:val="000000"/>
          <w:spacing w:val="0"/>
          <w:sz w:val="24"/>
          <w:szCs w:val="24"/>
        </w:rPr>
        <w:t>Transtorno do deficit de atenção e hiperatividade (</w:t>
      </w:r>
      <w:r>
        <w:rPr>
          <w:rFonts w:ascii="Liberation Serif" w:hAnsi="Liberation Serif"/>
          <w:color w:val="000000"/>
          <w:spacing w:val="0"/>
          <w:sz w:val="24"/>
          <w:szCs w:val="24"/>
        </w:rPr>
        <w:t>T</w:t>
      </w:r>
      <w:r>
        <w:rPr>
          <w:rFonts w:ascii="Liberation Serif" w:hAnsi="Liberation Serif"/>
          <w:color w:val="000000"/>
          <w:spacing w:val="0"/>
          <w:sz w:val="24"/>
          <w:szCs w:val="24"/>
        </w:rPr>
        <w:t>DAH</w:t>
      </w:r>
      <w:r>
        <w:rPr>
          <w:rFonts w:ascii="Liberation Serif" w:hAnsi="Liberation Serif"/>
          <w:color w:val="000000"/>
          <w:spacing w:val="0"/>
          <w:sz w:val="24"/>
          <w:szCs w:val="24"/>
        </w:rPr>
        <w:t>)</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 xml:space="preserve">entre outras doenças, são normalmente relacionados </w:t>
      </w:r>
      <w:r>
        <w:rPr>
          <w:rFonts w:ascii="Liberation Serif" w:hAnsi="Liberation Serif"/>
          <w:color w:val="000000"/>
          <w:spacing w:val="0"/>
          <w:sz w:val="24"/>
          <w:szCs w:val="24"/>
        </w:rPr>
        <w:t>com algum nível de afetação orgânica e física, principalmente ligadas ao sistema nervoso e cérebro. Entretanto, suas incidências e intensidades tem mostrado correlação direta com os distúrbios que acabamos de discutir acima.</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Logicamente apresentam relação direta com as dificuldades de aprendizagem e requerem tratamento especializado.</w: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color w:val="000000"/>
          <w:spacing w:val="0"/>
          <w:sz w:val="24"/>
          <w:szCs w:val="24"/>
        </w:rPr>
        <w:t xml:space="preserve">Suas causas, na maioria das vezes, apresentam relação com fatores genéticos e fisiológicos, fazendo parte dos processos </w:t>
      </w:r>
      <w:r>
        <w:rPr>
          <w:rFonts w:ascii="Liberation Serif" w:hAnsi="Liberation Serif"/>
          <w:color w:val="000000"/>
          <w:spacing w:val="0"/>
          <w:sz w:val="24"/>
          <w:szCs w:val="24"/>
        </w:rPr>
        <w:t>e doenças</w:t>
      </w:r>
      <w:r>
        <w:rPr>
          <w:rFonts w:ascii="Liberation Serif" w:hAnsi="Liberation Serif"/>
          <w:color w:val="000000"/>
          <w:spacing w:val="0"/>
          <w:sz w:val="24"/>
          <w:szCs w:val="24"/>
        </w:rPr>
        <w:t xml:space="preserve"> naturais, </w:t>
      </w:r>
      <w:r>
        <w:rPr>
          <w:rFonts w:ascii="Liberation Serif" w:hAnsi="Liberation Serif"/>
          <w:color w:val="000000"/>
          <w:spacing w:val="0"/>
          <w:sz w:val="24"/>
          <w:szCs w:val="24"/>
        </w:rPr>
        <w:t xml:space="preserve">nem sempre com existência de cura conhecida, exigindo tratamento e acompanhamento continuados. Ainda, todos eles parecem responder também a fatores emocionais que os intensifiquem ou disparem crises. </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ins w:id="2207" w:author="Autor desconhecido" w:date="2024-06-17T08:20:25Z"/>
        </w:rPr>
      </w:pPr>
      <w:r>
        <w:rPr>
          <w:rFonts w:ascii="Liberation Serif" w:hAnsi="Liberation Serif"/>
          <w:color w:val="000000"/>
          <w:spacing w:val="0"/>
          <w:sz w:val="24"/>
          <w:szCs w:val="24"/>
        </w:rPr>
        <w:t>De fato, existem vertentes que chegam a afirmar que todas as doenças dessa natureza tem princípios em distúrbios antes emocionais que físicos.</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ins w:id="2211" w:author="Autor desconhecido" w:date="2024-06-17T08:20:25Z"/>
        </w:rPr>
      </w:pPr>
      <w:ins w:id="2208" w:author="Autor desconhecido" w:date="2024-06-17T08:20:25Z">
        <w:r>
          <w:rPr>
            <w:rFonts w:ascii="Liberation Serif" w:hAnsi="Liberation Serif"/>
            <w:color w:val="000000"/>
            <w:spacing w:val="0"/>
            <w:sz w:val="24"/>
            <w:szCs w:val="24"/>
          </w:rPr>
          <w:t xml:space="preserve">Falemos um pouco sobre algumas que reputo importantes para o contesto de nossas </w:t>
        </w:r>
      </w:ins>
      <w:ins w:id="2209" w:author="Autor desconhecido" w:date="2024-06-17T08:20:25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intenções</w:t>
        </w:r>
      </w:ins>
      <w:ins w:id="2210" w:author="Autor desconhecido" w:date="2024-06-17T08:20:25Z">
        <w:r>
          <w:rPr>
            <w:rFonts w:ascii="Liberation Serif" w:hAnsi="Liberation Serif"/>
            <w:color w:val="000000"/>
            <w:spacing w:val="0"/>
            <w:sz w:val="24"/>
            <w:szCs w:val="24"/>
          </w:rPr>
          <w:t>.</w:t>
        </w:r>
      </w:ins>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Heading2"/>
        <w:spacing w:before="0" w:after="0"/>
        <w:ind w:firstLine="680" w:left="0"/>
        <w:contextualSpacing/>
        <w:rPr>
          <w:rFonts w:ascii="Liberation Serif" w:hAnsi="Liberation Serif"/>
          <w:ins w:id="2215" w:author="Autor desconhecido" w:date="2024-06-17T08:20:16Z"/>
        </w:rPr>
      </w:pPr>
      <w:bookmarkStart w:id="70" w:name="__RefHeading___Toc36697_2720089394"/>
      <w:bookmarkEnd w:id="70"/>
      <w:ins w:id="2212" w:author="Autor desconhecido" w:date="2024-06-17T08:20:16Z">
        <w:r>
          <w:rPr>
            <w:rFonts w:ascii="Liberation Serif" w:hAnsi="Liberation Serif"/>
            <w:color w:val="000000"/>
            <w:spacing w:val="0"/>
          </w:rPr>
          <w:t xml:space="preserve">Orgulho </w:t>
        </w:r>
      </w:ins>
      <w:ins w:id="2213" w:author="Autor desconhecido" w:date="2024-06-17T08:20:16Z">
        <w:r>
          <w:rPr>
            <w:rFonts w:ascii="Liberation Serif" w:hAnsi="Liberation Serif"/>
            <w:color w:val="000000"/>
            <w:spacing w:val="0"/>
          </w:rPr>
          <w:t xml:space="preserve">e </w:t>
        </w:r>
      </w:ins>
      <w:ins w:id="2214" w:author="Autor desconhecido" w:date="2024-06-17T08:20:16Z">
        <w:r>
          <w:rPr>
            <w:rFonts w:ascii="Liberation Serif" w:hAnsi="Liberation Serif"/>
            <w:color w:val="000000"/>
            <w:spacing w:val="0"/>
          </w:rPr>
          <w:t>Egoísmo:</w:t>
        </w:r>
      </w:ins>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000000"/>
          <w:spacing w:val="0"/>
          <w:kern w:val="2"/>
          <w:sz w:val="24"/>
          <w:szCs w:val="24"/>
          <w:u w:val="none"/>
          <w:em w:val="none"/>
          <w:ins w:id="2217" w:author="Autor desconhecido" w:date="2024-06-17T09:07:08Z"/>
        </w:rPr>
      </w:pPr>
      <w:ins w:id="2216" w:author="Autor desconhecido" w:date="2024-06-17T08:20:16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 xml:space="preserve">Comecemos por essa dupla de algoses, de fato, em minha opinião, os mais ferrenhos desafios da natureza humana. </w:t>
        </w:r>
      </w:ins>
    </w:p>
    <w:p>
      <w:pPr>
        <w:pStyle w:val="Estilopadrodedesenho"/>
        <w:bidi w:val="0"/>
        <w:spacing w:lineRule="atLeast" w:line="200" w:before="0" w:after="0"/>
        <w:ind w:firstLine="737" w:left="0" w:right="0"/>
        <w:contextualSpacing/>
        <w:jc w:val="both"/>
        <w:rPr>
          <w:ins w:id="2227" w:author="Autor desconhecido" w:date="2024-06-17T09:47:54Z"/>
        </w:rPr>
      </w:pPr>
      <w:ins w:id="2218" w:author="Autor desconhecido" w:date="2024-06-17T09:03:43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Nicolau Maquiavel (1469-1527), Thomas Hobbes (1588-1679), John Locke (1632-1704), Jean Jacques Rousseau (1712-1778)</w:t>
        </w:r>
      </w:ins>
      <w:ins w:id="2219" w:author="Autor desconhecido" w:date="2024-06-17T08:20:16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 xml:space="preserve">, </w:t>
        </w:r>
      </w:ins>
      <w:ins w:id="2220" w:author="Autor desconhecido" w:date="2024-06-17T09:05:07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 xml:space="preserve">Immanuel </w:t>
        </w:r>
      </w:ins>
      <w:ins w:id="2221" w:author="Autor desconhecido" w:date="2024-06-17T09:05:07Z">
        <w:r>
          <w:rPr>
            <w:rStyle w:val="Emphasis"/>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Kant (</w:t>
        </w:r>
      </w:ins>
      <w:ins w:id="2222" w:author="Autor desconhecido" w:date="2024-06-17T09:05:07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 xml:space="preserve">1724-1804 </w:t>
        </w:r>
      </w:ins>
      <w:ins w:id="2223" w:author="Autor desconhecido" w:date="2024-06-17T08:20:16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 xml:space="preserve">I), </w:t>
        </w:r>
      </w:ins>
      <w:ins w:id="2224" w:author="Autor desconhecido" w:date="2024-06-17T09:05:41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Nietzsche de (1844 a 1900), entre talvez quase todos os outros filósofos abordaram e conceituaram o Orgulho e o Egoismo de diversas formas, muitas vezes antagônicas. Alguns apontando-os como atributo social, outros como atributo humano. Alguns os observavam como</w:t>
        </w:r>
      </w:ins>
      <w:ins w:id="2225" w:author="Autor desconhecido" w:date="2024-06-17T09:46:53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 xml:space="preserve"> coadjuvantes até positivos do desenvolvimento humano, outros como deficiências perniciosa</w:t>
        </w:r>
      </w:ins>
      <w:ins w:id="2226" w:author="Autor desconhecido" w:date="2024-06-17T09:47:54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s.</w:t>
        </w:r>
      </w:ins>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000000"/>
          <w:spacing w:val="0"/>
          <w:kern w:val="2"/>
          <w:sz w:val="24"/>
          <w:szCs w:val="24"/>
          <w:u w:val="none"/>
          <w:em w:val="none"/>
          <w:ins w:id="2229" w:author="Autor desconhecido" w:date="2024-06-17T09:47:54Z"/>
        </w:rPr>
      </w:pPr>
      <w:ins w:id="2228" w:author="Autor desconhecido" w:date="2024-06-17T09:47:54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 xml:space="preserve">A percepção da filosofia ao longo da história e em diferentes culturas têm variado bastante. Na Grécia Antiga, a filosofia era altamente valorizada e considerada essencial para o desenvolvimento do pensamento crítico e da ética. Filósofos como Sócrates, Platão e Aristóteles eram respeitados e suas ideias influenciaram profundamente a cultura ocidental. </w:t>
        </w:r>
      </w:ins>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000000"/>
          <w:spacing w:val="0"/>
          <w:kern w:val="2"/>
          <w:sz w:val="24"/>
          <w:szCs w:val="24"/>
          <w:u w:val="none"/>
          <w:em w:val="none"/>
          <w:ins w:id="2231" w:author="Autor desconhecido" w:date="2024-06-17T09:47:54Z"/>
        </w:rPr>
      </w:pPr>
      <w:ins w:id="2230" w:author="Autor desconhecido" w:date="2024-06-17T09:47:54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Na Idade Média europeia, a filosofia foi fortemente influenciada pela religião, especialmente pelo cristianismo. Filósofos como Santo Agostinho e São Tomás de Aquino buscaram harmonizar a filosofia clássica com a teologia cristã.</w:t>
        </w:r>
      </w:ins>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000000"/>
          <w:spacing w:val="0"/>
          <w:kern w:val="2"/>
          <w:sz w:val="24"/>
          <w:szCs w:val="24"/>
          <w:u w:val="none"/>
          <w:em w:val="none"/>
          <w:ins w:id="2233" w:author="Autor desconhecido" w:date="2024-06-17T09:47:54Z"/>
        </w:rPr>
      </w:pPr>
      <w:ins w:id="2232" w:author="Autor desconhecido" w:date="2024-06-17T09:47:54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No mundo islâmico medieval, a filosofia também floresceu, com pensadores como Avicena e Averróis contribuindo significativamente para a ciência, a medicina e a metafísica.</w:t>
        </w:r>
      </w:ins>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000000"/>
          <w:spacing w:val="0"/>
          <w:kern w:val="2"/>
          <w:sz w:val="24"/>
          <w:szCs w:val="24"/>
          <w:u w:val="none"/>
          <w:em w:val="none"/>
          <w:ins w:id="2235" w:author="Autor desconhecido" w:date="2024-06-17T09:47:54Z"/>
        </w:rPr>
      </w:pPr>
      <w:ins w:id="2234" w:author="Autor desconhecido" w:date="2024-06-17T09:47:54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Na Índia, a filosofia tem uma longa tradição que inclui sistemas como o Vedanta, o Budismo e o Jainismo, cada um com suas próprias perspectivas sobre a natureza da realidade e a ética.</w:t>
        </w:r>
      </w:ins>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000000"/>
          <w:spacing w:val="0"/>
          <w:kern w:val="2"/>
          <w:sz w:val="24"/>
          <w:szCs w:val="24"/>
          <w:u w:val="none"/>
          <w:em w:val="none"/>
          <w:ins w:id="2237" w:author="Autor desconhecido" w:date="2024-06-17T09:47:54Z"/>
        </w:rPr>
      </w:pPr>
      <w:ins w:id="2236" w:author="Autor desconhecido" w:date="2024-06-17T09:47:54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Na China, a filosofia confuciana e taoísta moldou profundamente a cultura e a sociedade, enfatizando a harmonia social, a moralidade e a sabedoria prática.</w:t>
        </w:r>
      </w:ins>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000000"/>
          <w:spacing w:val="0"/>
          <w:kern w:val="2"/>
          <w:sz w:val="24"/>
          <w:szCs w:val="24"/>
          <w:u w:val="none"/>
          <w:em w:val="none"/>
          <w:ins w:id="2239" w:author="Autor desconhecido" w:date="2024-06-17T09:47:54Z"/>
        </w:rPr>
      </w:pPr>
      <w:ins w:id="2238" w:author="Autor desconhecido" w:date="2024-06-17T09:47:54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No mundo contemporâneo, a filosofia é vista de maneiras diversas. Em algumas culturas, ainda é altamente valorizada como uma disciplina acadêmica e uma ferramenta para o pensamento crítico. Em outras, pode ser percebida como abstrata ou distante das preocupações práticas do dia a dia.</w:t>
        </w:r>
      </w:ins>
    </w:p>
    <w:p>
      <w:pPr>
        <w:pStyle w:val="Estilopadrodedesenho"/>
        <w:bidi w:val="0"/>
        <w:spacing w:lineRule="atLeast" w:line="200" w:before="0" w:after="0"/>
        <w:ind w:firstLine="737" w:left="0" w:right="0"/>
        <w:contextualSpacing/>
        <w:jc w:val="both"/>
        <w:rPr>
          <w:ins w:id="2244" w:author="Autor desconhecido" w:date="2024-06-17T09:56:37Z"/>
        </w:rPr>
      </w:pPr>
      <w:ins w:id="2240" w:author="Autor desconhecido" w:date="2024-06-17T09:47:54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Entretanto ainda, uma coisa é a percepção individual de um o</w:t>
        </w:r>
      </w:ins>
      <w:ins w:id="2241" w:author="Autor desconhecido" w:date="2024-06-17T09:48:57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u outro filósofo em infindáveis discussões postuladas em literatura de milhares de páginas de difícil compreensão para o senso comum, outra coisa é justamente o verdadeiro senso</w:t>
        </w:r>
      </w:ins>
      <w:ins w:id="2242" w:author="Autor desconhecido" w:date="2024-06-17T09:51:01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 xml:space="preserve"> comum sobre esses temas e outra coisa ainda mais significante é consciência ativa e a forma que tais fenômenos interagem </w:t>
        </w:r>
      </w:ins>
      <w:ins w:id="2243" w:author="Autor desconhecido" w:date="2024-06-17T09:56:37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com o comportamento individual e social.</w:t>
        </w:r>
      </w:ins>
    </w:p>
    <w:p>
      <w:pPr>
        <w:pStyle w:val="Estilopadrodedesenho"/>
        <w:bidi w:val="0"/>
        <w:spacing w:lineRule="atLeast" w:line="200" w:before="0" w:after="0"/>
        <w:ind w:firstLine="737" w:left="0" w:right="0"/>
        <w:contextualSpacing/>
        <w:jc w:val="both"/>
        <w:rPr>
          <w:ins w:id="2246" w:author="Autor desconhecido" w:date="2024-06-17T09:56:37Z"/>
        </w:rPr>
      </w:pPr>
      <w:ins w:id="2245" w:author="Autor desconhecido" w:date="2024-06-17T09:56:37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 xml:space="preserve">A Doutrina Espírita, no final do século XIX, trata, a meu ver muito bem, a questão do Orgulho e do Egoismo em uma apresentação simples e direta, resumindo esse assunto voltando-o para o entendimento comum. </w:t>
        </w:r>
      </w:ins>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000000"/>
          <w:spacing w:val="0"/>
          <w:kern w:val="2"/>
          <w:sz w:val="24"/>
          <w:szCs w:val="24"/>
          <w:u w:val="none"/>
          <w:em w:val="none"/>
          <w:ins w:id="2250" w:author="Autor desconhecido" w:date="2024-07-06T10:20:22Z"/>
        </w:rPr>
      </w:pPr>
      <w:ins w:id="2247" w:author="Autor desconhecido" w:date="2024-07-06T10:20:22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 xml:space="preserve">Segundo </w:t>
        </w:r>
      </w:ins>
      <w:ins w:id="2248" w:author="Autor desconhecido" w:date="2024-07-06T10:20:22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ess</w:t>
        </w:r>
      </w:ins>
      <w:ins w:id="2249" w:author="Autor desconhecido" w:date="2024-07-06T10:20:22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 xml:space="preserve">a Doutrina, o orgulho e o egoísmo são considerados os maiores obstáculos no processo evolutivo do indivíduo e da coletividade humana. O orgulho leva à ilusão de superioridade e à dificuldade de reconhecer as próprias falhas, impedindo o crescimento moral e espiritual. O egoísmo, por sua vez, faz com que o indivíduo se preocupe apenas com seus próprios interesses, negligenciando o bem-estar alheio e a harmonia coletiva. Ambos os sentimentos são vistos como raízes de muitos males e sofrimentos, dificultando a evolução para um estado de maior fraternidade, amor e solidariedade. </w:t>
        </w:r>
      </w:ins>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000000"/>
          <w:spacing w:val="0"/>
          <w:kern w:val="2"/>
          <w:sz w:val="24"/>
          <w:szCs w:val="24"/>
          <w:u w:val="none"/>
          <w:em w:val="none"/>
          <w:ins w:id="2254" w:author="Autor desconhecido" w:date="2024-07-06T10:20:22Z"/>
        </w:rPr>
      </w:pPr>
      <w:ins w:id="2251" w:author="Autor desconhecido" w:date="2024-07-06T10:20:22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 xml:space="preserve">Para combater o orgulho e o egoísmo, a Doutrina, </w:t>
        </w:r>
      </w:ins>
      <w:ins w:id="2252" w:author="Autor desconhecido" w:date="2024-07-06T10:20:22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seguindo a filosofia Cristã,</w:t>
        </w:r>
      </w:ins>
      <w:ins w:id="2253" w:author="Autor desconhecido" w:date="2024-07-06T10:20:22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 xml:space="preserve"> sugere a prática da humildade, da caridade e do amor ao próximo. Através do autoconhecimento, da reflexão e da busca pela reforma íntima, é possível superar esses sentimentos negativos e promover uma evolução espiritual mais positiva e harmoniosa. </w:t>
        </w:r>
      </w:ins>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000000"/>
          <w:spacing w:val="0"/>
          <w:kern w:val="2"/>
          <w:sz w:val="24"/>
          <w:szCs w:val="24"/>
          <w:u w:val="none"/>
          <w:em w:val="none"/>
          <w:ins w:id="2256" w:author="Autor desconhecido" w:date="2024-06-17T09:56:37Z"/>
        </w:rPr>
      </w:pPr>
      <w:ins w:id="2255" w:author="Autor desconhecido" w:date="2024-07-06T10:20:22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 xml:space="preserve">A prática da caridade é vista como um importante meio de influenciar positivamente no processo evolutivo segundo o Espiritismo. A caridade envolve ações altruístas, baseadas no amor ao próximo, que contribuem para o desenvolvimento espiritual do indivíduo, gerando sentimentos de compaixão, solidariedade e empatia, essenciais para o progresso moral e espiritual. Assim, a prática da caridade é vista como uma forma de superar o orgulho e o egoísmo, promovendo a evolução espiritual individual e coletiva. </w:t>
        </w:r>
      </w:ins>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000000"/>
          <w:spacing w:val="0"/>
          <w:kern w:val="2"/>
          <w:sz w:val="24"/>
          <w:szCs w:val="24"/>
          <w:u w:val="none"/>
          <w:em w:val="none"/>
          <w:ins w:id="2258" w:author="Autor desconhecido" w:date="2024-06-17T08:20:16Z"/>
        </w:rPr>
      </w:pPr>
      <w:ins w:id="2257" w:author="Autor desconhecido" w:date="2024-06-17T08:20:16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r>
      </w:ins>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000000"/>
          <w:spacing w:val="0"/>
          <w:kern w:val="2"/>
          <w:sz w:val="24"/>
          <w:szCs w:val="24"/>
          <w:u w:val="none"/>
          <w:em w:val="none"/>
          <w:ins w:id="2260" w:author="Autor desconhecido" w:date="2024-06-17T08:20:16Z"/>
        </w:rPr>
      </w:pPr>
      <w:ins w:id="2259" w:author="Autor desconhecido" w:date="2024-06-17T08:20:16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r>
      </w:ins>
    </w:p>
    <w:p>
      <w:pPr>
        <w:pStyle w:val="Estilopadrodedesenho"/>
        <w:bidi w:val="0"/>
        <w:spacing w:lineRule="atLeast" w:line="200" w:before="0" w:after="0"/>
        <w:ind w:hanging="0" w:left="0" w:right="0"/>
        <w:contextualSpacing/>
        <w:jc w:val="both"/>
        <w:rPr>
          <w:rFonts w:ascii="Liberation Serif" w:hAnsi="Liberation Serif" w:eastAsia="Tahoma" w:cs="Calibri Light"/>
          <w:b w:val="false"/>
          <w:i w:val="false"/>
          <w:i w:val="false"/>
          <w:strike w:val="false"/>
          <w:dstrike w:val="false"/>
          <w:outline w:val="false"/>
          <w:shadow w:val="false"/>
          <w:color w:val="000000"/>
          <w:spacing w:val="0"/>
          <w:kern w:val="2"/>
          <w:sz w:val="24"/>
          <w:szCs w:val="24"/>
          <w:u w:val="none"/>
          <w:em w:val="none"/>
          <w:ins w:id="2262" w:author="Autor desconhecido" w:date="2024-06-17T08:20:16Z"/>
        </w:rPr>
      </w:pPr>
      <w:ins w:id="2261" w:author="Autor desconhecido" w:date="2024-06-17T08:20:16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r>
      </w:ins>
    </w:p>
    <w:p>
      <w:pPr>
        <w:pStyle w:val="Heading2"/>
        <w:spacing w:before="0" w:after="0"/>
        <w:ind w:firstLine="680" w:left="0"/>
        <w:contextualSpacing/>
        <w:rPr>
          <w:ins w:id="2266" w:author="Autor desconhecido" w:date="2024-06-17T08:20:16Z"/>
        </w:rPr>
      </w:pPr>
      <w:bookmarkStart w:id="71" w:name="__RefHeading___Toc24981_1372905064"/>
      <w:bookmarkEnd w:id="71"/>
      <w:ins w:id="2263" w:author="Autor desconhecido" w:date="2024-06-17T08:20:16Z">
        <w:r>
          <w:rPr/>
          <w:t xml:space="preserve">Culpa </w:t>
        </w:r>
      </w:ins>
      <w:ins w:id="2264" w:author="Autor desconhecido" w:date="2024-06-17T08:20:16Z">
        <w:r>
          <w:rPr/>
          <w:t>&amp;</w:t>
        </w:r>
      </w:ins>
      <w:ins w:id="2265" w:author="Autor desconhecido" w:date="2024-06-17T08:20:16Z">
        <w:r>
          <w:rPr/>
          <w:t xml:space="preserve"> Remorso</w:t>
        </w:r>
      </w:ins>
    </w:p>
    <w:p>
      <w:pPr>
        <w:pStyle w:val="Estilopadrodedesenho"/>
        <w:bidi w:val="0"/>
        <w:spacing w:lineRule="atLeast" w:line="200" w:before="0" w:after="0"/>
        <w:ind w:firstLine="680" w:left="0" w:right="0"/>
        <w:contextualSpacing/>
        <w:jc w:val="both"/>
        <w:rPr>
          <w:rFonts w:ascii="Liberation Serif" w:hAnsi="Liberation Serif" w:eastAsia="Tahoma" w:cs="Calibri Light"/>
          <w:b w:val="false"/>
          <w:i w:val="false"/>
          <w:i w:val="false"/>
          <w:strike w:val="false"/>
          <w:dstrike w:val="false"/>
          <w:outline w:val="false"/>
          <w:shadow w:val="false"/>
          <w:color w:val="000000"/>
          <w:spacing w:val="0"/>
          <w:kern w:val="2"/>
          <w:sz w:val="24"/>
          <w:szCs w:val="24"/>
          <w:u w:val="none"/>
          <w:em w:val="none"/>
          <w:ins w:id="2269" w:author="Autor desconhecido" w:date="2024-06-17T08:20:16Z"/>
        </w:rPr>
      </w:pPr>
      <w:ins w:id="2267" w:author="Autor desconhecido" w:date="2024-06-17T08:20:16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 xml:space="preserve">Os </w:t>
        </w:r>
      </w:ins>
      <w:ins w:id="2268" w:author="Autor desconhecido" w:date="2024-06-17T08:20:16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sentimentos de culpa e remorso são efeitos colaterais possíveis da consciência “pesada”.</w:t>
        </w:r>
      </w:ins>
    </w:p>
    <w:p>
      <w:pPr>
        <w:pStyle w:val="Estilopadrodedesenho"/>
        <w:bidi w:val="0"/>
        <w:spacing w:lineRule="atLeast" w:line="200" w:before="0" w:after="0"/>
        <w:ind w:firstLine="680" w:left="0" w:right="0"/>
        <w:contextualSpacing/>
        <w:jc w:val="both"/>
        <w:rPr>
          <w:rFonts w:ascii="Liberation Serif" w:hAnsi="Liberation Serif" w:eastAsia="Tahoma" w:cs="Calibri Light"/>
          <w:b w:val="false"/>
          <w:i w:val="false"/>
          <w:i w:val="false"/>
          <w:strike w:val="false"/>
          <w:dstrike w:val="false"/>
          <w:outline w:val="false"/>
          <w:shadow w:val="false"/>
          <w:color w:val="000000"/>
          <w:spacing w:val="0"/>
          <w:kern w:val="2"/>
          <w:sz w:val="24"/>
          <w:szCs w:val="24"/>
          <w:u w:val="none"/>
          <w:em w:val="none"/>
          <w:ins w:id="2271" w:author="Autor desconhecido" w:date="2024-06-17T08:20:16Z"/>
        </w:rPr>
      </w:pPr>
      <w:ins w:id="2270" w:author="Autor desconhecido" w:date="2024-06-17T08:20:16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Já discutimos bastante sobre a Consciência como importante mecanismo de manutenção da Justiça Universal e parte instrumental da Lei de Causa e Efeito. Instalada em cada indivíduo.</w:t>
        </w:r>
      </w:ins>
    </w:p>
    <w:p>
      <w:pPr>
        <w:pStyle w:val="Estilopadrodedesenho"/>
        <w:bidi w:val="0"/>
        <w:spacing w:lineRule="atLeast" w:line="200" w:before="0" w:after="0"/>
        <w:ind w:firstLine="680" w:left="0" w:right="0"/>
        <w:contextualSpacing/>
        <w:jc w:val="both"/>
        <w:rPr>
          <w:rFonts w:ascii="Liberation Serif" w:hAnsi="Liberation Serif" w:eastAsia="Tahoma" w:cs="Calibri Light"/>
          <w:b w:val="false"/>
          <w:i w:val="false"/>
          <w:i w:val="false"/>
          <w:strike w:val="false"/>
          <w:dstrike w:val="false"/>
          <w:outline w:val="false"/>
          <w:shadow w:val="false"/>
          <w:color w:val="000000"/>
          <w:spacing w:val="0"/>
          <w:kern w:val="2"/>
          <w:sz w:val="24"/>
          <w:szCs w:val="24"/>
          <w:u w:val="none"/>
          <w:em w:val="none"/>
          <w:ins w:id="2273" w:author="Autor desconhecido" w:date="2024-06-17T08:20:16Z"/>
        </w:rPr>
      </w:pPr>
      <w:ins w:id="2272" w:author="Autor desconhecido" w:date="2024-06-17T08:20:16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É sem dúvida que seja a consciência o que aponte os desvios do correto, nos meandres do senso moral e ético.</w:t>
        </w:r>
      </w:ins>
    </w:p>
    <w:p>
      <w:pPr>
        <w:pStyle w:val="Estilopadrodedesenho"/>
        <w:bidi w:val="0"/>
        <w:spacing w:lineRule="atLeast" w:line="200" w:before="0" w:after="0"/>
        <w:ind w:firstLine="680" w:left="0" w:right="0"/>
        <w:contextualSpacing/>
        <w:jc w:val="both"/>
        <w:rPr>
          <w:rFonts w:ascii="Liberation Serif" w:hAnsi="Liberation Serif" w:eastAsia="Tahoma" w:cs="Calibri Light"/>
          <w:b w:val="false"/>
          <w:i w:val="false"/>
          <w:i w:val="false"/>
          <w:strike w:val="false"/>
          <w:dstrike w:val="false"/>
          <w:outline w:val="false"/>
          <w:shadow w:val="false"/>
          <w:color w:val="000000"/>
          <w:spacing w:val="0"/>
          <w:kern w:val="2"/>
          <w:sz w:val="24"/>
          <w:szCs w:val="24"/>
          <w:u w:val="none"/>
          <w:em w:val="none"/>
          <w:ins w:id="2275" w:author="Autor desconhecido" w:date="2024-06-17T08:20:16Z"/>
        </w:rPr>
      </w:pPr>
      <w:ins w:id="2274" w:author="Autor desconhecido" w:date="2024-06-17T08:20:16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Entretanto acredito, não deve ser correto confundi-la por carrasco de punição.</w:t>
        </w:r>
      </w:ins>
    </w:p>
    <w:p>
      <w:pPr>
        <w:pStyle w:val="Estilopadrodedesenho"/>
        <w:bidi w:val="0"/>
        <w:spacing w:lineRule="atLeast" w:line="200" w:before="0" w:after="0"/>
        <w:ind w:firstLine="680" w:left="0" w:right="0"/>
        <w:contextualSpacing/>
        <w:jc w:val="both"/>
        <w:rPr>
          <w:rFonts w:ascii="Liberation Serif" w:hAnsi="Liberation Serif" w:eastAsia="Tahoma" w:cs="Calibri Light"/>
          <w:b w:val="false"/>
          <w:i w:val="false"/>
          <w:i w:val="false"/>
          <w:strike w:val="false"/>
          <w:dstrike w:val="false"/>
          <w:outline w:val="false"/>
          <w:shadow w:val="false"/>
          <w:color w:val="000000"/>
          <w:spacing w:val="0"/>
          <w:kern w:val="2"/>
          <w:sz w:val="24"/>
          <w:szCs w:val="24"/>
          <w:u w:val="none"/>
          <w:em w:val="none"/>
          <w:ins w:id="2284" w:author="Autor desconhecido" w:date="2024-06-17T08:20:16Z"/>
        </w:rPr>
      </w:pPr>
      <w:ins w:id="2276" w:author="Autor desconhecido" w:date="2024-06-17T08:20:16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 xml:space="preserve">Os sentimentos de culpa e remorso, quando utilizados por chibata de autopunição não logram benefício algum. Muito ao contrário, acabam agindo por processo doentio, freando </w:t>
        </w:r>
      </w:ins>
      <w:ins w:id="2277" w:author="Autor desconhecido" w:date="2024-06-17T08:20:16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a</w:t>
        </w:r>
      </w:ins>
      <w:ins w:id="2278" w:author="Autor desconhecido" w:date="2024-06-17T08:20:16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 xml:space="preserve"> recuperação e </w:t>
        </w:r>
      </w:ins>
      <w:ins w:id="2279" w:author="Autor desconhecido" w:date="2024-06-17T08:20:16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 xml:space="preserve">desenvolvimento do indivíduo. </w:t>
        </w:r>
      </w:ins>
      <w:ins w:id="2280" w:author="Autor desconhecido" w:date="2024-06-17T08:20:16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R</w:t>
        </w:r>
      </w:ins>
      <w:ins w:id="2281" w:author="Autor desconhecido" w:date="2024-06-17T08:20:16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etarda</w:t>
        </w:r>
      </w:ins>
      <w:ins w:id="2282" w:author="Autor desconhecido" w:date="2024-06-17T08:20:16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m</w:t>
        </w:r>
      </w:ins>
      <w:ins w:id="2283" w:author="Autor desconhecido" w:date="2024-06-17T08:20:16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 xml:space="preserve"> o processo de ressarcimento em vez de solucionar os problemas pela retomada de rumos ou reparação dos erros cometidos, sejam eles quais sejam.</w:t>
        </w:r>
      </w:ins>
    </w:p>
    <w:p>
      <w:pPr>
        <w:pStyle w:val="Estilopadrodedesenho"/>
        <w:bidi w:val="0"/>
        <w:spacing w:lineRule="atLeast" w:line="200" w:before="0" w:after="0"/>
        <w:ind w:firstLine="680" w:left="0" w:right="0"/>
        <w:contextualSpacing/>
        <w:jc w:val="both"/>
        <w:rPr>
          <w:rFonts w:ascii="Liberation Serif" w:hAnsi="Liberation Serif" w:eastAsia="Tahoma" w:cs="Calibri Light"/>
          <w:b w:val="false"/>
          <w:i w:val="false"/>
          <w:i w:val="false"/>
          <w:strike w:val="false"/>
          <w:dstrike w:val="false"/>
          <w:outline w:val="false"/>
          <w:shadow w:val="false"/>
          <w:color w:val="000000"/>
          <w:spacing w:val="0"/>
          <w:kern w:val="2"/>
          <w:sz w:val="24"/>
          <w:szCs w:val="24"/>
          <w:u w:val="none"/>
          <w:em w:val="none"/>
          <w:ins w:id="2286" w:author="Autor desconhecido" w:date="2024-06-17T08:20:16Z"/>
        </w:rPr>
      </w:pPr>
      <w:ins w:id="2285" w:author="Autor desconhecido" w:date="2024-06-17T08:20:16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Não raro são acompanhados de depressão e outras doenças diagnosticáveis por efeitos colaterais sintomáticas, que discutiremos mais amiúde em seguida.</w:t>
        </w:r>
      </w:ins>
    </w:p>
    <w:p>
      <w:pPr>
        <w:pStyle w:val="Estilopadrodedesenho"/>
        <w:bidi w:val="0"/>
        <w:spacing w:lineRule="atLeast" w:line="200" w:before="0" w:after="0"/>
        <w:ind w:firstLine="680" w:left="0" w:right="0"/>
        <w:contextualSpacing/>
        <w:jc w:val="both"/>
        <w:rPr>
          <w:rFonts w:ascii="Liberation Serif" w:hAnsi="Liberation Serif" w:eastAsia="Tahoma" w:cs="Calibri Light"/>
          <w:b w:val="false"/>
          <w:i w:val="false"/>
          <w:i w:val="false"/>
          <w:strike w:val="false"/>
          <w:dstrike w:val="false"/>
          <w:outline w:val="false"/>
          <w:shadow w:val="false"/>
          <w:color w:val="000000"/>
          <w:spacing w:val="0"/>
          <w:kern w:val="2"/>
          <w:sz w:val="24"/>
          <w:szCs w:val="24"/>
          <w:u w:val="none"/>
          <w:em w:val="none"/>
          <w:ins w:id="2288" w:author="Autor desconhecido" w:date="2024-06-17T08:20:16Z"/>
        </w:rPr>
      </w:pPr>
      <w:ins w:id="2287" w:author="Autor desconhecido" w:date="2024-06-17T08:20:16Z">
        <w:r>
          <w:rPr>
            <w:rFonts w:eastAsia="Tahoma" w:cs="Calibri Light" w:ascii="Liberation Serif" w:hAnsi="Liberation Serif"/>
            <w:b w:val="false"/>
            <w:i w:val="false"/>
            <w:strike w:val="false"/>
            <w:dstrike w:val="false"/>
            <w:outline w:val="false"/>
            <w:shadow w:val="false"/>
            <w:color w:val="000000"/>
            <w:spacing w:val="0"/>
            <w:kern w:val="2"/>
            <w:sz w:val="24"/>
            <w:szCs w:val="24"/>
            <w:u w:val="none"/>
            <w:em w:val="none"/>
          </w:rPr>
          <w:t>Embora seja preferível que a consciência atue de forma profilática, auxiliando nas decisões e atitudes, é normal e absolutamente necessário que ela nos aponte os erros já cometidos enquanto erramos por ignorância ou por deliberação do desejo de agir errado.</w:t>
        </w:r>
      </w:ins>
    </w:p>
    <w:p>
      <w:pPr>
        <w:pStyle w:val="Estilopadrodedesenho"/>
        <w:bidi w:val="0"/>
        <w:spacing w:lineRule="atLeast" w:line="200" w:before="0" w:after="0"/>
        <w:ind w:hanging="0" w:left="0" w:right="0"/>
        <w:contextualSpacing/>
        <w:jc w:val="left"/>
        <w:rPr>
          <w:rFonts w:ascii="Liberation Serif" w:hAnsi="Liberation Serif"/>
          <w:color w:val="000000"/>
          <w:spacing w:val="0"/>
          <w:ins w:id="2290" w:author="Autor desconhecido" w:date="2024-06-17T08:20:16Z"/>
        </w:rPr>
      </w:pPr>
      <w:ins w:id="2289" w:author="Autor desconhecido" w:date="2024-06-17T08:20:16Z">
        <w:r>
          <w:rPr>
            <w:rFonts w:ascii="Liberation Serif" w:hAnsi="Liberation Serif"/>
            <w:color w:val="000000"/>
            <w:spacing w:val="0"/>
          </w:rPr>
          <w:t>Ansiedade / Stress</w:t>
        </w:r>
      </w:ins>
    </w:p>
    <w:p>
      <w:pPr>
        <w:pStyle w:val="Estilopadrodedesenho"/>
        <w:bidi w:val="0"/>
        <w:spacing w:lineRule="atLeast" w:line="200" w:before="0" w:after="0"/>
        <w:ind w:hanging="0" w:left="0" w:right="0"/>
        <w:contextualSpacing/>
        <w:jc w:val="left"/>
        <w:rPr>
          <w:rFonts w:ascii="Liberation Serif" w:hAnsi="Liberation Serif"/>
          <w:color w:val="000000"/>
          <w:spacing w:val="0"/>
          <w:ins w:id="2292" w:author="Autor desconhecido" w:date="2024-06-17T08:20:16Z"/>
        </w:rPr>
      </w:pPr>
      <w:ins w:id="2291" w:author="Autor desconhecido" w:date="2024-06-17T08:20:16Z">
        <w:r>
          <w:rPr>
            <w:rFonts w:ascii="Liberation Serif" w:hAnsi="Liberation Serif"/>
            <w:color w:val="000000"/>
            <w:spacing w:val="0"/>
          </w:rPr>
          <w:t>Solidão / Depressão</w:t>
        </w:r>
      </w:ins>
    </w:p>
    <w:p>
      <w:pPr>
        <w:pStyle w:val="Estilopadrodedesenho"/>
        <w:bidi w:val="0"/>
        <w:spacing w:lineRule="atLeast" w:line="200" w:before="0" w:after="0"/>
        <w:ind w:hanging="0" w:left="0" w:right="0"/>
        <w:contextualSpacing/>
        <w:jc w:val="left"/>
        <w:rPr>
          <w:rFonts w:ascii="Liberation Serif" w:hAnsi="Liberation Serif"/>
          <w:color w:val="000000"/>
          <w:spacing w:val="0"/>
          <w:ins w:id="2294" w:author="Autor desconhecido" w:date="2024-06-17T08:20:16Z"/>
        </w:rPr>
      </w:pPr>
      <w:ins w:id="2293" w:author="Autor desconhecido" w:date="2024-06-17T08:20:16Z">
        <w:r>
          <w:rPr>
            <w:rFonts w:ascii="Liberation Serif" w:hAnsi="Liberation Serif"/>
            <w:color w:val="000000"/>
            <w:spacing w:val="0"/>
          </w:rPr>
          <w:t>Ideia Fixa / teimosia/ fanatismo</w:t>
        </w:r>
      </w:ins>
    </w:p>
    <w:p>
      <w:pPr>
        <w:pStyle w:val="Estilopadrodedesenho"/>
        <w:bidi w:val="0"/>
        <w:spacing w:lineRule="atLeast" w:line="200" w:before="0" w:after="0"/>
        <w:ind w:hanging="0" w:left="0" w:right="0"/>
        <w:contextualSpacing/>
        <w:jc w:val="left"/>
        <w:rPr>
          <w:rFonts w:ascii="Liberation Serif" w:hAnsi="Liberation Serif"/>
          <w:color w:val="000000"/>
          <w:spacing w:val="0"/>
          <w:ins w:id="2296" w:author="Autor desconhecido" w:date="2024-06-17T08:20:16Z"/>
        </w:rPr>
      </w:pPr>
      <w:ins w:id="2295" w:author="Autor desconhecido" w:date="2024-06-17T08:20:16Z">
        <w:r>
          <w:rPr>
            <w:rFonts w:ascii="Liberation Serif" w:hAnsi="Liberation Serif"/>
            <w:color w:val="000000"/>
            <w:spacing w:val="0"/>
          </w:rPr>
          <w:t>Mágoa / rancor / Ira / ódio</w:t>
        </w:r>
      </w:ins>
    </w:p>
    <w:p>
      <w:pPr>
        <w:pStyle w:val="Estilopadrodedesenho"/>
        <w:bidi w:val="0"/>
        <w:spacing w:lineRule="atLeast" w:line="200" w:before="0" w:after="0"/>
        <w:ind w:hanging="0" w:left="0" w:right="0"/>
        <w:contextualSpacing/>
        <w:jc w:val="left"/>
        <w:rPr>
          <w:rFonts w:ascii="Liberation Serif" w:hAnsi="Liberation Serif"/>
          <w:color w:val="000000"/>
          <w:spacing w:val="0"/>
          <w:ins w:id="2298" w:author="Autor desconhecido" w:date="2024-06-17T08:20:16Z"/>
        </w:rPr>
      </w:pPr>
      <w:ins w:id="2297" w:author="Autor desconhecido" w:date="2024-06-17T08:20:16Z">
        <w:r>
          <w:rPr>
            <w:rFonts w:ascii="Liberation Serif" w:hAnsi="Liberation Serif"/>
            <w:color w:val="000000"/>
            <w:spacing w:val="0"/>
          </w:rPr>
          <w:t>Fuga (Internet) /  Medo</w:t>
        </w:r>
      </w:ins>
    </w:p>
    <w:p>
      <w:pPr>
        <w:pStyle w:val="Estilopadrodedesenho"/>
        <w:bidi w:val="0"/>
        <w:spacing w:lineRule="atLeast" w:line="200" w:before="0" w:after="0"/>
        <w:ind w:hanging="0" w:left="0" w:right="0"/>
        <w:contextualSpacing/>
        <w:jc w:val="left"/>
        <w:rPr>
          <w:rFonts w:ascii="Liberation Serif" w:hAnsi="Liberation Serif"/>
          <w:color w:val="000000"/>
          <w:spacing w:val="0"/>
          <w:ins w:id="2300" w:author="Autor desconhecido" w:date="2024-06-17T08:20:16Z"/>
        </w:rPr>
      </w:pPr>
      <w:ins w:id="2299" w:author="Autor desconhecido" w:date="2024-06-17T08:20:16Z">
        <w:r>
          <w:rPr>
            <w:rFonts w:ascii="Liberation Serif" w:hAnsi="Liberation Serif"/>
            <w:color w:val="000000"/>
            <w:spacing w:val="0"/>
          </w:rPr>
          <w:t>Ilusão</w:t>
        </w:r>
      </w:ins>
    </w:p>
    <w:p>
      <w:pPr>
        <w:pStyle w:val="Estilopadrodedesenho"/>
        <w:bidi w:val="0"/>
        <w:spacing w:lineRule="atLeast" w:line="200" w:before="0" w:after="0"/>
        <w:ind w:hanging="0" w:left="0" w:right="0"/>
        <w:contextualSpacing/>
        <w:jc w:val="left"/>
        <w:rPr>
          <w:rFonts w:ascii="Liberation Serif" w:hAnsi="Liberation Serif"/>
          <w:ins w:id="2302" w:author="Autor desconhecido" w:date="2024-06-17T08:20:16Z"/>
        </w:rPr>
      </w:pPr>
      <w:ins w:id="2301" w:author="Autor desconhecido" w:date="2024-06-17T08:20:16Z">
        <w:r>
          <w:rPr>
            <w:rFonts w:ascii="Liberation Serif" w:hAnsi="Liberation Serif"/>
          </w:rPr>
          <w:t>Rotina</w:t>
        </w:r>
      </w:ins>
    </w:p>
    <w:p>
      <w:pPr>
        <w:pStyle w:val="Estilopadrodedesenho"/>
        <w:bidi w:val="0"/>
        <w:spacing w:lineRule="atLeast" w:line="200" w:before="0" w:after="0"/>
        <w:ind w:hanging="0" w:left="0" w:right="0"/>
        <w:contextualSpacing/>
        <w:jc w:val="left"/>
        <w:rPr>
          <w:rFonts w:ascii="Liberation Serif" w:hAnsi="Liberation Serif"/>
          <w:color w:val="000000"/>
          <w:spacing w:val="0"/>
          <w:ins w:id="2304" w:author="Autor desconhecido" w:date="2024-06-17T08:20:16Z"/>
        </w:rPr>
      </w:pPr>
      <w:ins w:id="2303" w:author="Autor desconhecido" w:date="2024-06-17T08:20:16Z">
        <w:r>
          <w:rPr>
            <w:rFonts w:ascii="Liberation Serif" w:hAnsi="Liberation Serif"/>
            <w:color w:val="000000"/>
            <w:spacing w:val="0"/>
          </w:rPr>
          <w:t>Discalculia</w:t>
        </w:r>
      </w:ins>
    </w:p>
    <w:p>
      <w:pPr>
        <w:pStyle w:val="Estilopadrodedesenho"/>
        <w:bidi w:val="0"/>
        <w:spacing w:lineRule="atLeast" w:line="200" w:before="0" w:after="0"/>
        <w:ind w:hanging="0" w:left="0" w:right="0"/>
        <w:contextualSpacing/>
        <w:jc w:val="left"/>
        <w:rPr>
          <w:rFonts w:ascii="Liberation Serif" w:hAnsi="Liberation Serif"/>
          <w:color w:val="000000"/>
          <w:spacing w:val="0"/>
          <w:ins w:id="2306" w:author="Autor desconhecido" w:date="2024-06-17T08:20:16Z"/>
        </w:rPr>
      </w:pPr>
      <w:ins w:id="2305" w:author="Autor desconhecido" w:date="2024-06-17T08:20:16Z">
        <w:r>
          <w:rPr>
            <w:rFonts w:ascii="Liberation Serif" w:hAnsi="Liberation Serif"/>
            <w:color w:val="000000"/>
            <w:spacing w:val="0"/>
          </w:rPr>
          <w:t>Disgrafia</w:t>
        </w:r>
      </w:ins>
    </w:p>
    <w:p>
      <w:pPr>
        <w:pStyle w:val="Estilopadrodedesenho"/>
        <w:bidi w:val="0"/>
        <w:spacing w:lineRule="atLeast" w:line="200" w:before="0" w:after="0"/>
        <w:ind w:hanging="0" w:left="0" w:right="0"/>
        <w:contextualSpacing/>
        <w:jc w:val="left"/>
        <w:rPr>
          <w:rFonts w:ascii="Liberation Serif" w:hAnsi="Liberation Serif"/>
          <w:color w:val="000000"/>
          <w:spacing w:val="0"/>
          <w:ins w:id="2308" w:author="Autor desconhecido" w:date="2024-06-17T08:20:16Z"/>
        </w:rPr>
      </w:pPr>
      <w:ins w:id="2307" w:author="Autor desconhecido" w:date="2024-06-17T08:20:16Z">
        <w:r>
          <w:rPr>
            <w:rFonts w:ascii="Liberation Serif" w:hAnsi="Liberation Serif"/>
            <w:color w:val="000000"/>
            <w:spacing w:val="0"/>
          </w:rPr>
          <w:t>Hiperatividade</w:t>
        </w:r>
      </w:ins>
    </w:p>
    <w:p>
      <w:pPr>
        <w:pStyle w:val="Estilopadrodedesenho"/>
        <w:bidi w:val="0"/>
        <w:spacing w:lineRule="atLeast" w:line="200" w:before="0" w:after="0"/>
        <w:ind w:hanging="0" w:left="0" w:right="0"/>
        <w:contextualSpacing/>
        <w:jc w:val="left"/>
        <w:rPr>
          <w:rFonts w:ascii="Liberation Serif" w:hAnsi="Liberation Serif"/>
          <w:color w:val="000000"/>
          <w:spacing w:val="0"/>
          <w:ins w:id="2310" w:author="Autor desconhecido" w:date="2024-06-17T08:20:16Z"/>
        </w:rPr>
      </w:pPr>
      <w:ins w:id="2309" w:author="Autor desconhecido" w:date="2024-06-17T08:20:16Z">
        <w:r>
          <w:rPr>
            <w:rFonts w:ascii="Liberation Serif" w:hAnsi="Liberation Serif"/>
            <w:color w:val="000000"/>
            <w:spacing w:val="0"/>
          </w:rPr>
          <w:t xml:space="preserve">Dislexia </w:t>
        </w:r>
      </w:ins>
    </w:p>
    <w:p>
      <w:pPr>
        <w:pStyle w:val="Estilopadrodedesenho"/>
        <w:bidi w:val="0"/>
        <w:spacing w:lineRule="atLeast" w:line="200" w:before="0" w:after="0"/>
        <w:ind w:hanging="0" w:left="0" w:right="0"/>
        <w:contextualSpacing/>
        <w:jc w:val="left"/>
        <w:rPr>
          <w:rFonts w:ascii="Liberation Serif" w:hAnsi="Liberation Serif"/>
          <w:color w:val="000000"/>
          <w:spacing w:val="0"/>
          <w:ins w:id="2312" w:author="Autor desconhecido" w:date="2024-06-17T08:20:16Z"/>
        </w:rPr>
      </w:pPr>
      <w:ins w:id="2311" w:author="Autor desconhecido" w:date="2024-06-17T08:20:16Z">
        <w:r>
          <w:rPr>
            <w:rFonts w:ascii="Liberation Serif" w:hAnsi="Liberation Serif"/>
            <w:color w:val="000000"/>
            <w:spacing w:val="0"/>
          </w:rPr>
          <w:t>TDAH</w:t>
        </w:r>
      </w:ins>
    </w:p>
    <w:p>
      <w:pPr>
        <w:pStyle w:val="Estilopadrodedesenho"/>
        <w:bidi w:val="0"/>
        <w:spacing w:lineRule="atLeast" w:line="200" w:before="0" w:after="0"/>
        <w:ind w:hanging="0" w:left="0" w:right="0"/>
        <w:contextualSpacing/>
        <w:jc w:val="left"/>
        <w:rPr>
          <w:rFonts w:ascii="Liberation Serif" w:hAnsi="Liberation Serif"/>
          <w:color w:val="000000"/>
          <w:spacing w:val="0"/>
          <w:ins w:id="2314" w:author="Autor desconhecido" w:date="2024-06-17T08:20:16Z"/>
        </w:rPr>
      </w:pPr>
      <w:ins w:id="2313" w:author="Autor desconhecido" w:date="2024-06-17T08:20:16Z">
        <w:r>
          <w:rPr>
            <w:rFonts w:ascii="Liberation Serif" w:hAnsi="Liberation Serif"/>
            <w:color w:val="000000"/>
            <w:spacing w:val="0"/>
          </w:rPr>
          <w:t>Déficit atenção</w:t>
        </w:r>
      </w:ins>
    </w:p>
    <w:p>
      <w:pPr>
        <w:pStyle w:val="Normal"/>
        <w:bidi w:val="0"/>
        <w:spacing w:lineRule="atLeast" w:line="200" w:before="0" w:after="0"/>
        <w:ind w:firstLine="737" w:left="0" w:right="0"/>
        <w:contextualSpacing/>
        <w:jc w:val="both"/>
        <w:rPr>
          <w:rFonts w:ascii="Liberation Serif" w:hAnsi="Liberation Serif"/>
          <w:color w:val="000000"/>
          <w:spacing w:val="0"/>
          <w:sz w:val="24"/>
          <w:szCs w:val="24"/>
        </w:rPr>
      </w:pPr>
      <w:r>
        <w:rPr>
          <w:color w:val="000000"/>
          <w:spacing w:val="0"/>
          <w:sz w:val="24"/>
          <w:szCs w:val="24"/>
        </w:rPr>
      </w:r>
      <w:r>
        <w:br w:type="page"/>
      </w:r>
    </w:p>
    <w:p>
      <w:pPr>
        <w:pStyle w:val="Heading1"/>
        <w:spacing w:before="0" w:after="0"/>
        <w:ind w:firstLine="680" w:left="0"/>
        <w:contextualSpacing/>
        <w:rPr>
          <w:sz w:val="32"/>
          <w:szCs w:val="32"/>
        </w:rPr>
      </w:pPr>
      <w:bookmarkStart w:id="72" w:name="__RefHeading___Toc3505_2209441386"/>
      <w:bookmarkEnd w:id="72"/>
      <w:r>
        <w:rPr>
          <w:sz w:val="32"/>
          <w:szCs w:val="32"/>
        </w:rPr>
        <w:t>D</w:t>
      </w:r>
      <w:r>
        <w:rPr>
          <w:sz w:val="32"/>
          <w:szCs w:val="32"/>
        </w:rPr>
        <w:t xml:space="preserve">esenvolvimento </w:t>
      </w:r>
      <w:r>
        <w:rPr>
          <w:sz w:val="32"/>
          <w:szCs w:val="32"/>
        </w:rPr>
        <w:t>E</w:t>
      </w:r>
      <w:r>
        <w:rPr>
          <w:sz w:val="32"/>
          <w:szCs w:val="32"/>
        </w:rPr>
        <w:t xml:space="preserve">volutivo </w:t>
      </w:r>
      <w:r>
        <w:rPr>
          <w:sz w:val="32"/>
          <w:szCs w:val="32"/>
        </w:rPr>
        <w:t xml:space="preserve">do Pensamento </w:t>
      </w:r>
      <w:r>
        <w:rPr>
          <w:sz w:val="32"/>
          <w:szCs w:val="32"/>
        </w:rPr>
        <w:t xml:space="preserve">e </w:t>
      </w:r>
      <w:r>
        <w:rPr>
          <w:sz w:val="32"/>
          <w:szCs w:val="32"/>
        </w:rPr>
        <w:t>do</w:t>
      </w:r>
      <w:r>
        <w:rPr>
          <w:sz w:val="32"/>
          <w:szCs w:val="32"/>
        </w:rPr>
        <w:t xml:space="preserve"> Raciocínio</w:t>
      </w:r>
      <w:r>
        <w:rPr>
          <w:sz w:val="32"/>
          <w:szCs w:val="32"/>
        </w:rPr>
        <w:t>.</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r>
      <w:r>
        <mc:AlternateContent>
          <mc:Choice Requires="wps">
            <w:drawing>
              <wp:anchor behindDoc="0" distT="0" distB="0" distL="0" distR="0" simplePos="0" locked="0" layoutInCell="0" allowOverlap="1" relativeHeight="63">
                <wp:simplePos x="0" y="0"/>
                <wp:positionH relativeFrom="column">
                  <wp:align>center</wp:align>
                </wp:positionH>
                <wp:positionV relativeFrom="paragraph">
                  <wp:posOffset>635</wp:posOffset>
                </wp:positionV>
                <wp:extent cx="6120130" cy="3409950"/>
                <wp:effectExtent l="0" t="0" r="0" b="0"/>
                <wp:wrapSquare wrapText="largest"/>
                <wp:docPr id="87" name="Quadro16"/>
                <a:graphic xmlns:a="http://schemas.openxmlformats.org/drawingml/2006/main">
                  <a:graphicData uri="http://schemas.microsoft.com/office/word/2010/wordprocessingShape">
                    <wps:wsp>
                      <wps:cNvSpPr txBox="1"/>
                      <wps:spPr>
                        <a:xfrm>
                          <a:off x="0" y="0"/>
                          <a:ext cx="6120130" cy="3409950"/>
                        </a:xfrm>
                        <a:prstGeom prst="rect"/>
                        <a:solidFill>
                          <a:srgbClr val="FFFFFF"/>
                        </a:solidFill>
                      </wps:spPr>
                      <wps:txbx>
                        <w:txbxContent>
                          <w:p>
                            <w:pPr>
                              <w:pStyle w:val="Figura"/>
                              <w:spacing w:before="120" w:after="120"/>
                              <w:rPr/>
                            </w:pPr>
                            <w:r>
                              <w:rPr/>
                              <w:drawing>
                                <wp:inline distT="0" distB="0" distL="0" distR="0">
                                  <wp:extent cx="6113145" cy="3079115"/>
                                  <wp:effectExtent l="0" t="0" r="0" b="0"/>
                                  <wp:docPr id="88" name="Desnvolvimento do pensamento e raciocícinio"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Desnvolvimento do pensamento e raciocícinio" descr=""/>
                                          <pic:cNvPicPr>
                                            <a:picLocks noChangeAspect="1" noChangeArrowheads="1"/>
                                          </pic:cNvPicPr>
                                        </pic:nvPicPr>
                                        <pic:blipFill>
                                          <a:blip r:embed="rId86"/>
                                          <a:stretch>
                                            <a:fillRect/>
                                          </a:stretch>
                                        </pic:blipFill>
                                        <pic:spPr bwMode="auto">
                                          <a:xfrm>
                                            <a:off x="0" y="0"/>
                                            <a:ext cx="6113145" cy="3079115"/>
                                          </a:xfrm>
                                          <a:prstGeom prst="rect">
                                            <a:avLst/>
                                          </a:prstGeom>
                                          <a:noFill/>
                                        </pic:spPr>
                                      </pic:pic>
                                    </a:graphicData>
                                  </a:graphic>
                                </wp:inline>
                              </w:drawing>
                              <w:t xml:space="preserve">Figura </w:t>
                            </w:r>
                            <w:bookmarkStart w:id="73" w:name="Ref_Figura15_number_only"/>
                            <w:r>
                              <w:rPr/>
                              <w:fldChar w:fldCharType="begin"/>
                            </w:r>
                            <w:r>
                              <w:rPr/>
                              <w:instrText xml:space="preserve"> SEQ Figura \* ARABIC </w:instrText>
                            </w:r>
                            <w:r>
                              <w:rPr/>
                              <w:fldChar w:fldCharType="separate"/>
                            </w:r>
                            <w:r>
                              <w:rPr/>
                              <w:t>16</w:t>
                            </w:r>
                            <w:r>
                              <w:rPr/>
                              <w:fldChar w:fldCharType="end"/>
                            </w:r>
                            <w:bookmarkEnd w:id="73"/>
                            <w:r>
                              <w:rPr/>
                              <w:t xml:space="preserve">: </w:t>
                            </w:r>
                            <w:r>
                              <w:rPr/>
                              <w:t>Desenvolvimento evolutivo do pensamento e raciocínio.</w:t>
                            </w:r>
                          </w:p>
                        </w:txbxContent>
                      </wps:txbx>
                      <wps:bodyPr anchor="t" lIns="0" tIns="0" rIns="0" bIns="0">
                        <a:noAutofit/>
                      </wps:bodyPr>
                    </wps:wsp>
                  </a:graphicData>
                </a:graphic>
              </wp:anchor>
            </w:drawing>
          </mc:Choice>
          <mc:Fallback>
            <w:pict>
              <v:rect style="position:absolute;rotation:-0;width:481.9pt;height:268.5pt;mso-wrap-distance-left:0pt;mso-wrap-distance-right:0pt;mso-wrap-distance-top:0pt;mso-wrap-distance-bottom:0pt;margin-top:0pt;mso-position-vertical:top;mso-position-vertical-relative:text;margin-left:19.1pt;mso-position-horizontal:center;mso-position-horizontal-relative:text">
                <v:textbox inset="0in,0in,0in,0in">
                  <w:txbxContent>
                    <w:p>
                      <w:pPr>
                        <w:pStyle w:val="Figura"/>
                        <w:spacing w:before="120" w:after="120"/>
                        <w:rPr/>
                      </w:pPr>
                      <w:r>
                        <w:rPr/>
                        <w:drawing>
                          <wp:inline distT="0" distB="0" distL="0" distR="0">
                            <wp:extent cx="6113145" cy="3079115"/>
                            <wp:effectExtent l="0" t="0" r="0" b="0"/>
                            <wp:docPr id="89" name="Desnvolvimento do pensamento e raciocícinio"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Desnvolvimento do pensamento e raciocícinio" descr=""/>
                                    <pic:cNvPicPr>
                                      <a:picLocks noChangeAspect="1" noChangeArrowheads="1"/>
                                    </pic:cNvPicPr>
                                  </pic:nvPicPr>
                                  <pic:blipFill>
                                    <a:blip r:embed="rId87"/>
                                    <a:stretch>
                                      <a:fillRect/>
                                    </a:stretch>
                                  </pic:blipFill>
                                  <pic:spPr bwMode="auto">
                                    <a:xfrm>
                                      <a:off x="0" y="0"/>
                                      <a:ext cx="6113145" cy="3079115"/>
                                    </a:xfrm>
                                    <a:prstGeom prst="rect">
                                      <a:avLst/>
                                    </a:prstGeom>
                                    <a:noFill/>
                                  </pic:spPr>
                                </pic:pic>
                              </a:graphicData>
                            </a:graphic>
                          </wp:inline>
                        </w:drawing>
                        <w:t xml:space="preserve">Figura </w:t>
                      </w:r>
                      <w:bookmarkStart w:id="74" w:name="Ref_Figura15_number_only"/>
                      <w:r>
                        <w:rPr/>
                        <w:fldChar w:fldCharType="begin"/>
                      </w:r>
                      <w:r>
                        <w:rPr/>
                        <w:instrText xml:space="preserve"> SEQ Figura \* ARABIC </w:instrText>
                      </w:r>
                      <w:r>
                        <w:rPr/>
                        <w:fldChar w:fldCharType="separate"/>
                      </w:r>
                      <w:r>
                        <w:rPr/>
                        <w:t>16</w:t>
                      </w:r>
                      <w:r>
                        <w:rPr/>
                        <w:fldChar w:fldCharType="end"/>
                      </w:r>
                      <w:bookmarkEnd w:id="74"/>
                      <w:r>
                        <w:rPr/>
                        <w:t xml:space="preserve">: </w:t>
                      </w:r>
                      <w:r>
                        <w:rPr/>
                        <w:t>Desenvolvimento evolutivo do pensamento e raciocínio.</w:t>
                      </w:r>
                    </w:p>
                  </w:txbxContent>
                </v:textbox>
                <w10:wrap type="square" side="largest"/>
              </v:rect>
            </w:pict>
          </mc:Fallback>
        </mc:AlternateConten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Figura </w:t>
      </w:r>
      <w:r>
        <w:rPr>
          <w:rFonts w:ascii="Liberation Serif" w:hAnsi="Liberation Serif"/>
          <w:color w:val="000000"/>
          <w:spacing w:val="0"/>
          <w:sz w:val="24"/>
          <w:szCs w:val="24"/>
        </w:rPr>
        <w:t>9</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D</w:t>
      </w:r>
      <w:r>
        <w:rPr>
          <w:rFonts w:ascii="Liberation Serif" w:hAnsi="Liberation Serif"/>
          <w:color w:val="000000"/>
          <w:spacing w:val="0"/>
          <w:sz w:val="24"/>
          <w:szCs w:val="24"/>
        </w:rPr>
        <w:t xml:space="preserve">esenvolvimento </w:t>
      </w:r>
      <w:r>
        <w:rPr>
          <w:rFonts w:ascii="Liberation Serif" w:hAnsi="Liberation Serif"/>
          <w:color w:val="000000"/>
          <w:spacing w:val="0"/>
          <w:sz w:val="24"/>
          <w:szCs w:val="24"/>
        </w:rPr>
        <w:t xml:space="preserve">evolutivo </w:t>
      </w:r>
      <w:r>
        <w:rPr>
          <w:rFonts w:ascii="Liberation Serif" w:hAnsi="Liberation Serif"/>
          <w:color w:val="000000"/>
          <w:spacing w:val="0"/>
          <w:sz w:val="24"/>
          <w:szCs w:val="24"/>
        </w:rPr>
        <w:t>do pensamento.</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Como vimos </w:t>
      </w:r>
      <w:r>
        <w:rPr>
          <w:rFonts w:ascii="Liberation Serif" w:hAnsi="Liberation Serif"/>
          <w:color w:val="000000"/>
          <w:spacing w:val="0"/>
          <w:sz w:val="24"/>
          <w:szCs w:val="24"/>
        </w:rPr>
        <w:t>a pouco</w:t>
      </w:r>
      <w:r>
        <w:rPr>
          <w:rFonts w:ascii="Liberation Serif" w:hAnsi="Liberation Serif"/>
          <w:color w:val="000000"/>
          <w:spacing w:val="0"/>
          <w:sz w:val="24"/>
          <w:szCs w:val="24"/>
        </w:rPr>
        <w:t>, preferimos tratar o desenvolvimento da razão como sendo separado do desenvolvimento do Instinto.</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De fato, dependendo da abordagem, é mesmo possível que a razão tenha sido aprimorada a partir do Instinto, mas preferimos </w:t>
      </w:r>
      <w:r>
        <w:rPr>
          <w:rFonts w:ascii="Liberation Serif" w:hAnsi="Liberation Serif"/>
          <w:color w:val="000000"/>
          <w:spacing w:val="0"/>
          <w:sz w:val="24"/>
          <w:szCs w:val="24"/>
        </w:rPr>
        <w:t>discuti-los</w:t>
      </w:r>
      <w:r>
        <w:rPr>
          <w:rFonts w:ascii="Liberation Serif" w:hAnsi="Liberation Serif"/>
          <w:color w:val="000000"/>
          <w:spacing w:val="0"/>
          <w:sz w:val="24"/>
          <w:szCs w:val="24"/>
        </w:rPr>
        <w:t xml:space="preserve"> isoladamente tão somente, </w:t>
      </w:r>
      <w:r>
        <w:rPr>
          <w:rFonts w:ascii="Liberation Serif" w:hAnsi="Liberation Serif"/>
          <w:color w:val="000000"/>
          <w:spacing w:val="0"/>
          <w:sz w:val="24"/>
          <w:szCs w:val="24"/>
        </w:rPr>
        <w:t>em primeira instância,</w:t>
      </w:r>
      <w:r>
        <w:rPr>
          <w:rFonts w:ascii="Liberation Serif" w:hAnsi="Liberation Serif"/>
          <w:color w:val="000000"/>
          <w:spacing w:val="0"/>
          <w:sz w:val="24"/>
          <w:szCs w:val="24"/>
        </w:rPr>
        <w:t xml:space="preserve"> para simplificar nossa abordagem, mormente para fins de correlação entre os conceitos de instinto e razão. </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Assim se torna mais fácil interpretar o tema, principalmente quando abordamos essa correlação baseada na incidência dos erros comparados entre erros oriundos do instinto e erros oriundos da razão e também em relação a comportamentos, costumes e atitudes comuns em similaridade entre indivíduos de uma mesma espécie animal, o que caracteriza efeito do Instinto, e atitudes inteligentes observadas isoladamente em um indivíduo, caracterizando aspectos de personalidade individual, </w:t>
      </w:r>
      <w:r>
        <w:rPr>
          <w:rFonts w:ascii="Liberation Serif" w:hAnsi="Liberation Serif"/>
          <w:color w:val="000000"/>
          <w:spacing w:val="0"/>
          <w:sz w:val="24"/>
          <w:szCs w:val="24"/>
        </w:rPr>
        <w:t xml:space="preserve">observados </w:t>
      </w:r>
      <w:r>
        <w:rPr>
          <w:rFonts w:ascii="Liberation Serif" w:hAnsi="Liberation Serif"/>
          <w:color w:val="000000"/>
          <w:spacing w:val="0"/>
          <w:sz w:val="24"/>
          <w:szCs w:val="24"/>
        </w:rPr>
        <w:t>não raro em muitos animais mamíferos, aves e até moluscos como lulas e polvos, por exemplo.</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Isto esclarecido, o quadro da fig.</w:t>
      </w:r>
      <w:r>
        <w:rPr>
          <w:rFonts w:ascii="Liberation Serif" w:hAnsi="Liberation Serif"/>
          <w:color w:val="000000"/>
          <w:spacing w:val="0"/>
          <w:sz w:val="24"/>
          <w:szCs w:val="24"/>
        </w:rPr>
        <w:fldChar w:fldCharType="begin"/>
      </w:r>
      <w:r>
        <w:rPr>
          <w:sz w:val="24"/>
          <w:spacing w:val="0"/>
          <w:szCs w:val="24"/>
          <w:rFonts w:ascii="Liberation Serif" w:hAnsi="Liberation Serif"/>
          <w:color w:val="000000"/>
        </w:rPr>
        <w:instrText xml:space="preserve"> REF Ref_Figura15_number_only \h </w:instrText>
      </w:r>
      <w:r>
        <w:rPr>
          <w:sz w:val="24"/>
          <w:spacing w:val="0"/>
          <w:szCs w:val="24"/>
          <w:rFonts w:ascii="Liberation Serif" w:hAnsi="Liberation Serif"/>
          <w:color w:val="000000"/>
        </w:rPr>
        <w:fldChar w:fldCharType="separate"/>
      </w:r>
      <w:r>
        <w:rPr>
          <w:sz w:val="24"/>
          <w:spacing w:val="0"/>
          <w:szCs w:val="24"/>
          <w:rFonts w:ascii="Liberation Serif" w:hAnsi="Liberation Serif"/>
          <w:color w:val="000000"/>
        </w:rPr>
        <w:t>16</w:t>
      </w:r>
      <w:r>
        <w:rPr>
          <w:sz w:val="24"/>
          <w:spacing w:val="0"/>
          <w:szCs w:val="24"/>
          <w:rFonts w:ascii="Liberation Serif" w:hAnsi="Liberation Serif"/>
          <w:color w:val="000000"/>
        </w:rPr>
        <w:fldChar w:fldCharType="end"/>
      </w:r>
      <w:r>
        <w:rPr>
          <w:rFonts w:ascii="Liberation Serif" w:hAnsi="Liberation Serif"/>
          <w:color w:val="000000"/>
          <w:spacing w:val="0"/>
          <w:sz w:val="24"/>
          <w:szCs w:val="24"/>
        </w:rPr>
        <w:t xml:space="preserve"> nos mostra o desenvolvimento </w:t>
      </w:r>
      <w:r>
        <w:rPr>
          <w:rFonts w:ascii="Liberation Serif" w:hAnsi="Liberation Serif"/>
          <w:color w:val="000000"/>
          <w:spacing w:val="0"/>
          <w:sz w:val="24"/>
          <w:szCs w:val="24"/>
        </w:rPr>
        <w:t xml:space="preserve">evolutivo </w:t>
      </w:r>
      <w:r>
        <w:rPr>
          <w:rFonts w:ascii="Liberation Serif" w:hAnsi="Liberation Serif"/>
          <w:color w:val="000000"/>
          <w:spacing w:val="0"/>
          <w:sz w:val="24"/>
          <w:szCs w:val="24"/>
        </w:rPr>
        <w:t>do pensamento em etapas que distinguimos.</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Nos animais inferiores, ainda que totalmente moldados pelos limites do Instinto, observamos a primeira fase do pensamento ao que nomeamos </w:t>
      </w:r>
      <w:r>
        <w:rPr>
          <w:rFonts w:ascii="Liberation Serif" w:hAnsi="Liberation Serif"/>
          <w:b/>
          <w:bCs/>
          <w:color w:val="000000"/>
          <w:spacing w:val="0"/>
          <w:sz w:val="24"/>
          <w:szCs w:val="24"/>
        </w:rPr>
        <w:t>pensamento</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reativo</w:t>
      </w:r>
      <w:r>
        <w:rPr>
          <w:rFonts w:ascii="Liberation Serif" w:hAnsi="Liberation Serif"/>
          <w:color w:val="000000"/>
          <w:spacing w:val="0"/>
          <w:sz w:val="24"/>
          <w:szCs w:val="24"/>
        </w:rPr>
        <w:t xml:space="preserve">, mais caracterizado por </w:t>
      </w:r>
      <w:r>
        <w:rPr>
          <w:rFonts w:ascii="Liberation Serif" w:hAnsi="Liberation Serif"/>
          <w:b/>
          <w:bCs/>
          <w:color w:val="000000"/>
          <w:spacing w:val="0"/>
          <w:sz w:val="24"/>
          <w:szCs w:val="24"/>
        </w:rPr>
        <w:t>reflexos</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condicionados</w:t>
      </w:r>
      <w:r>
        <w:rPr>
          <w:rFonts w:ascii="Liberation Serif" w:hAnsi="Liberation Serif"/>
          <w:color w:val="000000"/>
          <w:spacing w:val="0"/>
          <w:sz w:val="24"/>
          <w:szCs w:val="24"/>
        </w:rPr>
        <w:t xml:space="preserve">, resultantes principalmente para repetibilidade de estímulos oriundos do meio ambiente local dos entornos dos indivíduos de uma espécie animal qualquer. Esse nível de pensamento pode apresentar evidencia ou pelo menos indícios da existência do pensamento, mas que se pode caracterizar ou diferenciá-los por </w:t>
      </w:r>
      <w:r>
        <w:rPr>
          <w:rFonts w:ascii="Liberation Serif" w:hAnsi="Liberation Serif"/>
          <w:b/>
          <w:bCs/>
          <w:color w:val="000000"/>
          <w:spacing w:val="0"/>
          <w:sz w:val="24"/>
          <w:szCs w:val="24"/>
        </w:rPr>
        <w:t>reativo</w:t>
      </w:r>
      <w:r>
        <w:rPr>
          <w:rFonts w:ascii="Liberation Serif" w:hAnsi="Liberation Serif"/>
          <w:color w:val="000000"/>
          <w:spacing w:val="0"/>
          <w:sz w:val="24"/>
          <w:szCs w:val="24"/>
        </w:rPr>
        <w:t xml:space="preserve"> e </w:t>
      </w:r>
      <w:r>
        <w:rPr>
          <w:rFonts w:ascii="Liberation Serif" w:hAnsi="Liberation Serif"/>
          <w:b/>
          <w:bCs/>
          <w:color w:val="000000"/>
          <w:spacing w:val="0"/>
          <w:sz w:val="24"/>
          <w:szCs w:val="24"/>
        </w:rPr>
        <w:t>fragmentário</w:t>
      </w:r>
      <w:r>
        <w:rPr>
          <w:rFonts w:ascii="Liberation Serif" w:hAnsi="Liberation Serif"/>
          <w:color w:val="000000"/>
          <w:spacing w:val="0"/>
          <w:sz w:val="24"/>
          <w:szCs w:val="24"/>
        </w:rPr>
        <w:t>.</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O pensamento fragmentário pode ser comparado, muito grosseiramente, à ideia que extraímos de como acontecem os nossos sonhos. Por serem fragmentados, devemos supor sua ineficiência em se correlacionar com outros elementos que seriam importantes para construir um contexto mais coerente e completo. Da mesma forma que as vezes sonhamos que estamos em nossa casa e durante o sonho assim interpretamos esse lugar, mas que no cenário do sonho o lugar é diferente da realidade da vida em vigília. Durante o sonho, a casa pode até estar situada na mesma rua e posição mas a arquitetura da casa ser diferente, por exemplo.</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Assim o </w:t>
      </w:r>
      <w:r>
        <w:rPr>
          <w:rFonts w:ascii="Liberation Serif" w:hAnsi="Liberation Serif"/>
          <w:color w:val="000000"/>
          <w:spacing w:val="0"/>
          <w:sz w:val="24"/>
          <w:szCs w:val="24"/>
        </w:rPr>
        <w:t>p</w:t>
      </w:r>
      <w:r>
        <w:rPr>
          <w:rFonts w:ascii="Liberation Serif" w:hAnsi="Liberation Serif"/>
          <w:color w:val="000000"/>
          <w:spacing w:val="0"/>
          <w:sz w:val="24"/>
          <w:szCs w:val="24"/>
        </w:rPr>
        <w:t xml:space="preserve">ensamento fragmentado está circunscrito a um pequeno conjunto de elementos muito mais restritos aos efeitos dos sentidos atuantes do que a elementos de memória e menos sujeitos à interpretações lógicas racionais e sentimentais. </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Como ele é meramente reativo, tende a se manifestar unicamente diante de um estímulo repetitivo por similaridade espacial e ou temporal e sazonal </w:t>
      </w:r>
      <w:r>
        <w:rPr>
          <w:rFonts w:ascii="Liberation Serif" w:hAnsi="Liberation Serif"/>
          <w:color w:val="000000"/>
          <w:spacing w:val="0"/>
          <w:sz w:val="24"/>
          <w:szCs w:val="24"/>
        </w:rPr>
        <w:t xml:space="preserve">e por </w:t>
      </w:r>
      <w:r>
        <w:rPr>
          <w:rFonts w:ascii="Liberation Serif" w:hAnsi="Liberation Serif"/>
          <w:b/>
          <w:bCs/>
          <w:color w:val="000000"/>
          <w:spacing w:val="0"/>
          <w:sz w:val="24"/>
          <w:szCs w:val="24"/>
        </w:rPr>
        <w:t>reconhecimento de padrões</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 xml:space="preserve">O que o distingue de um evento </w:t>
      </w:r>
      <w:r>
        <w:rPr>
          <w:rFonts w:ascii="Liberation Serif" w:hAnsi="Liberation Serif"/>
          <w:color w:val="000000"/>
          <w:spacing w:val="0"/>
          <w:sz w:val="24"/>
          <w:szCs w:val="24"/>
        </w:rPr>
        <w:t xml:space="preserve">puramente </w:t>
      </w:r>
      <w:r>
        <w:rPr>
          <w:rFonts w:ascii="Liberation Serif" w:hAnsi="Liberation Serif"/>
          <w:color w:val="000000"/>
          <w:spacing w:val="0"/>
          <w:sz w:val="24"/>
          <w:szCs w:val="24"/>
        </w:rPr>
        <w:t>instintivo é o fato de tê-lo aprendido por experimentação d</w:t>
      </w:r>
      <w:r>
        <w:rPr>
          <w:rFonts w:ascii="Liberation Serif" w:hAnsi="Liberation Serif"/>
          <w:color w:val="000000"/>
          <w:spacing w:val="0"/>
          <w:sz w:val="24"/>
          <w:szCs w:val="24"/>
        </w:rPr>
        <w:t>urante a</w:t>
      </w:r>
      <w:r>
        <w:rPr>
          <w:rFonts w:ascii="Liberation Serif" w:hAnsi="Liberation Serif"/>
          <w:color w:val="000000"/>
          <w:spacing w:val="0"/>
          <w:sz w:val="24"/>
          <w:szCs w:val="24"/>
        </w:rPr>
        <w:t xml:space="preserve"> vida.</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A medida que a espécie animal inferior se desenvolve começam a aparecer observações ou pistas de um tipo de pensamento algo mais elaborado que pode se confundir com os princípios da razão através de mecanismos de raciocínio. </w:t>
      </w:r>
      <w:r>
        <w:rPr>
          <w:rFonts w:ascii="Liberation Serif" w:hAnsi="Liberation Serif"/>
          <w:color w:val="000000"/>
          <w:spacing w:val="0"/>
          <w:sz w:val="24"/>
          <w:szCs w:val="24"/>
        </w:rPr>
        <w:t>Entretanto</w:t>
      </w:r>
      <w:r>
        <w:rPr>
          <w:rFonts w:ascii="Liberation Serif" w:hAnsi="Liberation Serif"/>
          <w:color w:val="000000"/>
          <w:spacing w:val="0"/>
          <w:sz w:val="24"/>
          <w:szCs w:val="24"/>
        </w:rPr>
        <w:t xml:space="preserve"> as pesquisas ci</w:t>
      </w:r>
      <w:r>
        <w:rPr>
          <w:rFonts w:ascii="Liberation Serif" w:hAnsi="Liberation Serif"/>
          <w:color w:val="000000"/>
          <w:spacing w:val="0"/>
          <w:sz w:val="24"/>
          <w:szCs w:val="24"/>
        </w:rPr>
        <w:t>entíficas</w:t>
      </w:r>
      <w:r>
        <w:rPr>
          <w:rFonts w:ascii="Liberation Serif" w:hAnsi="Liberation Serif"/>
          <w:color w:val="000000"/>
          <w:spacing w:val="0"/>
          <w:sz w:val="24"/>
          <w:szCs w:val="24"/>
        </w:rPr>
        <w:t xml:space="preserve"> ainda não encontraram evidências cabais para </w:t>
      </w:r>
      <w:r>
        <w:rPr>
          <w:rFonts w:ascii="Liberation Serif" w:hAnsi="Liberation Serif"/>
          <w:color w:val="000000"/>
          <w:spacing w:val="0"/>
          <w:sz w:val="24"/>
          <w:szCs w:val="24"/>
        </w:rPr>
        <w:t xml:space="preserve">que se </w:t>
      </w:r>
      <w:r>
        <w:rPr>
          <w:rFonts w:ascii="Liberation Serif" w:hAnsi="Liberation Serif"/>
          <w:color w:val="000000"/>
          <w:spacing w:val="0"/>
          <w:sz w:val="24"/>
          <w:szCs w:val="24"/>
        </w:rPr>
        <w:t>po</w:t>
      </w:r>
      <w:r>
        <w:rPr>
          <w:rFonts w:ascii="Liberation Serif" w:hAnsi="Liberation Serif"/>
          <w:color w:val="000000"/>
          <w:spacing w:val="0"/>
          <w:sz w:val="24"/>
          <w:szCs w:val="24"/>
        </w:rPr>
        <w:t>ssa</w:t>
      </w:r>
      <w:r>
        <w:rPr>
          <w:rFonts w:ascii="Liberation Serif" w:hAnsi="Liberation Serif"/>
          <w:color w:val="000000"/>
          <w:spacing w:val="0"/>
          <w:sz w:val="24"/>
          <w:szCs w:val="24"/>
        </w:rPr>
        <w:t xml:space="preserve"> afirmar isso.</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Entretanto na espécie humana, baseados em achados arquelógicos e pré-históricos, pode-se deduzir que em um determinado momento da sua evolução como espécie, o homem se desvia evolutivamente se destacando diferentemente em comparação à evolução de outros animais mamíferos, outros primatas por exemplo, até então </w:t>
      </w:r>
      <w:r>
        <w:rPr>
          <w:rFonts w:ascii="Liberation Serif" w:hAnsi="Liberation Serif"/>
          <w:color w:val="000000"/>
          <w:spacing w:val="0"/>
          <w:sz w:val="24"/>
          <w:szCs w:val="24"/>
        </w:rPr>
        <w:t>e</w:t>
      </w:r>
      <w:r>
        <w:rPr>
          <w:rFonts w:ascii="Liberation Serif" w:hAnsi="Liberation Serif"/>
          <w:color w:val="000000"/>
          <w:spacing w:val="0"/>
          <w:sz w:val="24"/>
          <w:szCs w:val="24"/>
        </w:rPr>
        <w:t xml:space="preserve"> àquela época semelhantes. </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Por isso destacamos que nossa abordagem aqui se refere ao desenvolvimento evolutivo do pensamento na espécie humana, não necessariamente considerando que esta tenha sido semelhante ou a mesma nos outros animais inferiores, mormente nas etapas iniciais da evolução. Outrossim, deveriam existir outros animais com evolução racional parecidas aos dos seres humanos.</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Porque, por exemplo, não encontramos seres racionais no mundo marinho, já que esse é um ecossistema bastante isolado do mundo terrestre? </w:t>
      </w:r>
      <w:r>
        <w:rPr>
          <w:rFonts w:ascii="Liberation Serif" w:hAnsi="Liberation Serif"/>
          <w:color w:val="000000"/>
          <w:spacing w:val="0"/>
          <w:sz w:val="24"/>
          <w:szCs w:val="24"/>
        </w:rPr>
        <w:t>Porque o ambiente marinho é mais estável, pode ser uma resposta.</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Nessa vertente, já em uma abordagem mais humana, o raciocínio aparece evolutivamente paralelamente também com as primeiras manifestações de sensações mais elaboradas como princípio para o desenvolvimento do sentimento.</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Por isso, </w:t>
      </w:r>
      <w:r>
        <w:rPr>
          <w:rFonts w:ascii="Liberation Serif" w:hAnsi="Liberation Serif"/>
          <w:color w:val="000000"/>
          <w:spacing w:val="0"/>
          <w:sz w:val="24"/>
          <w:szCs w:val="24"/>
        </w:rPr>
        <w:t xml:space="preserve">mais atrás já fizemos </w:t>
      </w:r>
      <w:r>
        <w:rPr>
          <w:rFonts w:ascii="Liberation Serif" w:hAnsi="Liberation Serif"/>
          <w:color w:val="000000"/>
          <w:spacing w:val="0"/>
          <w:sz w:val="24"/>
          <w:szCs w:val="24"/>
        </w:rPr>
        <w:t xml:space="preserve">distinção entre pensamento e sentimento, uma vez que, em essência, o sentimento prescinde da necessidade expressa do pensamento em sua </w:t>
      </w:r>
      <w:r>
        <w:rPr>
          <w:rFonts w:ascii="Liberation Serif" w:hAnsi="Liberation Serif"/>
          <w:color w:val="000000"/>
          <w:spacing w:val="0"/>
          <w:sz w:val="24"/>
          <w:szCs w:val="24"/>
        </w:rPr>
        <w:t>manifestação</w:t>
      </w:r>
      <w:r>
        <w:rPr>
          <w:rFonts w:ascii="Liberation Serif" w:hAnsi="Liberation Serif"/>
          <w:color w:val="000000"/>
          <w:spacing w:val="0"/>
          <w:sz w:val="24"/>
          <w:szCs w:val="24"/>
        </w:rPr>
        <w:t xml:space="preserve"> como sendo a elaboração de ideias coligadas. O sentimento pode existir mesmo desde o nível subconsciente, sem a necessidade de uma causa cognitivamente identificada por parte do senciente. </w:t>
      </w:r>
      <w:r>
        <w:rPr>
          <w:rFonts w:ascii="Liberation Serif" w:hAnsi="Liberation Serif"/>
          <w:color w:val="000000"/>
          <w:spacing w:val="0"/>
          <w:sz w:val="24"/>
          <w:szCs w:val="24"/>
        </w:rPr>
        <w:t xml:space="preserve">Ele se apresenta de forma atemporal e em paralelo aos processos do pensamento </w:t>
      </w:r>
      <w:r>
        <w:rPr>
          <w:rFonts w:ascii="Liberation Serif" w:hAnsi="Liberation Serif"/>
          <w:color w:val="000000"/>
          <w:spacing w:val="0"/>
          <w:sz w:val="24"/>
          <w:szCs w:val="24"/>
        </w:rPr>
        <w:t xml:space="preserve">articulado </w:t>
      </w:r>
      <w:r>
        <w:rPr>
          <w:rFonts w:ascii="Liberation Serif" w:hAnsi="Liberation Serif"/>
          <w:color w:val="000000"/>
          <w:spacing w:val="0"/>
          <w:sz w:val="24"/>
          <w:szCs w:val="24"/>
        </w:rPr>
        <w:t xml:space="preserve">mecanicista. </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Ainda, com relação à existência ou não de sensações e sentimentos nos animais, o assunto é também controverso.</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Notadamente com animais domésticos de estimação, costumam-se referir sentimentos de ciúmes, inveja, egoísmo, rancor, raiva, tristeza, saudade, assim como empatia, fidelidade, ternura, entre outros.</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Isso </w:t>
      </w:r>
      <w:r>
        <w:rPr>
          <w:rFonts w:ascii="Liberation Serif" w:hAnsi="Liberation Serif"/>
          <w:color w:val="000000"/>
          <w:spacing w:val="0"/>
          <w:sz w:val="24"/>
          <w:szCs w:val="24"/>
        </w:rPr>
        <w:t>p</w:t>
      </w:r>
      <w:r>
        <w:rPr>
          <w:rFonts w:ascii="Liberation Serif" w:hAnsi="Liberation Serif"/>
          <w:color w:val="000000"/>
          <w:spacing w:val="0"/>
          <w:sz w:val="24"/>
          <w:szCs w:val="24"/>
        </w:rPr>
        <w:t xml:space="preserve">osto, </w:t>
      </w:r>
      <w:r>
        <w:rPr>
          <w:rFonts w:ascii="Liberation Serif" w:hAnsi="Liberation Serif"/>
          <w:color w:val="000000"/>
          <w:spacing w:val="0"/>
          <w:sz w:val="24"/>
          <w:szCs w:val="24"/>
        </w:rPr>
        <w:t xml:space="preserve">gradativamente o pensamento fragmentário se estende até começar a encorporar continuidade e correlação para permitir possamos categorizá-lo como </w:t>
      </w:r>
      <w:r>
        <w:rPr>
          <w:rFonts w:ascii="Liberation Serif" w:hAnsi="Liberation Serif"/>
          <w:b/>
          <w:bCs/>
          <w:color w:val="000000"/>
          <w:spacing w:val="0"/>
          <w:sz w:val="24"/>
          <w:szCs w:val="24"/>
        </w:rPr>
        <w:t>raciocínio</w:t>
      </w:r>
      <w:r>
        <w:rPr>
          <w:rFonts w:ascii="Liberation Serif" w:hAnsi="Liberation Serif"/>
          <w:color w:val="000000"/>
          <w:spacing w:val="0"/>
          <w:sz w:val="24"/>
          <w:szCs w:val="24"/>
        </w:rPr>
        <w:t xml:space="preserve"> propriamente dito. </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Em sua manifestação mais </w:t>
      </w:r>
      <w:r>
        <w:rPr>
          <w:rFonts w:ascii="Liberation Serif" w:hAnsi="Liberation Serif"/>
          <w:b/>
          <w:bCs/>
          <w:color w:val="000000"/>
          <w:spacing w:val="0"/>
          <w:sz w:val="24"/>
          <w:szCs w:val="24"/>
        </w:rPr>
        <w:t>simples,</w:t>
      </w:r>
      <w:r>
        <w:rPr>
          <w:rFonts w:ascii="Liberation Serif" w:hAnsi="Liberation Serif"/>
          <w:color w:val="000000"/>
          <w:spacing w:val="0"/>
          <w:sz w:val="24"/>
          <w:szCs w:val="24"/>
        </w:rPr>
        <w:t xml:space="preserve"> inicialmente, começa fazer uso mais amplo dos mecanismos de memória e dos processos correlacionais e por reconhecimento de padrões.</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Na pré história humana, essa fase coincide com as primeiras manifestações do uso de ferramentas rudimentares, aproveitadas como eram encontradas na natureza ou pouco adaptadas como as pedras lascadas, por exemplo. A vida comunitária em pequenos grupos nômades </w:t>
      </w:r>
      <w:r>
        <w:rPr>
          <w:rFonts w:ascii="Liberation Serif" w:hAnsi="Liberation Serif"/>
          <w:color w:val="000000"/>
          <w:spacing w:val="0"/>
          <w:sz w:val="24"/>
          <w:szCs w:val="24"/>
        </w:rPr>
        <w:t>que</w:t>
      </w:r>
      <w:r>
        <w:rPr>
          <w:rFonts w:ascii="Liberation Serif" w:hAnsi="Liberation Serif"/>
          <w:color w:val="000000"/>
          <w:spacing w:val="0"/>
          <w:sz w:val="24"/>
          <w:szCs w:val="24"/>
        </w:rPr>
        <w:t xml:space="preserve"> caminhavam em busca de recursos e facilitadores ambientais, contornando os reveses sazonais e climáticos.</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Essa diversidade de ambientes resultam acumular estímulos diversos que colaboraram com o processo de aprendizagem e desenvolvimento da inteligência e linguagem.</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A fase a que chamamos de </w:t>
      </w:r>
      <w:r>
        <w:rPr>
          <w:rFonts w:ascii="Liberation Serif" w:hAnsi="Liberation Serif"/>
          <w:b/>
          <w:bCs/>
          <w:color w:val="000000"/>
          <w:spacing w:val="0"/>
          <w:sz w:val="24"/>
          <w:szCs w:val="24"/>
        </w:rPr>
        <w:t>razão</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complexa</w:t>
      </w:r>
      <w:r>
        <w:rPr>
          <w:rFonts w:ascii="Liberation Serif" w:hAnsi="Liberation Serif"/>
          <w:color w:val="000000"/>
          <w:spacing w:val="0"/>
          <w:sz w:val="24"/>
          <w:szCs w:val="24"/>
        </w:rPr>
        <w:t>, caracterizada pelo aparecimento da linguagem, em princípio quase que puramente oral e gestual e um pouco mais tarde ainda em seu princípio talvez simbolizados por pictogramas rupestres, como os encontrados pela arqueologia nas paredes de cavernas e encostas, começamos a utilizar e a colocar em prática os princípios da comunicação.</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Esse exercício proporcionou a extensão para a experimentação do uso da razão, permitindo a utilização de ferramentas ilustrativas para visualização concreta de uma linha de pensamento ou raciocínio mais extensa e complexa. </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Mais desenvolvido passamos à capacidade de extrapolar os limites do raciocínio convencional atingindo a etapa de </w:t>
      </w:r>
      <w:r>
        <w:rPr>
          <w:rFonts w:ascii="Liberation Serif" w:hAnsi="Liberation Serif"/>
          <w:b/>
          <w:bCs/>
          <w:color w:val="000000"/>
          <w:spacing w:val="0"/>
          <w:sz w:val="24"/>
          <w:szCs w:val="24"/>
        </w:rPr>
        <w:t>raciocínio</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disruptivo</w:t>
      </w:r>
      <w:r>
        <w:rPr>
          <w:rFonts w:ascii="Liberation Serif" w:hAnsi="Liberation Serif"/>
          <w:color w:val="000000"/>
          <w:spacing w:val="0"/>
          <w:sz w:val="24"/>
          <w:szCs w:val="24"/>
        </w:rPr>
        <w:t xml:space="preserve">, ao que apelidei de </w:t>
      </w:r>
      <w:r>
        <w:rPr>
          <w:rFonts w:ascii="Liberation Serif" w:hAnsi="Liberation Serif"/>
          <w:b/>
          <w:bCs/>
          <w:color w:val="000000"/>
          <w:spacing w:val="0"/>
          <w:sz w:val="24"/>
          <w:szCs w:val="24"/>
        </w:rPr>
        <w:t>disruptocínio</w:t>
      </w:r>
      <w:r>
        <w:rPr>
          <w:rFonts w:ascii="Liberation Serif" w:hAnsi="Liberation Serif"/>
          <w:color w:val="000000"/>
          <w:spacing w:val="0"/>
          <w:sz w:val="24"/>
          <w:szCs w:val="24"/>
        </w:rPr>
        <w:t xml:space="preserve">, se me permitem o neologismo. </w:t>
      </w:r>
      <w:r>
        <w:rPr>
          <w:rFonts w:ascii="Liberation Serif" w:hAnsi="Liberation Serif"/>
          <w:color w:val="000000"/>
          <w:spacing w:val="0"/>
          <w:sz w:val="24"/>
          <w:szCs w:val="24"/>
        </w:rPr>
        <w:t>Este q</w:t>
      </w:r>
      <w:r>
        <w:rPr>
          <w:rFonts w:ascii="Liberation Serif" w:hAnsi="Liberation Serif"/>
          <w:color w:val="000000"/>
          <w:spacing w:val="0"/>
          <w:sz w:val="24"/>
          <w:szCs w:val="24"/>
        </w:rPr>
        <w:t>ue pode englobar em princípio a contextualização do raciocínio dinâmico e, mais avançado, como criador.</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O “disruptocínio” implica a capacidade de desenvolver uma linha de raciocínio, que muito embora possa ter por princípio uma ideia ou linha de raciocínio inicial, gere uma nova linha de raciocínio que não tenha nenhuma correlação formal com a linha originária. É portanto uma dedução no sentido filosófico de Aristóteles. “Raciocínio segundo o qual, postas certas coisas, outra coisa se lhes seguem, necessariamente, só pelo fato de serem postas.” Sem nenhuma outra correlação encontrável. Notavelmente, Essa nova coisa tem sua própria lógica, independente da anterior, mas que tem por essa sua </w:t>
      </w:r>
      <w:r>
        <w:rPr>
          <w:rFonts w:ascii="Liberation Serif" w:hAnsi="Liberation Serif"/>
          <w:color w:val="000000"/>
          <w:spacing w:val="0"/>
          <w:sz w:val="24"/>
          <w:szCs w:val="24"/>
        </w:rPr>
        <w:t>razão</w:t>
      </w:r>
      <w:r>
        <w:rPr>
          <w:rFonts w:ascii="Liberation Serif" w:hAnsi="Liberation Serif"/>
          <w:color w:val="000000"/>
          <w:spacing w:val="0"/>
          <w:sz w:val="24"/>
          <w:szCs w:val="24"/>
        </w:rPr>
        <w:t xml:space="preserve"> de ser.</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É mais fácil compreender quando se busca algo efetivamente novo ou diferente daquilo que se preconizou por linha de raciocínio inicial. Está, por isso, ligado à essência da inovação e da criação.</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São aquelas ideias, que muitas vezes reputamos por geniais, e que nos suscitam aquela indagação: “Porque ninguém nunca pensou nisso antes?”.</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De fato, a origem </w:t>
      </w:r>
      <w:r>
        <w:rPr>
          <w:rFonts w:ascii="Liberation Serif" w:hAnsi="Liberation Serif"/>
          <w:color w:val="000000"/>
          <w:spacing w:val="0"/>
          <w:sz w:val="24"/>
          <w:szCs w:val="24"/>
        </w:rPr>
        <w:t xml:space="preserve">da identificação </w:t>
      </w:r>
      <w:r>
        <w:rPr>
          <w:rFonts w:ascii="Liberation Serif" w:hAnsi="Liberation Serif"/>
          <w:color w:val="000000"/>
          <w:spacing w:val="0"/>
          <w:sz w:val="24"/>
          <w:szCs w:val="24"/>
        </w:rPr>
        <w:t>do disruptocínio tem sua expressão através d</w:t>
      </w:r>
      <w:r>
        <w:rPr>
          <w:rFonts w:ascii="Liberation Serif" w:hAnsi="Liberation Serif"/>
          <w:color w:val="000000"/>
          <w:spacing w:val="0"/>
          <w:sz w:val="24"/>
          <w:szCs w:val="24"/>
        </w:rPr>
        <w:t>a percepção do</w:t>
      </w:r>
      <w:r>
        <w:rPr>
          <w:rFonts w:ascii="Liberation Serif" w:hAnsi="Liberation Serif"/>
          <w:color w:val="000000"/>
          <w:spacing w:val="0"/>
          <w:sz w:val="24"/>
          <w:szCs w:val="24"/>
        </w:rPr>
        <w:t xml:space="preserve"> pensamento em um âmbito mais profundo, ainda antes da articulação simbólica da linguagem. </w:t>
      </w:r>
      <w:r>
        <w:rPr>
          <w:rFonts w:ascii="Liberation Serif" w:hAnsi="Liberation Serif"/>
          <w:color w:val="000000"/>
          <w:spacing w:val="0"/>
          <w:sz w:val="24"/>
          <w:szCs w:val="24"/>
        </w:rPr>
        <w:t>P</w:t>
      </w:r>
      <w:r>
        <w:rPr>
          <w:rFonts w:ascii="Liberation Serif" w:hAnsi="Liberation Serif"/>
          <w:color w:val="000000"/>
          <w:spacing w:val="0"/>
          <w:sz w:val="24"/>
          <w:szCs w:val="24"/>
        </w:rPr>
        <w:t xml:space="preserve">or isso, trás em si a ilusão de que é inédito ou inovador. </w:t>
      </w:r>
      <w:r>
        <w:rPr>
          <w:rFonts w:ascii="Liberation Serif" w:hAnsi="Liberation Serif"/>
          <w:color w:val="000000"/>
          <w:spacing w:val="0"/>
          <w:sz w:val="24"/>
          <w:szCs w:val="24"/>
        </w:rPr>
        <w:t>Pode ser que por essa razão de fato não exista no contexto que apresenta por razão de ser, uma vez que não se pode ainda encontrar evidências positivas de sua existência independente.</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São muitas ainda as incógnitas não respondidas, inclusive as relacionadas com intuição, ou transmissão do pensamento, por exemplo. </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Então, deixemos esse tema em suspensão de discussões mais contundentes, mesmo em nível filosófico.</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shd w:fill="FFFF00" w:val="clear"/>
        </w:rPr>
      </w:pPr>
      <w:r>
        <w:rPr>
          <w:rFonts w:ascii="Liberation Serif" w:hAnsi="Liberation Serif"/>
          <w:color w:val="000000"/>
          <w:spacing w:val="0"/>
          <w:sz w:val="24"/>
          <w:szCs w:val="24"/>
          <w:shd w:fill="FFFF00" w:val="clear"/>
        </w:rPr>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r>
      <w:r>
        <w:br w:type="page"/>
      </w:r>
    </w:p>
    <w:p>
      <w:pPr>
        <w:pStyle w:val="Heading1"/>
        <w:spacing w:before="0" w:after="0"/>
        <w:ind w:firstLine="680" w:left="0"/>
        <w:contextualSpacing/>
        <w:rPr/>
      </w:pPr>
      <w:bookmarkStart w:id="75" w:name="__RefHeading___Toc3503_2209441386"/>
      <w:bookmarkEnd w:id="75"/>
      <w:r>
        <w:rPr/>
        <w:t xml:space="preserve">Pensamento </w:t>
      </w:r>
      <w:r>
        <w:rPr/>
        <w:t>C</w:t>
      </w:r>
      <w:r>
        <w:rPr/>
        <w:t xml:space="preserve">ognitivo </w:t>
      </w:r>
      <w:r>
        <w:rPr/>
        <w:t>A</w:t>
      </w:r>
      <w:r>
        <w:rPr/>
        <w:t>rticulado</w:t>
      </w:r>
      <w:r>
        <w:rPr/>
        <w:t>.</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r>
      <w:r>
        <mc:AlternateContent>
          <mc:Choice Requires="wps">
            <w:drawing>
              <wp:anchor behindDoc="0" distT="0" distB="0" distL="0" distR="0" simplePos="0" locked="0" layoutInCell="0" allowOverlap="1" relativeHeight="22">
                <wp:simplePos x="0" y="0"/>
                <wp:positionH relativeFrom="column">
                  <wp:posOffset>54610</wp:posOffset>
                </wp:positionH>
                <wp:positionV relativeFrom="paragraph">
                  <wp:posOffset>387985</wp:posOffset>
                </wp:positionV>
                <wp:extent cx="6120130" cy="4292600"/>
                <wp:effectExtent l="0" t="0" r="0" b="0"/>
                <wp:wrapSquare wrapText="largest"/>
                <wp:docPr id="90" name="Quadro15"/>
                <a:graphic xmlns:a="http://schemas.openxmlformats.org/drawingml/2006/main">
                  <a:graphicData uri="http://schemas.microsoft.com/office/word/2010/wordprocessingShape">
                    <wps:wsp>
                      <wps:cNvSpPr txBox="1"/>
                      <wps:spPr>
                        <a:xfrm>
                          <a:off x="0" y="0"/>
                          <a:ext cx="6120130" cy="4292600"/>
                        </a:xfrm>
                        <a:prstGeom prst="rect"/>
                        <a:solidFill>
                          <a:srgbClr val="FFFFFF"/>
                        </a:solidFill>
                      </wps:spPr>
                      <wps:txbx>
                        <w:txbxContent>
                          <w:p>
                            <w:pPr>
                              <w:pStyle w:val="Figura"/>
                              <w:spacing w:before="120" w:after="120"/>
                              <w:rPr/>
                            </w:pPr>
                            <w:r>
                              <w:rPr/>
                              <w:drawing>
                                <wp:inline distT="0" distB="0" distL="0" distR="0">
                                  <wp:extent cx="6113145" cy="3960495"/>
                                  <wp:effectExtent l="0" t="0" r="0" b="0"/>
                                  <wp:docPr id="91" name="Pensamento cognitivo articulado"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ensamento cognitivo articulado" descr=""/>
                                          <pic:cNvPicPr>
                                            <a:picLocks noChangeAspect="1" noChangeArrowheads="1"/>
                                          </pic:cNvPicPr>
                                        </pic:nvPicPr>
                                        <pic:blipFill>
                                          <a:blip r:embed="rId88"/>
                                          <a:stretch>
                                            <a:fillRect/>
                                          </a:stretch>
                                        </pic:blipFill>
                                        <pic:spPr bwMode="auto">
                                          <a:xfrm>
                                            <a:off x="0" y="0"/>
                                            <a:ext cx="6113145" cy="396049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17</w:t>
                            </w:r>
                            <w:r>
                              <w:rPr/>
                              <w:fldChar w:fldCharType="end"/>
                            </w:r>
                            <w:r>
                              <w:rPr/>
                              <w:t>: Modelo de Processamento do Pensamento Cognitivo.</w:t>
                            </w:r>
                          </w:p>
                        </w:txbxContent>
                      </wps:txbx>
                      <wps:bodyPr anchor="t" lIns="0" tIns="0" rIns="0" bIns="0">
                        <a:noAutofit/>
                      </wps:bodyPr>
                    </wps:wsp>
                  </a:graphicData>
                </a:graphic>
              </wp:anchor>
            </w:drawing>
          </mc:Choice>
          <mc:Fallback>
            <w:pict>
              <v:rect style="position:absolute;rotation:-0;width:481.9pt;height:338pt;mso-wrap-distance-left:0pt;mso-wrap-distance-right:0pt;mso-wrap-distance-top:0pt;mso-wrap-distance-bottom:0pt;margin-top:30.55pt;mso-position-vertical-relative:text;margin-left:4.3pt;mso-position-horizontal-relative:text">
                <v:textbox inset="0in,0in,0in,0in">
                  <w:txbxContent>
                    <w:p>
                      <w:pPr>
                        <w:pStyle w:val="Figura"/>
                        <w:spacing w:before="120" w:after="120"/>
                        <w:rPr/>
                      </w:pPr>
                      <w:r>
                        <w:rPr/>
                        <w:drawing>
                          <wp:inline distT="0" distB="0" distL="0" distR="0">
                            <wp:extent cx="6113145" cy="3960495"/>
                            <wp:effectExtent l="0" t="0" r="0" b="0"/>
                            <wp:docPr id="92" name="Pensamento cognitivo articulado"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ensamento cognitivo articulado" descr=""/>
                                    <pic:cNvPicPr>
                                      <a:picLocks noChangeAspect="1" noChangeArrowheads="1"/>
                                    </pic:cNvPicPr>
                                  </pic:nvPicPr>
                                  <pic:blipFill>
                                    <a:blip r:embed="rId89"/>
                                    <a:stretch>
                                      <a:fillRect/>
                                    </a:stretch>
                                  </pic:blipFill>
                                  <pic:spPr bwMode="auto">
                                    <a:xfrm>
                                      <a:off x="0" y="0"/>
                                      <a:ext cx="6113145" cy="3960495"/>
                                    </a:xfrm>
                                    <a:prstGeom prst="rect">
                                      <a:avLst/>
                                    </a:prstGeom>
                                    <a:noFill/>
                                  </pic:spPr>
                                </pic:pic>
                              </a:graphicData>
                            </a:graphic>
                          </wp:inline>
                        </w:drawing>
                        <w:t xml:space="preserve">Figura </w:t>
                      </w:r>
                      <w:r>
                        <w:rPr/>
                        <w:fldChar w:fldCharType="begin"/>
                      </w:r>
                      <w:r>
                        <w:rPr/>
                        <w:instrText xml:space="preserve"> SEQ Figura \* ARABIC </w:instrText>
                      </w:r>
                      <w:r>
                        <w:rPr/>
                        <w:fldChar w:fldCharType="separate"/>
                      </w:r>
                      <w:r>
                        <w:rPr/>
                        <w:t>17</w:t>
                      </w:r>
                      <w:r>
                        <w:rPr/>
                        <w:fldChar w:fldCharType="end"/>
                      </w:r>
                      <w:r>
                        <w:rPr/>
                        <w:t>: Modelo de Processamento do Pensamento Cognitivo.</w:t>
                      </w:r>
                    </w:p>
                  </w:txbxContent>
                </v:textbox>
                <w10:wrap type="square" side="largest"/>
              </v:rect>
            </w:pict>
          </mc:Fallback>
        </mc:AlternateConten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b w:val="false"/>
          <w:i w:val="false"/>
          <w:caps w:val="false"/>
          <w:smallCaps w:val="false"/>
          <w:color w:val="000000"/>
          <w:spacing w:val="0"/>
          <w:sz w:val="24"/>
          <w:szCs w:val="24"/>
        </w:rPr>
        <w:t>O</w:t>
      </w:r>
      <w:r>
        <w:rPr>
          <w:rFonts w:ascii="Liberation Serif" w:hAnsi="Liberation Serif"/>
          <w:b w:val="false"/>
          <w:i w:val="false"/>
          <w:caps w:val="false"/>
          <w:smallCaps w:val="false"/>
          <w:color w:val="24292F"/>
          <w:spacing w:val="0"/>
          <w:sz w:val="24"/>
          <w:szCs w:val="24"/>
        </w:rPr>
        <w:t xml:space="preserve"> pensamento </w:t>
      </w:r>
      <w:r>
        <w:rPr>
          <w:rFonts w:ascii="Liberation Serif" w:hAnsi="Liberation Serif"/>
          <w:b w:val="false"/>
          <w:i w:val="false"/>
          <w:caps w:val="false"/>
          <w:smallCaps w:val="false"/>
          <w:color w:val="24292F"/>
          <w:spacing w:val="0"/>
          <w:sz w:val="24"/>
          <w:szCs w:val="24"/>
        </w:rPr>
        <w:t>é</w:t>
      </w:r>
      <w:r>
        <w:rPr>
          <w:rFonts w:ascii="Liberation Serif" w:hAnsi="Liberation Serif"/>
          <w:b w:val="false"/>
          <w:i w:val="false"/>
          <w:caps w:val="false"/>
          <w:smallCaps w:val="false"/>
          <w:color w:val="24292F"/>
          <w:spacing w:val="0"/>
          <w:sz w:val="24"/>
          <w:szCs w:val="24"/>
        </w:rPr>
        <w:t xml:space="preserve"> normalmente conceituado como</w:t>
      </w:r>
      <w:r>
        <w:rPr>
          <w:rFonts w:ascii="Liberation Serif" w:hAnsi="Liberation Serif"/>
          <w:b w:val="false"/>
          <w:i w:val="false"/>
          <w:caps w:val="false"/>
          <w:smallCaps w:val="false"/>
          <w:color w:val="24292F"/>
          <w:spacing w:val="0"/>
          <w:sz w:val="24"/>
          <w:szCs w:val="24"/>
        </w:rPr>
        <w:t xml:space="preserve"> uma atividade mental que envolve a produção de ideias, conceitos e imagens mentais, </w:t>
      </w:r>
      <w:r>
        <w:rPr>
          <w:rFonts w:ascii="Liberation Serif" w:hAnsi="Liberation Serif"/>
          <w:b w:val="false"/>
          <w:i w:val="false"/>
          <w:caps w:val="false"/>
          <w:smallCaps w:val="false"/>
          <w:color w:val="24292F"/>
          <w:spacing w:val="0"/>
          <w:sz w:val="24"/>
          <w:szCs w:val="24"/>
        </w:rPr>
        <w:t>que pode</w:t>
      </w:r>
      <w:r>
        <w:rPr>
          <w:rFonts w:ascii="Liberation Serif" w:hAnsi="Liberation Serif"/>
          <w:b w:val="false"/>
          <w:i w:val="false"/>
          <w:caps w:val="false"/>
          <w:smallCaps w:val="false"/>
          <w:color w:val="24292F"/>
          <w:spacing w:val="0"/>
          <w:sz w:val="24"/>
          <w:szCs w:val="24"/>
        </w:rPr>
        <w:t>m</w:t>
      </w:r>
      <w:r>
        <w:rPr>
          <w:rFonts w:ascii="Liberation Serif" w:hAnsi="Liberation Serif"/>
          <w:b w:val="false"/>
          <w:i w:val="false"/>
          <w:caps w:val="false"/>
          <w:smallCaps w:val="false"/>
          <w:color w:val="24292F"/>
          <w:spacing w:val="0"/>
          <w:sz w:val="24"/>
          <w:szCs w:val="24"/>
        </w:rPr>
        <w:t xml:space="preserve"> ser consciente</w:t>
      </w:r>
      <w:r>
        <w:rPr>
          <w:rFonts w:ascii="Liberation Serif" w:hAnsi="Liberation Serif"/>
          <w:b w:val="false"/>
          <w:i w:val="false"/>
          <w:caps w:val="false"/>
          <w:smallCaps w:val="false"/>
          <w:color w:val="24292F"/>
          <w:spacing w:val="0"/>
          <w:sz w:val="24"/>
          <w:szCs w:val="24"/>
        </w:rPr>
        <w:t>s</w:t>
      </w:r>
      <w:r>
        <w:rPr>
          <w:rFonts w:ascii="Liberation Serif" w:hAnsi="Liberation Serif"/>
          <w:b w:val="false"/>
          <w:i w:val="false"/>
          <w:caps w:val="false"/>
          <w:smallCaps w:val="false"/>
          <w:color w:val="24292F"/>
          <w:spacing w:val="0"/>
          <w:sz w:val="24"/>
          <w:szCs w:val="24"/>
        </w:rPr>
        <w:t xml:space="preserve"> ou inconsciente</w:t>
      </w:r>
      <w:r>
        <w:rPr>
          <w:rFonts w:ascii="Liberation Serif" w:hAnsi="Liberation Serif"/>
          <w:b w:val="false"/>
          <w:i w:val="false"/>
          <w:caps w:val="false"/>
          <w:smallCaps w:val="false"/>
          <w:color w:val="24292F"/>
          <w:spacing w:val="0"/>
          <w:sz w:val="24"/>
          <w:szCs w:val="24"/>
        </w:rPr>
        <w:t>s</w:t>
      </w:r>
      <w:r>
        <w:rPr>
          <w:rFonts w:ascii="Liberation Serif" w:hAnsi="Liberation Serif"/>
          <w:b w:val="false"/>
          <w:i w:val="false"/>
          <w:caps w:val="false"/>
          <w:smallCaps w:val="false"/>
          <w:color w:val="24292F"/>
          <w:spacing w:val="0"/>
          <w:sz w:val="24"/>
          <w:szCs w:val="24"/>
        </w:rPr>
        <w:t>,</w:t>
      </w:r>
      <w:r>
        <w:rPr>
          <w:rFonts w:ascii="Liberation Serif" w:hAnsi="Liberation Serif"/>
          <w:b w:val="false"/>
          <w:i w:val="false"/>
          <w:caps w:val="false"/>
          <w:smallCaps w:val="false"/>
          <w:color w:val="24292F"/>
          <w:spacing w:val="0"/>
          <w:sz w:val="24"/>
          <w:szCs w:val="24"/>
        </w:rPr>
        <w:t xml:space="preserve"> enquanto o raciocínio é a habilidade de analisar, comparar, inferir e tirar conclusões lógicas a partir das ideias </w:t>
      </w:r>
      <w:r>
        <w:rPr>
          <w:rFonts w:ascii="Liberation Serif" w:hAnsi="Liberation Serif"/>
          <w:b w:val="false"/>
          <w:i w:val="false"/>
          <w:caps w:val="false"/>
          <w:smallCaps w:val="false"/>
          <w:color w:val="24292F"/>
          <w:spacing w:val="0"/>
          <w:sz w:val="24"/>
          <w:szCs w:val="24"/>
        </w:rPr>
        <w:t>desenvolvidas apenas a nível consciente e</w:t>
      </w:r>
      <w:r>
        <w:rPr>
          <w:rFonts w:ascii="Liberation Serif" w:hAnsi="Liberation Serif"/>
          <w:b w:val="false"/>
          <w:i w:val="false"/>
          <w:caps w:val="false"/>
          <w:smallCaps w:val="false"/>
          <w:color w:val="24292F"/>
          <w:spacing w:val="0"/>
          <w:sz w:val="24"/>
          <w:szCs w:val="24"/>
        </w:rPr>
        <w:t xml:space="preserve"> produzidas pelo pensamento </w:t>
      </w:r>
      <w:r>
        <w:rPr>
          <w:rFonts w:ascii="Liberation Serif" w:hAnsi="Liberation Serif"/>
          <w:b w:val="false"/>
          <w:i w:val="false"/>
          <w:caps w:val="false"/>
          <w:smallCaps w:val="false"/>
          <w:color w:val="24292F"/>
          <w:spacing w:val="0"/>
          <w:sz w:val="24"/>
          <w:szCs w:val="24"/>
        </w:rPr>
        <w:t>articulado</w:t>
      </w:r>
      <w:r>
        <w:rPr>
          <w:rFonts w:ascii="Liberation Serif" w:hAnsi="Liberation Serif"/>
          <w:b w:val="false"/>
          <w:i w:val="false"/>
          <w:caps w:val="false"/>
          <w:smallCaps w:val="false"/>
          <w:color w:val="24292F"/>
          <w:spacing w:val="0"/>
          <w:sz w:val="24"/>
          <w:szCs w:val="24"/>
        </w:rPr>
        <w:t>.</w:t>
      </w:r>
    </w:p>
    <w:p>
      <w:pPr>
        <w:pStyle w:val="Estilopadrodedesenho"/>
        <w:bidi w:val="0"/>
        <w:spacing w:lineRule="atLeast" w:line="200" w:before="0" w:after="0"/>
        <w:ind w:firstLine="737" w:left="0" w:right="0"/>
        <w:contextualSpacing/>
        <w:jc w:val="both"/>
        <w:rPr>
          <w:b w:val="false"/>
          <w:i w:val="false"/>
          <w:caps w:val="false"/>
          <w:smallCaps w:val="false"/>
          <w:color w:val="24292F"/>
          <w:spacing w:val="0"/>
        </w:rPr>
      </w:pPr>
      <w:r>
        <w:rPr>
          <w:rFonts w:ascii="Liberation Serif" w:hAnsi="Liberation Serif"/>
          <w:sz w:val="24"/>
          <w:szCs w:val="24"/>
        </w:rPr>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b w:val="false"/>
          <w:i w:val="false"/>
          <w:caps w:val="false"/>
          <w:smallCaps w:val="false"/>
          <w:color w:val="24292F"/>
          <w:spacing w:val="0"/>
          <w:sz w:val="24"/>
          <w:szCs w:val="24"/>
        </w:rPr>
        <w:t>A</w:t>
      </w:r>
      <w:r>
        <w:rPr>
          <w:rFonts w:ascii="Liberation Serif" w:hAnsi="Liberation Serif"/>
          <w:color w:val="000000"/>
          <w:spacing w:val="0"/>
          <w:sz w:val="24"/>
          <w:szCs w:val="24"/>
        </w:rPr>
        <w:t xml:space="preserve">penas para construir uma linha de raciocínio nessa discussão, peço que </w:t>
      </w:r>
      <w:r>
        <w:rPr>
          <w:rFonts w:ascii="Liberation Serif" w:hAnsi="Liberation Serif"/>
          <w:color w:val="000000"/>
          <w:spacing w:val="0"/>
          <w:sz w:val="24"/>
          <w:szCs w:val="24"/>
        </w:rPr>
        <w:t>assumam</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nesse</w:t>
      </w:r>
      <w:r>
        <w:rPr>
          <w:rFonts w:ascii="Liberation Serif" w:hAnsi="Liberation Serif"/>
          <w:color w:val="000000"/>
          <w:spacing w:val="0"/>
          <w:sz w:val="24"/>
          <w:szCs w:val="24"/>
        </w:rPr>
        <w:t xml:space="preserve"> conte</w:t>
      </w:r>
      <w:r>
        <w:rPr>
          <w:rFonts w:ascii="Liberation Serif" w:hAnsi="Liberation Serif"/>
          <w:color w:val="000000"/>
          <w:spacing w:val="0"/>
          <w:sz w:val="24"/>
          <w:szCs w:val="24"/>
        </w:rPr>
        <w:t>x</w:t>
      </w:r>
      <w:r>
        <w:rPr>
          <w:rFonts w:ascii="Liberation Serif" w:hAnsi="Liberation Serif"/>
          <w:color w:val="000000"/>
          <w:spacing w:val="0"/>
          <w:sz w:val="24"/>
          <w:szCs w:val="24"/>
        </w:rPr>
        <w:t xml:space="preserve">to, </w:t>
      </w:r>
      <w:r>
        <w:rPr>
          <w:rFonts w:ascii="Liberation Serif" w:hAnsi="Liberation Serif"/>
          <w:color w:val="000000"/>
          <w:spacing w:val="0"/>
          <w:sz w:val="24"/>
          <w:szCs w:val="24"/>
        </w:rPr>
        <w:t xml:space="preserve">o conceito de </w:t>
      </w:r>
      <w:r>
        <w:rPr>
          <w:rFonts w:ascii="Liberation Serif" w:hAnsi="Liberation Serif"/>
          <w:b/>
          <w:bCs/>
          <w:color w:val="000000"/>
          <w:spacing w:val="0"/>
          <w:sz w:val="24"/>
          <w:szCs w:val="24"/>
        </w:rPr>
        <w:t>pensamento</w:t>
      </w:r>
      <w:r>
        <w:rPr>
          <w:rFonts w:ascii="Liberation Serif" w:hAnsi="Liberation Serif"/>
          <w:color w:val="000000"/>
          <w:spacing w:val="0"/>
          <w:sz w:val="24"/>
          <w:szCs w:val="24"/>
        </w:rPr>
        <w:t xml:space="preserve"> como sendo um conjunto de operações ou eventos de raciocínio e ou reflexão, ou a resultante integral desses eventos, para definir em bom termo um assunto ou trabalho intelectual específico qualquer.</w: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color w:val="000000"/>
          <w:spacing w:val="0"/>
          <w:sz w:val="24"/>
          <w:szCs w:val="24"/>
        </w:rPr>
        <w:t xml:space="preserve">O </w:t>
      </w:r>
      <w:r>
        <w:rPr>
          <w:rFonts w:ascii="Liberation Serif" w:hAnsi="Liberation Serif"/>
          <w:b/>
          <w:bCs/>
          <w:color w:val="000000"/>
          <w:spacing w:val="0"/>
          <w:sz w:val="24"/>
          <w:szCs w:val="24"/>
        </w:rPr>
        <w:t>pensamento</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 xml:space="preserve">cognitivo </w:t>
      </w:r>
      <w:r>
        <w:rPr>
          <w:rFonts w:ascii="Liberation Serif" w:hAnsi="Liberation Serif"/>
          <w:b/>
          <w:bCs/>
          <w:color w:val="000000"/>
          <w:spacing w:val="0"/>
          <w:sz w:val="24"/>
          <w:szCs w:val="24"/>
        </w:rPr>
        <w:t>articulado</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assim como o modelo comportamental que já abordamos,</w:t>
      </w:r>
      <w:r>
        <w:rPr>
          <w:rFonts w:ascii="Liberation Serif" w:hAnsi="Liberation Serif"/>
          <w:color w:val="000000"/>
          <w:spacing w:val="0"/>
          <w:sz w:val="24"/>
          <w:szCs w:val="24"/>
        </w:rPr>
        <w:t xml:space="preserve"> apresenta </w:t>
      </w:r>
      <w:r>
        <w:rPr>
          <w:rFonts w:ascii="Liberation Serif" w:hAnsi="Liberation Serif"/>
          <w:color w:val="000000"/>
          <w:spacing w:val="0"/>
          <w:sz w:val="24"/>
          <w:szCs w:val="24"/>
        </w:rPr>
        <w:t>também logística</w:t>
      </w:r>
      <w:r>
        <w:rPr>
          <w:rFonts w:ascii="Liberation Serif" w:hAnsi="Liberation Serif"/>
          <w:color w:val="000000"/>
          <w:spacing w:val="0"/>
          <w:sz w:val="24"/>
          <w:szCs w:val="24"/>
        </w:rPr>
        <w:t xml:space="preserve"> cíclic</w:t>
      </w:r>
      <w:r>
        <w:rPr>
          <w:rFonts w:ascii="Liberation Serif" w:hAnsi="Liberation Serif"/>
          <w:color w:val="000000"/>
          <w:spacing w:val="0"/>
          <w:sz w:val="24"/>
          <w:szCs w:val="24"/>
        </w:rPr>
        <w:t>a</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recorrente</w:t>
      </w:r>
      <w:r>
        <w:rPr>
          <w:rFonts w:ascii="Liberation Serif" w:hAnsi="Liberation Serif"/>
          <w:color w:val="000000"/>
          <w:spacing w:val="0"/>
          <w:sz w:val="24"/>
          <w:szCs w:val="24"/>
        </w:rPr>
        <w:t xml:space="preserve">, envolvendo interação com o mundo externo </w:t>
      </w:r>
      <w:r>
        <w:rPr>
          <w:rFonts w:ascii="Liberation Serif" w:hAnsi="Liberation Serif"/>
          <w:color w:val="000000"/>
          <w:spacing w:val="0"/>
          <w:sz w:val="24"/>
          <w:szCs w:val="24"/>
        </w:rPr>
        <w:t xml:space="preserve">e interno, por ação do raciocínio, </w:t>
      </w:r>
      <w:r>
        <w:rPr>
          <w:rFonts w:ascii="Liberation Serif" w:hAnsi="Liberation Serif"/>
          <w:color w:val="000000"/>
          <w:spacing w:val="0"/>
          <w:sz w:val="24"/>
          <w:szCs w:val="24"/>
        </w:rPr>
        <w:t>disrupto</w:t>
      </w:r>
      <w:r>
        <w:rPr>
          <w:rFonts w:ascii="Liberation Serif" w:hAnsi="Liberation Serif"/>
          <w:color w:val="000000"/>
          <w:spacing w:val="0"/>
          <w:sz w:val="24"/>
          <w:szCs w:val="24"/>
        </w:rPr>
        <w:t xml:space="preserve">cínio e reflexão ou ambos (externo e interno) alternadamente. </w:t>
      </w:r>
      <w:r>
        <w:rPr>
          <w:rFonts w:ascii="Liberation Serif" w:hAnsi="Liberation Serif"/>
          <w:color w:val="000000"/>
          <w:spacing w:val="0"/>
          <w:sz w:val="24"/>
          <w:szCs w:val="24"/>
        </w:rPr>
        <w:t xml:space="preserve">Aqui abordamos, no momento o pensamento cognitivo, portanto tratando o pensamento consciente. </w:t>
      </w:r>
      <w:r>
        <w:rPr>
          <w:rFonts w:ascii="Liberation Serif" w:hAnsi="Liberation Serif"/>
          <w:color w:val="000000"/>
          <w:spacing w:val="0"/>
          <w:sz w:val="24"/>
          <w:szCs w:val="24"/>
        </w:rPr>
        <w:t xml:space="preserve">O termo articulado, aqui empregado, caracteriza o pensamento cognitivo que faz uso da simbologia encadeada de um idioma ou de uma linguagem qualquer. Podemos incluir ai a linha de raciocínio matemático, </w:t>
      </w:r>
      <w:r>
        <w:rPr>
          <w:rFonts w:ascii="Liberation Serif" w:hAnsi="Liberation Serif"/>
          <w:color w:val="000000"/>
          <w:spacing w:val="0"/>
          <w:sz w:val="24"/>
          <w:szCs w:val="24"/>
        </w:rPr>
        <w:t>que usa a simbologia numérica e matemática</w:t>
      </w:r>
      <w:r>
        <w:rPr>
          <w:rFonts w:ascii="Liberation Serif" w:hAnsi="Liberation Serif"/>
          <w:color w:val="000000"/>
          <w:spacing w:val="0"/>
          <w:sz w:val="24"/>
          <w:szCs w:val="24"/>
        </w:rPr>
        <w:t>, por exemplo.</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O pensamento </w:t>
      </w:r>
      <w:r>
        <w:rPr>
          <w:rFonts w:ascii="Liberation Serif" w:hAnsi="Liberation Serif"/>
          <w:color w:val="000000"/>
          <w:spacing w:val="0"/>
          <w:sz w:val="24"/>
          <w:szCs w:val="24"/>
        </w:rPr>
        <w:t>sub</w:t>
      </w:r>
      <w:r>
        <w:rPr>
          <w:rFonts w:ascii="Liberation Serif" w:hAnsi="Liberation Serif"/>
          <w:color w:val="000000"/>
          <w:spacing w:val="0"/>
          <w:sz w:val="24"/>
          <w:szCs w:val="24"/>
        </w:rPr>
        <w:t xml:space="preserve">consciente é mais participativo como componente nos processos autônomos e instintivos, e muitas vezes se mostra controverso e confuso por </w:t>
      </w:r>
      <w:r>
        <w:rPr>
          <w:rFonts w:ascii="Liberation Serif" w:hAnsi="Liberation Serif"/>
          <w:color w:val="000000"/>
          <w:spacing w:val="0"/>
          <w:sz w:val="24"/>
          <w:szCs w:val="24"/>
        </w:rPr>
        <w:t>reputarem</w:t>
      </w:r>
      <w:r>
        <w:rPr>
          <w:rFonts w:ascii="Liberation Serif" w:hAnsi="Liberation Serif"/>
          <w:color w:val="000000"/>
          <w:spacing w:val="0"/>
          <w:sz w:val="24"/>
          <w:szCs w:val="24"/>
        </w:rPr>
        <w:t xml:space="preserve"> a ele a </w:t>
      </w:r>
      <w:r>
        <w:rPr>
          <w:rFonts w:ascii="Liberation Serif" w:hAnsi="Liberation Serif"/>
          <w:color w:val="000000"/>
          <w:spacing w:val="0"/>
          <w:sz w:val="24"/>
          <w:szCs w:val="24"/>
        </w:rPr>
        <w:t>causa</w:t>
      </w:r>
      <w:r>
        <w:rPr>
          <w:rFonts w:ascii="Liberation Serif" w:hAnsi="Liberation Serif"/>
          <w:color w:val="000000"/>
          <w:spacing w:val="0"/>
          <w:sz w:val="24"/>
          <w:szCs w:val="24"/>
        </w:rPr>
        <w:t xml:space="preserve"> para os fenômenos ainda inexplicados dos mistérios da</w:t>
      </w:r>
      <w:r>
        <w:rPr>
          <w:rFonts w:ascii="Liberation Serif" w:hAnsi="Liberation Serif"/>
          <w:b/>
          <w:bCs/>
          <w:color w:val="000000"/>
          <w:spacing w:val="0"/>
          <w:sz w:val="24"/>
          <w:szCs w:val="24"/>
        </w:rPr>
        <w:t xml:space="preserve"> mente</w:t>
      </w:r>
      <w:r>
        <w:rPr>
          <w:rStyle w:val="FootnoteReference"/>
          <w:rFonts w:ascii="Liberation Serif" w:hAnsi="Liberation Serif"/>
          <w:b/>
          <w:bCs/>
          <w:color w:val="000000"/>
          <w:spacing w:val="0"/>
          <w:sz w:val="24"/>
          <w:szCs w:val="24"/>
        </w:rPr>
        <w:footnoteReference w:id="26"/>
      </w:r>
      <w:r>
        <w:rPr>
          <w:rFonts w:ascii="Liberation Serif" w:hAnsi="Liberation Serif"/>
          <w:color w:val="000000"/>
          <w:spacing w:val="0"/>
          <w:sz w:val="24"/>
          <w:szCs w:val="24"/>
        </w:rPr>
        <w:t xml:space="preserve"> humana.</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O disparo do pensamento pode ser iniciado através do gatilho de um estímulo externo, via 5 sentidos, Inspiração ou Intuição </w:t>
      </w:r>
      <w:r>
        <w:rPr>
          <w:rFonts w:ascii="Liberation Serif" w:hAnsi="Liberation Serif"/>
          <w:color w:val="000000"/>
          <w:spacing w:val="0"/>
          <w:sz w:val="24"/>
          <w:szCs w:val="24"/>
        </w:rPr>
        <w:t>ou como extensão de um processo reflexivo</w:t>
      </w:r>
      <w:r>
        <w:rPr>
          <w:rFonts w:ascii="Liberation Serif" w:hAnsi="Liberation Serif"/>
          <w:color w:val="000000"/>
          <w:spacing w:val="0"/>
          <w:sz w:val="24"/>
          <w:szCs w:val="24"/>
        </w:rPr>
        <w:t>.</w: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color w:val="000000"/>
          <w:spacing w:val="0"/>
          <w:sz w:val="24"/>
          <w:szCs w:val="24"/>
        </w:rPr>
        <w:t xml:space="preserve">Uma </w:t>
      </w:r>
      <w:r>
        <w:rPr>
          <w:rFonts w:ascii="Liberation Serif" w:hAnsi="Liberation Serif"/>
          <w:color w:val="000000"/>
          <w:spacing w:val="0"/>
          <w:sz w:val="24"/>
          <w:szCs w:val="24"/>
        </w:rPr>
        <w:t xml:space="preserve">vez </w:t>
      </w:r>
      <w:r>
        <w:rPr>
          <w:rFonts w:ascii="Liberation Serif" w:hAnsi="Liberation Serif"/>
          <w:color w:val="000000"/>
          <w:spacing w:val="0"/>
          <w:sz w:val="24"/>
          <w:szCs w:val="24"/>
        </w:rPr>
        <w:t>sensoreada</w:t>
      </w:r>
      <w:r>
        <w:rPr>
          <w:rFonts w:ascii="Liberation Serif" w:hAnsi="Liberation Serif"/>
          <w:color w:val="000000"/>
          <w:spacing w:val="0"/>
          <w:sz w:val="24"/>
          <w:szCs w:val="24"/>
        </w:rPr>
        <w:t>s</w:t>
      </w:r>
      <w:r>
        <w:rPr>
          <w:rFonts w:ascii="Liberation Serif" w:hAnsi="Liberation Serif"/>
          <w:color w:val="000000"/>
          <w:spacing w:val="0"/>
          <w:sz w:val="24"/>
          <w:szCs w:val="24"/>
        </w:rPr>
        <w:t xml:space="preserve">, as informações passam por etapas que distinguiremos aqui brevemente. </w:t>
      </w:r>
      <w:r>
        <w:rPr>
          <w:rFonts w:ascii="Liberation Serif" w:hAnsi="Liberation Serif"/>
          <w:color w:val="000000"/>
          <w:spacing w:val="0"/>
          <w:sz w:val="24"/>
          <w:szCs w:val="24"/>
        </w:rPr>
        <w:t>É importante mencionar que o processo de pensar não precisa necessariamente passar por todas as etapas que discutiremos a seguir.</w: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color w:val="000000"/>
          <w:spacing w:val="0"/>
          <w:sz w:val="24"/>
          <w:szCs w:val="24"/>
        </w:rPr>
        <w:t>C</w:t>
      </w:r>
      <w:r>
        <w:rPr>
          <w:rFonts w:ascii="Liberation Serif" w:hAnsi="Liberation Serif"/>
          <w:color w:val="000000"/>
          <w:spacing w:val="0"/>
          <w:sz w:val="24"/>
          <w:szCs w:val="24"/>
        </w:rPr>
        <w:t xml:space="preserve">omo vemos, a primeira etapa do processo de pensar se inicia, normalmente disparado por estímulos oriundos dos sentidos. </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É fácil interpretar esse mecanismo de forma “mecanicista” ou como um “autômato mecatrônico”, mas é preciso </w:t>
      </w:r>
      <w:r>
        <w:rPr>
          <w:rFonts w:ascii="Liberation Serif" w:hAnsi="Liberation Serif"/>
          <w:color w:val="000000"/>
          <w:spacing w:val="0"/>
          <w:sz w:val="24"/>
          <w:szCs w:val="24"/>
        </w:rPr>
        <w:t>considera-lo</w:t>
      </w:r>
      <w:r>
        <w:rPr>
          <w:rFonts w:ascii="Liberation Serif" w:hAnsi="Liberation Serif"/>
          <w:color w:val="000000"/>
          <w:spacing w:val="0"/>
          <w:sz w:val="24"/>
          <w:szCs w:val="24"/>
        </w:rPr>
        <w:t xml:space="preserve"> mais profundamente, integrando a esse processo os conceitos de sentimentos e consequentemente </w:t>
      </w:r>
      <w:r>
        <w:rPr>
          <w:rFonts w:ascii="Liberation Serif" w:hAnsi="Liberation Serif"/>
          <w:color w:val="000000"/>
          <w:spacing w:val="0"/>
          <w:sz w:val="24"/>
          <w:szCs w:val="24"/>
        </w:rPr>
        <w:t>d</w:t>
      </w:r>
      <w:r>
        <w:rPr>
          <w:rFonts w:ascii="Liberation Serif" w:hAnsi="Liberation Serif"/>
          <w:color w:val="000000"/>
          <w:spacing w:val="0"/>
          <w:sz w:val="24"/>
          <w:szCs w:val="24"/>
        </w:rPr>
        <w:t xml:space="preserve">as emoções, </w:t>
      </w:r>
      <w:r>
        <w:rPr>
          <w:rFonts w:ascii="Liberation Serif" w:hAnsi="Liberation Serif"/>
          <w:color w:val="000000"/>
          <w:spacing w:val="0"/>
          <w:sz w:val="24"/>
          <w:szCs w:val="24"/>
        </w:rPr>
        <w:t>que transitam paralelamente ao mesmo tempo</w:t>
      </w:r>
      <w:r>
        <w:rPr>
          <w:rFonts w:ascii="Liberation Serif" w:hAnsi="Liberation Serif"/>
          <w:color w:val="000000"/>
          <w:spacing w:val="0"/>
          <w:sz w:val="24"/>
          <w:szCs w:val="24"/>
        </w:rPr>
        <w:t>.</w: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color w:val="000000"/>
          <w:spacing w:val="0"/>
          <w:sz w:val="24"/>
          <w:szCs w:val="24"/>
        </w:rPr>
        <w:t xml:space="preserve">A base do pensamento </w:t>
      </w:r>
      <w:r>
        <w:rPr>
          <w:rFonts w:ascii="Liberation Serif" w:hAnsi="Liberation Serif"/>
          <w:color w:val="000000"/>
          <w:spacing w:val="0"/>
          <w:sz w:val="24"/>
          <w:szCs w:val="24"/>
        </w:rPr>
        <w:t>é motivado e direcionado pelo</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sentimento</w:t>
      </w:r>
      <w:r>
        <w:rPr>
          <w:rFonts w:ascii="Liberation Serif" w:hAnsi="Liberation Serif"/>
          <w:color w:val="000000"/>
          <w:spacing w:val="0"/>
          <w:sz w:val="24"/>
          <w:szCs w:val="24"/>
        </w:rPr>
        <w:t xml:space="preserve"> e suas </w:t>
      </w:r>
      <w:r>
        <w:rPr>
          <w:rFonts w:ascii="Liberation Serif" w:hAnsi="Liberation Serif"/>
          <w:b/>
          <w:bCs/>
          <w:color w:val="000000"/>
          <w:spacing w:val="0"/>
          <w:sz w:val="24"/>
          <w:szCs w:val="24"/>
        </w:rPr>
        <w:t>emoções</w:t>
      </w:r>
      <w:r>
        <w:rPr>
          <w:rFonts w:ascii="Liberation Serif" w:hAnsi="Liberation Serif"/>
          <w:color w:val="000000"/>
          <w:spacing w:val="0"/>
          <w:sz w:val="24"/>
          <w:szCs w:val="24"/>
        </w:rPr>
        <w:t xml:space="preserve"> consequentes, o que é interessante uma vez que estes não dependem, necessariamente, de um simbolismo atrelado para se manifestarem.</w: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color w:val="000000"/>
          <w:spacing w:val="0"/>
          <w:sz w:val="24"/>
          <w:szCs w:val="24"/>
        </w:rPr>
        <w:t xml:space="preserve">Os </w:t>
      </w:r>
      <w:r>
        <w:rPr>
          <w:rFonts w:ascii="Liberation Serif" w:hAnsi="Liberation Serif"/>
          <w:b/>
          <w:bCs/>
          <w:color w:val="000000"/>
          <w:spacing w:val="0"/>
          <w:sz w:val="24"/>
          <w:szCs w:val="24"/>
        </w:rPr>
        <w:t>sentimentos</w:t>
      </w:r>
      <w:r>
        <w:rPr>
          <w:rFonts w:ascii="Liberation Serif" w:hAnsi="Liberation Serif"/>
          <w:color w:val="000000"/>
          <w:spacing w:val="0"/>
          <w:sz w:val="24"/>
          <w:szCs w:val="24"/>
        </w:rPr>
        <w:t xml:space="preserve"> e emoções permeiam o processo de </w:t>
      </w:r>
      <w:r>
        <w:rPr>
          <w:rFonts w:ascii="Liberation Serif" w:hAnsi="Liberation Serif"/>
          <w:b/>
          <w:bCs/>
          <w:color w:val="000000"/>
          <w:spacing w:val="0"/>
          <w:sz w:val="24"/>
          <w:szCs w:val="24"/>
        </w:rPr>
        <w:t>identificação</w:t>
      </w:r>
      <w:r>
        <w:rPr>
          <w:rFonts w:ascii="Liberation Serif" w:hAnsi="Liberation Serif"/>
          <w:color w:val="000000"/>
          <w:spacing w:val="0"/>
          <w:sz w:val="24"/>
          <w:szCs w:val="24"/>
        </w:rPr>
        <w:t xml:space="preserve"> como umas das primeiras etapas do encaminhamento ou direcionamento do pensamento.</w: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color w:val="000000"/>
          <w:spacing w:val="0"/>
          <w:sz w:val="24"/>
          <w:szCs w:val="24"/>
        </w:rPr>
        <w:t xml:space="preserve">De fato eles podem participar em um instante como uma imensidão não ponderável de elementos </w:t>
      </w:r>
      <w:r>
        <w:rPr>
          <w:rFonts w:ascii="Liberation Serif" w:hAnsi="Liberation Serif"/>
          <w:color w:val="000000"/>
          <w:spacing w:val="0"/>
          <w:sz w:val="24"/>
          <w:szCs w:val="24"/>
        </w:rPr>
        <w:t>com peso emocional maior ou menor</w:t>
      </w:r>
      <w:r>
        <w:rPr>
          <w:rFonts w:ascii="Liberation Serif" w:hAnsi="Liberation Serif"/>
          <w:color w:val="000000"/>
          <w:spacing w:val="0"/>
          <w:sz w:val="24"/>
          <w:szCs w:val="24"/>
        </w:rPr>
        <w:t xml:space="preserve"> que acabam por definir todo o rumo que o pensamento tomará até a cognição.</w: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color w:val="000000"/>
          <w:spacing w:val="0"/>
          <w:sz w:val="24"/>
          <w:szCs w:val="24"/>
        </w:rPr>
        <w:t xml:space="preserve">Costumam </w:t>
      </w:r>
      <w:r>
        <w:rPr>
          <w:rFonts w:ascii="Liberation Serif" w:hAnsi="Liberation Serif"/>
          <w:color w:val="000000"/>
          <w:spacing w:val="0"/>
          <w:sz w:val="24"/>
          <w:szCs w:val="24"/>
        </w:rPr>
        <w:t>ser tão rápido</w:t>
      </w:r>
      <w:r>
        <w:rPr>
          <w:rFonts w:ascii="Liberation Serif" w:hAnsi="Liberation Serif"/>
          <w:color w:val="000000"/>
          <w:spacing w:val="0"/>
          <w:sz w:val="24"/>
          <w:szCs w:val="24"/>
        </w:rPr>
        <w:t>s, ou possam mesmo prescindir do tempo, de tal forma</w:t>
      </w:r>
      <w:r>
        <w:rPr>
          <w:rFonts w:ascii="Liberation Serif" w:hAnsi="Liberation Serif"/>
          <w:color w:val="000000"/>
          <w:spacing w:val="0"/>
          <w:sz w:val="24"/>
          <w:szCs w:val="24"/>
        </w:rPr>
        <w:t xml:space="preserve"> que não os percebamos a nível cognitivo.</w: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color w:val="000000"/>
          <w:spacing w:val="0"/>
          <w:sz w:val="24"/>
          <w:szCs w:val="24"/>
        </w:rPr>
        <w:t>Ainda, eles atuam efetivamente e “</w:t>
      </w:r>
      <w:r>
        <w:rPr>
          <w:rFonts w:ascii="Liberation Serif" w:hAnsi="Liberation Serif"/>
          <w:b/>
          <w:bCs/>
          <w:color w:val="000000"/>
          <w:spacing w:val="0"/>
          <w:sz w:val="24"/>
          <w:szCs w:val="24"/>
        </w:rPr>
        <w:t>paralelamente</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ou</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atemporalmente</w:t>
      </w:r>
      <w:r>
        <w:rPr>
          <w:rFonts w:ascii="Liberation Serif" w:hAnsi="Liberation Serif"/>
          <w:color w:val="000000"/>
          <w:spacing w:val="0"/>
          <w:sz w:val="24"/>
          <w:szCs w:val="24"/>
        </w:rPr>
        <w:t xml:space="preserve">” durante todo o processo mental. São um elemento </w:t>
      </w:r>
      <w:r>
        <w:rPr>
          <w:rFonts w:ascii="Liberation Serif" w:hAnsi="Liberation Serif"/>
          <w:color w:val="000000"/>
          <w:spacing w:val="0"/>
          <w:sz w:val="24"/>
          <w:szCs w:val="24"/>
        </w:rPr>
        <w:t xml:space="preserve">que se poderia considerar </w:t>
      </w:r>
      <w:r>
        <w:rPr>
          <w:rFonts w:ascii="Liberation Serif" w:hAnsi="Liberation Serif"/>
          <w:color w:val="000000"/>
          <w:spacing w:val="0"/>
          <w:sz w:val="24"/>
          <w:szCs w:val="24"/>
        </w:rPr>
        <w:t xml:space="preserve">a parte, </w:t>
      </w:r>
      <w:r>
        <w:rPr>
          <w:rFonts w:ascii="Liberation Serif" w:hAnsi="Liberation Serif"/>
          <w:color w:val="000000"/>
          <w:spacing w:val="0"/>
          <w:sz w:val="24"/>
          <w:szCs w:val="24"/>
        </w:rPr>
        <w:t>mas dominante</w:t>
      </w:r>
      <w:r>
        <w:rPr>
          <w:rFonts w:ascii="Liberation Serif" w:hAnsi="Liberation Serif"/>
          <w:color w:val="000000"/>
          <w:spacing w:val="0"/>
          <w:sz w:val="24"/>
          <w:szCs w:val="24"/>
        </w:rPr>
        <w:t xml:space="preserve"> e não necessitam de simbolismos ou linguagens para existirem.</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O</w:t>
      </w:r>
      <w:r>
        <w:rPr>
          <w:rFonts w:ascii="Liberation Serif" w:hAnsi="Liberation Serif"/>
          <w:color w:val="000000"/>
          <w:spacing w:val="0"/>
          <w:sz w:val="24"/>
          <w:szCs w:val="24"/>
        </w:rPr>
        <w:t xml:space="preserve"> cérebro apresenta comportamento de processamento paralelo e não sequencial. Entretanto a percepção que fazemos do processo pode nos parecer sequencial, pela sensação de evolução crescente da construção do pensamento, </w:t>
      </w:r>
      <w:r>
        <w:rPr>
          <w:rFonts w:ascii="Liberation Serif" w:hAnsi="Liberation Serif"/>
          <w:color w:val="000000"/>
          <w:spacing w:val="0"/>
          <w:sz w:val="24"/>
          <w:szCs w:val="24"/>
        </w:rPr>
        <w:t>oriunda da formatação semântica e gramática característicos próprias da simbologia da linguagem</w:t>
      </w:r>
      <w:r>
        <w:rPr>
          <w:rFonts w:ascii="Liberation Serif" w:hAnsi="Liberation Serif"/>
          <w:color w:val="000000"/>
          <w:spacing w:val="0"/>
          <w:sz w:val="24"/>
          <w:szCs w:val="24"/>
        </w:rPr>
        <w:t>.</w: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color w:val="000000"/>
          <w:spacing w:val="0"/>
          <w:sz w:val="24"/>
          <w:szCs w:val="24"/>
        </w:rPr>
        <w:t xml:space="preserve">A primeira fase chama-se </w:t>
      </w:r>
      <w:r>
        <w:rPr>
          <w:rFonts w:ascii="Liberation Serif" w:hAnsi="Liberation Serif"/>
          <w:b/>
          <w:bCs/>
          <w:color w:val="000000"/>
          <w:spacing w:val="0"/>
          <w:sz w:val="24"/>
          <w:szCs w:val="24"/>
        </w:rPr>
        <w:t>identificação</w:t>
      </w:r>
      <w:r>
        <w:rPr>
          <w:rFonts w:ascii="Liberation Serif" w:hAnsi="Liberation Serif"/>
          <w:color w:val="000000"/>
          <w:spacing w:val="0"/>
          <w:sz w:val="24"/>
          <w:szCs w:val="24"/>
        </w:rPr>
        <w:t xml:space="preserve">. Ela ocorre primeiramente através do mecanismo de </w:t>
      </w:r>
      <w:r>
        <w:rPr>
          <w:rFonts w:ascii="Liberation Serif" w:hAnsi="Liberation Serif"/>
          <w:b/>
          <w:bCs/>
          <w:color w:val="000000"/>
          <w:spacing w:val="0"/>
          <w:sz w:val="24"/>
          <w:szCs w:val="24"/>
        </w:rPr>
        <w:t>reconhecimento</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de</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padrões</w:t>
      </w:r>
      <w:r>
        <w:rPr>
          <w:rFonts w:ascii="Liberation Serif" w:hAnsi="Liberation Serif"/>
          <w:color w:val="000000"/>
          <w:spacing w:val="0"/>
          <w:sz w:val="24"/>
          <w:szCs w:val="24"/>
        </w:rPr>
        <w:t xml:space="preserve"> que já discutimos no modelo de comportamento. </w:t>
      </w:r>
      <w:r>
        <w:rPr>
          <w:rFonts w:ascii="Liberation Serif" w:hAnsi="Liberation Serif"/>
          <w:color w:val="000000"/>
          <w:spacing w:val="0"/>
          <w:sz w:val="24"/>
          <w:szCs w:val="24"/>
        </w:rPr>
        <w:t>Dependendo da natureza do estímulo, alternativamente também pode</w:t>
      </w:r>
      <w:r>
        <w:rPr>
          <w:rFonts w:ascii="Liberation Serif" w:hAnsi="Liberation Serif"/>
          <w:color w:val="000000"/>
          <w:spacing w:val="0"/>
          <w:sz w:val="24"/>
          <w:szCs w:val="24"/>
        </w:rPr>
        <w:t>m</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ser</w:t>
      </w:r>
      <w:r>
        <w:rPr>
          <w:rFonts w:ascii="Liberation Serif" w:hAnsi="Liberation Serif"/>
          <w:color w:val="000000"/>
          <w:spacing w:val="0"/>
          <w:sz w:val="24"/>
          <w:szCs w:val="24"/>
        </w:rPr>
        <w:t xml:space="preserve"> dispara</w:t>
      </w:r>
      <w:r>
        <w:rPr>
          <w:rFonts w:ascii="Liberation Serif" w:hAnsi="Liberation Serif"/>
          <w:color w:val="000000"/>
          <w:spacing w:val="0"/>
          <w:sz w:val="24"/>
          <w:szCs w:val="24"/>
        </w:rPr>
        <w:t>dos</w:t>
      </w:r>
      <w:r>
        <w:rPr>
          <w:rFonts w:ascii="Liberation Serif" w:hAnsi="Liberation Serif"/>
          <w:color w:val="000000"/>
          <w:spacing w:val="0"/>
          <w:sz w:val="24"/>
          <w:szCs w:val="24"/>
        </w:rPr>
        <w:t xml:space="preserve"> os procedimentos </w:t>
      </w:r>
      <w:r>
        <w:rPr>
          <w:rFonts w:ascii="Liberation Serif" w:hAnsi="Liberation Serif"/>
          <w:b/>
          <w:bCs/>
          <w:color w:val="000000"/>
          <w:spacing w:val="0"/>
          <w:sz w:val="24"/>
          <w:szCs w:val="24"/>
        </w:rPr>
        <w:t>aritméticos</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(lógicos e matemáticos).</w: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color w:val="000000"/>
          <w:spacing w:val="0"/>
          <w:sz w:val="24"/>
          <w:szCs w:val="24"/>
        </w:rPr>
        <w:t xml:space="preserve">Identificados e correlacionados aos padrões que encontrou na memória de longa duração, a próxima etapa é a </w:t>
      </w:r>
      <w:r>
        <w:rPr>
          <w:rFonts w:ascii="Liberation Serif" w:hAnsi="Liberation Serif"/>
          <w:b/>
          <w:bCs/>
          <w:color w:val="000000"/>
          <w:spacing w:val="0"/>
          <w:sz w:val="24"/>
          <w:szCs w:val="24"/>
        </w:rPr>
        <w:t>simbolização</w:t>
      </w:r>
      <w:r>
        <w:rPr>
          <w:rFonts w:ascii="Liberation Serif" w:hAnsi="Liberation Serif"/>
          <w:color w:val="000000"/>
          <w:spacing w:val="0"/>
          <w:sz w:val="24"/>
          <w:szCs w:val="24"/>
        </w:rPr>
        <w:t>. Esse processo reforça um padrão existente ou cria um novo por proximidade de similaridade. Esse processo é responsável por trazer à tona ou dar acesso a toda informação e ou conhecimento armazenados e ligados por correlação aos padrões próximos identificados na etapa de identificação.</w: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color w:val="000000"/>
          <w:spacing w:val="0"/>
          <w:sz w:val="24"/>
          <w:szCs w:val="24"/>
        </w:rPr>
        <w:t xml:space="preserve">A simbolização não precisa e provavelmente não deva ser necessariamente “gráfica”, </w:t>
      </w:r>
      <w:r>
        <w:rPr>
          <w:rFonts w:ascii="Liberation Serif" w:hAnsi="Liberation Serif"/>
          <w:color w:val="000000"/>
          <w:spacing w:val="0"/>
          <w:sz w:val="24"/>
          <w:szCs w:val="24"/>
        </w:rPr>
        <w:t>uma vez que pode ser oriunda de sentidos não gráficos, como uma fragrância ou um sabor, por exemplo.</w: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color w:val="000000"/>
          <w:spacing w:val="0"/>
          <w:sz w:val="24"/>
          <w:szCs w:val="24"/>
        </w:rPr>
        <w:t xml:space="preserve">Ainda não é bem claro se esse conteúdo resgatado é passado ou não em cópia para a memória de curta duração, </w:t>
      </w:r>
      <w:r>
        <w:rPr>
          <w:rFonts w:ascii="Liberation Serif" w:hAnsi="Liberation Serif"/>
          <w:color w:val="000000"/>
          <w:spacing w:val="0"/>
          <w:sz w:val="24"/>
          <w:szCs w:val="24"/>
        </w:rPr>
        <w:t xml:space="preserve">pois os estudos </w:t>
      </w:r>
      <w:r>
        <w:rPr>
          <w:rFonts w:ascii="Liberation Serif" w:hAnsi="Liberation Serif"/>
          <w:color w:val="000000"/>
          <w:spacing w:val="0"/>
          <w:sz w:val="24"/>
          <w:szCs w:val="24"/>
        </w:rPr>
        <w:t>funcionais de utilização</w:t>
      </w:r>
      <w:r>
        <w:rPr>
          <w:rFonts w:ascii="Liberation Serif" w:hAnsi="Liberation Serif"/>
          <w:color w:val="000000"/>
          <w:spacing w:val="0"/>
          <w:sz w:val="24"/>
          <w:szCs w:val="24"/>
        </w:rPr>
        <w:t xml:space="preserve"> de memória </w:t>
      </w:r>
      <w:r>
        <w:rPr>
          <w:rFonts w:ascii="Liberation Serif" w:hAnsi="Liberation Serif"/>
          <w:color w:val="000000"/>
          <w:spacing w:val="0"/>
          <w:sz w:val="24"/>
          <w:szCs w:val="24"/>
        </w:rPr>
        <w:t>em tempo real</w:t>
      </w:r>
      <w:r>
        <w:rPr>
          <w:rFonts w:ascii="Liberation Serif" w:hAnsi="Liberation Serif"/>
          <w:color w:val="000000"/>
          <w:spacing w:val="0"/>
          <w:sz w:val="24"/>
          <w:szCs w:val="24"/>
        </w:rPr>
        <w:t xml:space="preserve"> ainda encontram dificuldade de identificar, diferenciar e separar espacialmente </w:t>
      </w:r>
      <w:r>
        <w:rPr>
          <w:rFonts w:ascii="Liberation Serif" w:hAnsi="Liberation Serif"/>
          <w:color w:val="000000"/>
          <w:spacing w:val="0"/>
          <w:sz w:val="24"/>
          <w:szCs w:val="24"/>
        </w:rPr>
        <w:t>e principalmente temporalmente</w:t>
      </w:r>
      <w:r>
        <w:rPr>
          <w:rFonts w:ascii="Liberation Serif" w:hAnsi="Liberation Serif"/>
          <w:color w:val="000000"/>
          <w:spacing w:val="0"/>
          <w:sz w:val="24"/>
          <w:szCs w:val="24"/>
        </w:rPr>
        <w:t xml:space="preserve"> essas memórias de forma </w:t>
      </w:r>
      <w:r>
        <w:rPr>
          <w:rFonts w:ascii="Liberation Serif" w:hAnsi="Liberation Serif"/>
          <w:color w:val="000000"/>
          <w:spacing w:val="0"/>
          <w:sz w:val="24"/>
          <w:szCs w:val="24"/>
        </w:rPr>
        <w:t xml:space="preserve">bem </w:t>
      </w:r>
      <w:r>
        <w:rPr>
          <w:rFonts w:ascii="Liberation Serif" w:hAnsi="Liberation Serif"/>
          <w:color w:val="000000"/>
          <w:spacing w:val="0"/>
          <w:sz w:val="24"/>
          <w:szCs w:val="24"/>
        </w:rPr>
        <w:t xml:space="preserve">definida. </w:t>
      </w:r>
      <w:r>
        <w:rPr>
          <w:rFonts w:ascii="Liberation Serif" w:hAnsi="Liberation Serif"/>
          <w:color w:val="000000"/>
          <w:spacing w:val="0"/>
          <w:sz w:val="24"/>
          <w:szCs w:val="24"/>
        </w:rPr>
        <w:t>Se sabe que a memória de curt</w:t>
      </w:r>
      <w:r>
        <w:rPr>
          <w:rFonts w:ascii="Liberation Serif" w:hAnsi="Liberation Serif"/>
          <w:color w:val="000000"/>
          <w:spacing w:val="0"/>
          <w:sz w:val="24"/>
          <w:szCs w:val="24"/>
        </w:rPr>
        <w:t>o</w:t>
      </w:r>
      <w:r>
        <w:rPr>
          <w:rFonts w:ascii="Liberation Serif" w:hAnsi="Liberation Serif"/>
          <w:color w:val="000000"/>
          <w:spacing w:val="0"/>
          <w:sz w:val="24"/>
          <w:szCs w:val="24"/>
        </w:rPr>
        <w:t xml:space="preserve"> prazo, ocupa principalmente os córtex frontal, enquanto a memória de longa duração está relacionada ao hipocampo. Há ainda a participação do córtex pré-frontal, envolvido na formação e recuperação dos elementos de memória de curta duração, as amígdalas </w:t>
      </w:r>
      <w:r>
        <w:rPr>
          <w:rFonts w:ascii="Liberation Serif" w:hAnsi="Liberation Serif"/>
          <w:color w:val="000000"/>
          <w:spacing w:val="0"/>
          <w:sz w:val="24"/>
          <w:szCs w:val="24"/>
        </w:rPr>
        <w:t>cerebrais</w:t>
      </w:r>
      <w:r>
        <w:rPr>
          <w:rFonts w:ascii="Liberation Serif" w:hAnsi="Liberation Serif"/>
          <w:color w:val="000000"/>
          <w:spacing w:val="0"/>
          <w:sz w:val="24"/>
          <w:szCs w:val="24"/>
        </w:rPr>
        <w:t>, relacionada, como já vimos, à formação e recuperação de memórias emocionais, o córtex temporal, ou mais especificamente o córtex entorrinal, envolvidos no trato de memórias de reconhecimento espacial.</w: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color w:val="000000"/>
          <w:spacing w:val="0"/>
          <w:sz w:val="24"/>
          <w:szCs w:val="24"/>
        </w:rPr>
        <w:t>D</w:t>
      </w:r>
      <w:r>
        <w:rPr>
          <w:rFonts w:ascii="Liberation Serif" w:hAnsi="Liberation Serif"/>
          <w:color w:val="000000"/>
          <w:spacing w:val="0"/>
          <w:sz w:val="24"/>
          <w:szCs w:val="24"/>
        </w:rPr>
        <w:t>e fato, quanto mais focado e ativo o processamento do pensamento, mais o cérebro se “acende” quase que como um todo reluzente, se usarmos a figuração ilustrativa que represente o turbilhão de impulsos elétricos em luz.</w: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color w:val="000000"/>
          <w:spacing w:val="0"/>
          <w:sz w:val="24"/>
          <w:szCs w:val="24"/>
        </w:rPr>
        <w:t xml:space="preserve">A próxima etapa vem a ser chamada de </w:t>
      </w:r>
      <w:r>
        <w:rPr>
          <w:rFonts w:ascii="Liberation Serif" w:hAnsi="Liberation Serif"/>
          <w:b/>
          <w:bCs/>
          <w:color w:val="000000"/>
          <w:spacing w:val="0"/>
          <w:sz w:val="24"/>
          <w:szCs w:val="24"/>
        </w:rPr>
        <w:t>contextualização</w:t>
      </w:r>
      <w:r>
        <w:rPr>
          <w:rFonts w:ascii="Liberation Serif" w:hAnsi="Liberation Serif"/>
          <w:color w:val="000000"/>
          <w:spacing w:val="0"/>
          <w:sz w:val="24"/>
          <w:szCs w:val="24"/>
        </w:rPr>
        <w:t xml:space="preserve">. Em ciclos recorrentes do raciocínio, a contextualização cria uma </w:t>
      </w:r>
      <w:r>
        <w:rPr>
          <w:rFonts w:ascii="Liberation Serif" w:hAnsi="Liberation Serif"/>
          <w:color w:val="000000"/>
          <w:spacing w:val="0"/>
          <w:sz w:val="24"/>
          <w:szCs w:val="24"/>
        </w:rPr>
        <w:t>relação</w:t>
      </w:r>
      <w:r>
        <w:rPr>
          <w:rFonts w:ascii="Liberation Serif" w:hAnsi="Liberation Serif"/>
          <w:color w:val="000000"/>
          <w:spacing w:val="0"/>
          <w:sz w:val="24"/>
          <w:szCs w:val="24"/>
        </w:rPr>
        <w:t xml:space="preserve"> consolidando o “histórico” do processo de raciocínio no atual enfoque do pensamento, mas principalmente trabalhando o enredo do processo de construção do pensamento. </w:t>
      </w:r>
      <w:r>
        <w:rPr>
          <w:rFonts w:ascii="Liberation Serif" w:hAnsi="Liberation Serif"/>
          <w:color w:val="000000"/>
          <w:spacing w:val="0"/>
          <w:sz w:val="24"/>
          <w:szCs w:val="24"/>
        </w:rPr>
        <w:t xml:space="preserve">É a contextualização que da forma consistente ao assunto em </w:t>
      </w:r>
      <w:r>
        <w:rPr>
          <w:rFonts w:ascii="Liberation Serif" w:hAnsi="Liberation Serif"/>
          <w:color w:val="000000"/>
          <w:spacing w:val="0"/>
          <w:sz w:val="24"/>
          <w:szCs w:val="24"/>
        </w:rPr>
        <w:t xml:space="preserve">processamento pelo </w:t>
      </w:r>
      <w:r>
        <w:rPr>
          <w:rFonts w:ascii="Liberation Serif" w:hAnsi="Liberation Serif"/>
          <w:color w:val="000000"/>
          <w:spacing w:val="0"/>
          <w:sz w:val="24"/>
          <w:szCs w:val="24"/>
        </w:rPr>
        <w:t>pensamento.</w: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color w:val="000000"/>
          <w:spacing w:val="0"/>
          <w:sz w:val="24"/>
          <w:szCs w:val="24"/>
        </w:rPr>
        <w:t xml:space="preserve">A </w:t>
      </w:r>
      <w:r>
        <w:rPr>
          <w:rFonts w:ascii="Liberation Serif" w:hAnsi="Liberation Serif"/>
          <w:b/>
          <w:bCs/>
          <w:color w:val="000000"/>
          <w:spacing w:val="0"/>
          <w:sz w:val="24"/>
          <w:szCs w:val="24"/>
        </w:rPr>
        <w:t>Ideação</w:t>
      </w:r>
      <w:r>
        <w:rPr>
          <w:rFonts w:ascii="Liberation Serif" w:hAnsi="Liberation Serif"/>
          <w:color w:val="000000"/>
          <w:spacing w:val="0"/>
          <w:sz w:val="24"/>
          <w:szCs w:val="24"/>
        </w:rPr>
        <w:t xml:space="preserve"> é a etapa de organização das ideias desenvolvidas durante a contextualização, discernindo e criando identidade própria, diferindo os novos </w:t>
      </w:r>
      <w:r>
        <w:rPr>
          <w:rFonts w:ascii="Liberation Serif" w:hAnsi="Liberation Serif"/>
          <w:color w:val="000000"/>
          <w:spacing w:val="0"/>
          <w:sz w:val="24"/>
          <w:szCs w:val="24"/>
        </w:rPr>
        <w:t>conceitos e</w:t>
      </w:r>
      <w:r>
        <w:rPr>
          <w:rFonts w:ascii="Liberation Serif" w:hAnsi="Liberation Serif"/>
          <w:color w:val="000000"/>
          <w:spacing w:val="0"/>
          <w:sz w:val="24"/>
          <w:szCs w:val="24"/>
        </w:rPr>
        <w:t xml:space="preserve"> raciocínios dos anteriores, sejam gerados no pensamento atual ou resgatados da memória.</w: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color w:val="000000"/>
          <w:spacing w:val="0"/>
          <w:sz w:val="24"/>
          <w:szCs w:val="24"/>
        </w:rPr>
        <w:t xml:space="preserve">A etapa de </w:t>
      </w:r>
      <w:r>
        <w:rPr>
          <w:rFonts w:ascii="Liberation Serif" w:hAnsi="Liberation Serif"/>
          <w:b/>
          <w:bCs/>
          <w:color w:val="000000"/>
          <w:spacing w:val="0"/>
          <w:sz w:val="24"/>
          <w:szCs w:val="24"/>
        </w:rPr>
        <w:t>P</w:t>
      </w:r>
      <w:r>
        <w:rPr>
          <w:rFonts w:ascii="Liberation Serif" w:hAnsi="Liberation Serif"/>
          <w:b/>
          <w:bCs/>
          <w:color w:val="000000"/>
          <w:spacing w:val="0"/>
          <w:sz w:val="24"/>
          <w:szCs w:val="24"/>
        </w:rPr>
        <w:t>roblematização</w:t>
      </w:r>
      <w:r>
        <w:rPr>
          <w:rFonts w:ascii="Liberation Serif" w:hAnsi="Liberation Serif"/>
          <w:color w:val="000000"/>
          <w:spacing w:val="0"/>
          <w:sz w:val="24"/>
          <w:szCs w:val="24"/>
        </w:rPr>
        <w:t xml:space="preserve"> é comumente relacionada com a identificação de um problema dentro da linha de pensamento em construção. </w:t>
      </w:r>
      <w:r>
        <w:rPr>
          <w:rFonts w:ascii="Liberation Serif" w:hAnsi="Liberation Serif"/>
          <w:color w:val="000000"/>
          <w:spacing w:val="0"/>
          <w:sz w:val="24"/>
          <w:szCs w:val="24"/>
        </w:rPr>
        <w:t>Muito embora faça uso de lembranças conscientes ou não de experiências anteriores, i</w:t>
      </w:r>
      <w:r>
        <w:rPr>
          <w:rFonts w:ascii="Liberation Serif" w:hAnsi="Liberation Serif"/>
          <w:color w:val="000000"/>
          <w:spacing w:val="0"/>
          <w:sz w:val="24"/>
          <w:szCs w:val="24"/>
        </w:rPr>
        <w:t xml:space="preserve">dentificar, distinguir </w:t>
      </w:r>
      <w:r>
        <w:rPr>
          <w:rFonts w:ascii="Liberation Serif" w:hAnsi="Liberation Serif"/>
          <w:color w:val="000000"/>
          <w:spacing w:val="0"/>
          <w:sz w:val="24"/>
          <w:szCs w:val="24"/>
        </w:rPr>
        <w:t xml:space="preserve">e </w:t>
      </w:r>
      <w:r>
        <w:rPr>
          <w:rFonts w:ascii="Liberation Serif" w:hAnsi="Liberation Serif"/>
          <w:color w:val="000000"/>
          <w:spacing w:val="0"/>
          <w:sz w:val="24"/>
          <w:szCs w:val="24"/>
        </w:rPr>
        <w:t>entender um problema, de fato não é tarefa fácil. Percebemos isso quando trabalhamos o desenvolvimento de algorítimos de inteligência artificial. Essa habilidade tem se mostrado como desafio muito intrigante e difícil para os pesquisadores e desenvolvedores de IA.</w: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color w:val="000000"/>
          <w:spacing w:val="0"/>
          <w:sz w:val="24"/>
          <w:szCs w:val="24"/>
        </w:rPr>
        <w:t xml:space="preserve">A problematização normalmente é complica por normalmente envolver a necessidade do </w:t>
      </w:r>
      <w:r>
        <w:rPr>
          <w:rFonts w:ascii="Liberation Serif" w:hAnsi="Liberation Serif"/>
          <w:color w:val="000000"/>
          <w:spacing w:val="0"/>
          <w:sz w:val="24"/>
          <w:szCs w:val="24"/>
        </w:rPr>
        <w:t>disruptocínio</w:t>
      </w:r>
      <w:r>
        <w:rPr>
          <w:rFonts w:ascii="Liberation Serif" w:hAnsi="Liberation Serif"/>
          <w:color w:val="000000"/>
          <w:spacing w:val="0"/>
          <w:sz w:val="24"/>
          <w:szCs w:val="24"/>
        </w:rPr>
        <w:t xml:space="preserve">, pois na raiz de definição do problema </w:t>
      </w:r>
      <w:r>
        <w:rPr>
          <w:rFonts w:ascii="Liberation Serif" w:hAnsi="Liberation Serif"/>
          <w:color w:val="000000"/>
          <w:spacing w:val="0"/>
          <w:sz w:val="24"/>
          <w:szCs w:val="24"/>
        </w:rPr>
        <w:t>sua ideação pode ter por resultado</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 xml:space="preserve">um </w:t>
      </w:r>
      <w:r>
        <w:rPr>
          <w:rFonts w:ascii="Liberation Serif" w:hAnsi="Liberation Serif"/>
          <w:b/>
          <w:bCs/>
          <w:color w:val="000000"/>
          <w:spacing w:val="0"/>
          <w:sz w:val="24"/>
          <w:szCs w:val="24"/>
        </w:rPr>
        <w:t>questionamento</w:t>
      </w:r>
      <w:r>
        <w:rPr>
          <w:rFonts w:ascii="Liberation Serif" w:hAnsi="Liberation Serif"/>
          <w:color w:val="000000"/>
          <w:spacing w:val="0"/>
          <w:sz w:val="24"/>
          <w:szCs w:val="24"/>
        </w:rPr>
        <w:t xml:space="preserve"> que é novo e não tenha relação direta com os elementos de raciocínio que os suscitaram. Isso acontece porque um questionamento pode ser levantado justamente por fugir as regras e preceitos estabelecidos na base de raciocínios de onde iniciou-se a linha de raciocínio do pensamento que o formulou.</w:t>
      </w:r>
    </w:p>
    <w:p>
      <w:pPr>
        <w:pStyle w:val="Estilopadrodedesenho"/>
        <w:bidi w:val="0"/>
        <w:spacing w:lineRule="atLeast" w:line="200" w:before="0" w:after="0"/>
        <w:ind w:firstLine="737" w:left="0" w:right="0"/>
        <w:contextualSpacing/>
        <w:jc w:val="both"/>
        <w:rPr>
          <w:rFonts w:ascii="Liberation Serif" w:hAnsi="Liberation Serif"/>
          <w:sz w:val="24"/>
          <w:szCs w:val="24"/>
        </w:rPr>
      </w:pPr>
      <w:r>
        <w:rPr>
          <w:rFonts w:ascii="Liberation Serif" w:hAnsi="Liberation Serif"/>
          <w:color w:val="000000"/>
          <w:spacing w:val="0"/>
          <w:sz w:val="24"/>
          <w:szCs w:val="24"/>
        </w:rPr>
        <w:t xml:space="preserve">O </w:t>
      </w:r>
      <w:r>
        <w:rPr>
          <w:rFonts w:ascii="Liberation Serif" w:hAnsi="Liberation Serif"/>
          <w:b/>
          <w:bCs/>
          <w:color w:val="000000"/>
          <w:spacing w:val="0"/>
          <w:sz w:val="24"/>
          <w:szCs w:val="24"/>
        </w:rPr>
        <w:t>Processamento</w:t>
      </w:r>
      <w:r>
        <w:rPr>
          <w:rFonts w:ascii="Liberation Serif" w:hAnsi="Liberation Serif"/>
          <w:color w:val="000000"/>
          <w:spacing w:val="0"/>
          <w:sz w:val="24"/>
          <w:szCs w:val="24"/>
        </w:rPr>
        <w:t xml:space="preserve"> é a etapa mais compreendida e </w:t>
      </w:r>
      <w:r>
        <w:rPr>
          <w:rFonts w:ascii="Liberation Serif" w:hAnsi="Liberation Serif"/>
          <w:color w:val="000000"/>
          <w:spacing w:val="0"/>
          <w:sz w:val="24"/>
          <w:szCs w:val="24"/>
        </w:rPr>
        <w:t xml:space="preserve">estudada de todas, notadamente por sua ampla imitação e utilização na arquitetura dos computadores eletrônicos. Responsável pelo tratamento lógico, aritmético/matemático e emocional, faz uso de modelos de processos que podem variar de pessoa para pessoa, dependendo de suas habilidades cognitivas e vocacionais. O processamento é tido como a própria razão de ser do processo de raciocínio. As formulações dos algoritmos de processamento são, supostamente desenvolvidos pela natureza de apresentação dos estímulos oriundos do meio ambiente de origem, mas também possam trazer participação de origem genética. A influência genética, por incrível que possa parecer, demonstra pouca correlação </w:t>
      </w:r>
      <w:r>
        <w:rPr>
          <w:rFonts w:ascii="Liberation Serif" w:hAnsi="Liberation Serif"/>
          <w:color w:val="000000"/>
          <w:spacing w:val="0"/>
          <w:sz w:val="24"/>
          <w:szCs w:val="24"/>
        </w:rPr>
        <w:t>que possa justificar sua origem de parentesco ancestral familiar. Ela existe, mas é pouco significativa.</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A eficiência dos algorítimos de processamento, implicando em facilidade, velocidade, assertividade, objetividade, bastante pesquisados e definidos nos estudos de quociente intelectual (QI) e mais modernamente do quociente emocional (QE), (ambos deixados um pouco de lado ultimamente), demonstraram a diversidade de amplitude e ocorrência na população.</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Podemos considerar esses algoritmos como sendo fórmulas ou receitas previamente experimentadas e apropriadas para a solução de problemas reunidos por similaridade. Durante o enfrentamento dos desafios eles podem ser aproveitados, adaptados e aprimorados para atender as soluções esperadas.</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Não faltam métodos educacionais que tenham sido desenvolvidos prometendo o desenvolvimento da eficiência dos modelos de processamento lógico, cognitivo e emocional em diversas áreas do ensino e educação.</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Podemos separar o processamento em diversos algoritmos atendendo a funções mais específicas que são utilizadas conforme a necessidade em acordo com a natureza </w:t>
      </w:r>
      <w:r>
        <w:rPr>
          <w:rFonts w:ascii="Liberation Serif" w:hAnsi="Liberation Serif"/>
          <w:color w:val="000000"/>
          <w:spacing w:val="0"/>
          <w:sz w:val="24"/>
          <w:szCs w:val="24"/>
        </w:rPr>
        <w:t xml:space="preserve">e desafios </w:t>
      </w:r>
      <w:r>
        <w:rPr>
          <w:rFonts w:ascii="Liberation Serif" w:hAnsi="Liberation Serif"/>
          <w:color w:val="000000"/>
          <w:spacing w:val="0"/>
          <w:sz w:val="24"/>
          <w:szCs w:val="24"/>
        </w:rPr>
        <w:t xml:space="preserve">do pensamento em desdobramento. Distinguimos alguns deles que mais comumente se distinguem. Imaginação, correlação, interpretação, decisão, avaliação, </w:t>
      </w:r>
      <w:r>
        <w:rPr>
          <w:rFonts w:ascii="Liberation Serif" w:hAnsi="Liberation Serif"/>
          <w:color w:val="000000"/>
          <w:spacing w:val="0"/>
          <w:sz w:val="24"/>
          <w:szCs w:val="24"/>
        </w:rPr>
        <w:t>projeção e criação, que dividiremos em três grupos por similaridade</w:t>
      </w:r>
      <w:r>
        <w:rPr>
          <w:rFonts w:ascii="Liberation Serif" w:hAnsi="Liberation Serif"/>
          <w:color w:val="000000"/>
          <w:spacing w:val="0"/>
          <w:sz w:val="24"/>
          <w:szCs w:val="24"/>
        </w:rPr>
        <w:t>.</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Separamos a </w:t>
      </w:r>
      <w:r>
        <w:rPr>
          <w:rFonts w:ascii="Liberation Serif" w:hAnsi="Liberation Serif"/>
          <w:b/>
          <w:bCs/>
          <w:color w:val="000000"/>
          <w:spacing w:val="0"/>
          <w:sz w:val="24"/>
          <w:szCs w:val="24"/>
        </w:rPr>
        <w:t>Imaginação</w:t>
      </w:r>
      <w:r>
        <w:rPr>
          <w:rFonts w:ascii="Liberation Serif" w:hAnsi="Liberation Serif"/>
          <w:color w:val="000000"/>
          <w:spacing w:val="0"/>
          <w:sz w:val="24"/>
          <w:szCs w:val="24"/>
        </w:rPr>
        <w:t xml:space="preserve"> em um “grupo de um só” por suas características especiais. Imaginação, como indica o próprio termo, é a habilidade de formar uma imagem, </w:t>
      </w:r>
      <w:r>
        <w:rPr>
          <w:rFonts w:ascii="Liberation Serif" w:hAnsi="Liberation Serif"/>
          <w:color w:val="000000"/>
          <w:spacing w:val="0"/>
          <w:sz w:val="24"/>
          <w:szCs w:val="24"/>
        </w:rPr>
        <w:t>naturalmente</w:t>
      </w:r>
      <w:r>
        <w:rPr>
          <w:rFonts w:ascii="Liberation Serif" w:hAnsi="Liberation Serif"/>
          <w:color w:val="000000"/>
          <w:spacing w:val="0"/>
          <w:sz w:val="24"/>
          <w:szCs w:val="24"/>
        </w:rPr>
        <w:t xml:space="preserve"> representativa que simbolize ou identifique </w:t>
      </w:r>
      <w:r>
        <w:rPr>
          <w:rFonts w:ascii="Liberation Serif" w:hAnsi="Liberation Serif"/>
          <w:color w:val="000000"/>
          <w:spacing w:val="0"/>
          <w:sz w:val="24"/>
          <w:szCs w:val="24"/>
        </w:rPr>
        <w:t xml:space="preserve">um elemento de pensamento ou grupo de elementos de raciocínio. </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Mas também representa a habilidade de “criar” ou “inventar”, também simbolicamente, uma “estória” fictícia, de forma a proporcionar recursos de experimentação em “</w:t>
      </w:r>
      <w:r>
        <w:rPr>
          <w:rFonts w:ascii="Liberation Serif" w:hAnsi="Liberation Serif"/>
          <w:b/>
          <w:bCs/>
          <w:color w:val="000000"/>
          <w:spacing w:val="0"/>
          <w:sz w:val="24"/>
          <w:szCs w:val="24"/>
        </w:rPr>
        <w:t>simulações</w:t>
      </w:r>
      <w:r>
        <w:rPr>
          <w:rFonts w:ascii="Liberation Serif" w:hAnsi="Liberation Serif"/>
          <w:color w:val="000000"/>
          <w:spacing w:val="0"/>
          <w:sz w:val="24"/>
          <w:szCs w:val="24"/>
        </w:rPr>
        <w:t xml:space="preserve">” mentais, </w:t>
      </w:r>
      <w:r>
        <w:rPr>
          <w:rFonts w:ascii="Liberation Serif" w:hAnsi="Liberation Serif"/>
          <w:color w:val="000000"/>
          <w:spacing w:val="0"/>
          <w:sz w:val="24"/>
          <w:szCs w:val="24"/>
        </w:rPr>
        <w:t>q</w:t>
      </w:r>
      <w:r>
        <w:rPr>
          <w:rFonts w:ascii="Liberation Serif" w:hAnsi="Liberation Serif"/>
          <w:color w:val="000000"/>
          <w:spacing w:val="0"/>
          <w:sz w:val="24"/>
          <w:szCs w:val="24"/>
        </w:rPr>
        <w:t xml:space="preserve">ue podem se consolidar em uma obra literária, como um romance </w:t>
      </w:r>
      <w:r>
        <w:rPr>
          <w:rFonts w:ascii="Liberation Serif" w:hAnsi="Liberation Serif"/>
          <w:color w:val="000000"/>
          <w:spacing w:val="0"/>
          <w:sz w:val="24"/>
          <w:szCs w:val="24"/>
        </w:rPr>
        <w:t>ou na formulação de hipóteses científicas ou filosóficas</w:t>
      </w:r>
      <w:r>
        <w:rPr>
          <w:rFonts w:ascii="Liberation Serif" w:hAnsi="Liberation Serif"/>
          <w:color w:val="000000"/>
          <w:spacing w:val="0"/>
          <w:sz w:val="24"/>
          <w:szCs w:val="24"/>
        </w:rPr>
        <w:t>, por exemplo.</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O </w:t>
      </w:r>
      <w:r>
        <w:rPr>
          <w:rFonts w:ascii="Liberation Serif" w:hAnsi="Liberation Serif"/>
          <w:b/>
          <w:bCs/>
          <w:color w:val="000000"/>
          <w:spacing w:val="0"/>
          <w:sz w:val="24"/>
          <w:szCs w:val="24"/>
        </w:rPr>
        <w:t>imaginário</w:t>
      </w:r>
      <w:r>
        <w:rPr>
          <w:rFonts w:ascii="Liberation Serif" w:hAnsi="Liberation Serif"/>
          <w:color w:val="000000"/>
          <w:spacing w:val="0"/>
          <w:sz w:val="24"/>
          <w:szCs w:val="24"/>
        </w:rPr>
        <w:t xml:space="preserve"> pode ter conotações de viabilidade no mundo real ou não, na possibilidade de se imaginar o “</w:t>
      </w:r>
      <w:r>
        <w:rPr>
          <w:rFonts w:ascii="Liberation Serif" w:hAnsi="Liberation Serif"/>
          <w:b/>
          <w:bCs/>
          <w:color w:val="000000"/>
          <w:spacing w:val="0"/>
          <w:sz w:val="24"/>
          <w:szCs w:val="24"/>
        </w:rPr>
        <w:t>impossível</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o</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surreal</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 xml:space="preserve">o </w:t>
      </w:r>
      <w:r>
        <w:rPr>
          <w:rFonts w:ascii="Liberation Serif" w:hAnsi="Liberation Serif"/>
          <w:b/>
          <w:bCs/>
          <w:color w:val="000000"/>
          <w:spacing w:val="0"/>
          <w:sz w:val="24"/>
          <w:szCs w:val="24"/>
        </w:rPr>
        <w:t>abstrato</w:t>
      </w:r>
      <w:r>
        <w:rPr>
          <w:rFonts w:ascii="Liberation Serif" w:hAnsi="Liberation Serif"/>
          <w:color w:val="000000"/>
          <w:spacing w:val="0"/>
          <w:sz w:val="24"/>
          <w:szCs w:val="24"/>
        </w:rPr>
        <w:t>.</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Também pode ser aplicado aos componentes de uma cultura, na expressão de mitos e misticismos sociais, </w:t>
      </w:r>
      <w:r>
        <w:rPr>
          <w:rFonts w:ascii="Liberation Serif" w:hAnsi="Liberation Serif"/>
          <w:color w:val="000000"/>
          <w:spacing w:val="0"/>
          <w:sz w:val="24"/>
          <w:szCs w:val="24"/>
        </w:rPr>
        <w:t>por exemplo</w:t>
      </w:r>
      <w:r>
        <w:rPr>
          <w:rFonts w:ascii="Liberation Serif" w:hAnsi="Liberation Serif"/>
          <w:color w:val="000000"/>
          <w:spacing w:val="0"/>
          <w:sz w:val="24"/>
          <w:szCs w:val="24"/>
        </w:rPr>
        <w:t xml:space="preserve">, quando é chamado de </w:t>
      </w:r>
      <w:r>
        <w:rPr>
          <w:rFonts w:ascii="Liberation Serif" w:hAnsi="Liberation Serif"/>
          <w:b/>
          <w:bCs/>
          <w:color w:val="000000"/>
          <w:spacing w:val="0"/>
          <w:sz w:val="24"/>
          <w:szCs w:val="24"/>
        </w:rPr>
        <w:t>imaginário</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coletivo</w:t>
      </w:r>
      <w:r>
        <w:rPr>
          <w:rFonts w:ascii="Liberation Serif" w:hAnsi="Liberation Serif"/>
          <w:color w:val="000000"/>
          <w:spacing w:val="0"/>
          <w:sz w:val="24"/>
          <w:szCs w:val="24"/>
        </w:rPr>
        <w:t>.</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É </w:t>
      </w:r>
      <w:r>
        <w:rPr>
          <w:rFonts w:ascii="Liberation Serif" w:hAnsi="Liberation Serif"/>
          <w:color w:val="000000"/>
          <w:spacing w:val="0"/>
          <w:sz w:val="24"/>
          <w:szCs w:val="24"/>
        </w:rPr>
        <w:t xml:space="preserve">fundamental </w:t>
      </w:r>
      <w:r>
        <w:rPr>
          <w:rFonts w:ascii="Liberation Serif" w:hAnsi="Liberation Serif"/>
          <w:color w:val="000000"/>
          <w:spacing w:val="0"/>
          <w:sz w:val="24"/>
          <w:szCs w:val="24"/>
        </w:rPr>
        <w:t>na elaboração de hipóteses e estudo de possibilidades no processo mental do pensamento.</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Por suas características se mostra como elemento muito importante no processo de evolução do desenvolvimento, propiciando o desenvolvimento de </w:t>
      </w:r>
      <w:r>
        <w:rPr>
          <w:rFonts w:ascii="Liberation Serif" w:hAnsi="Liberation Serif"/>
          <w:b/>
          <w:bCs/>
          <w:color w:val="000000"/>
          <w:spacing w:val="0"/>
          <w:sz w:val="24"/>
          <w:szCs w:val="24"/>
        </w:rPr>
        <w:t>inovações,</w:t>
      </w:r>
      <w:r>
        <w:rPr>
          <w:rFonts w:ascii="Liberation Serif" w:hAnsi="Liberation Serif"/>
          <w:b/>
          <w:bCs/>
          <w:color w:val="000000"/>
          <w:spacing w:val="0"/>
          <w:sz w:val="24"/>
          <w:szCs w:val="24"/>
        </w:rPr>
        <w:t xml:space="preserve"> metas </w:t>
      </w:r>
      <w:r>
        <w:rPr>
          <w:rFonts w:ascii="Liberation Serif" w:hAnsi="Liberation Serif"/>
          <w:b w:val="false"/>
          <w:bCs w:val="false"/>
          <w:color w:val="000000"/>
          <w:spacing w:val="0"/>
          <w:sz w:val="24"/>
          <w:szCs w:val="24"/>
        </w:rPr>
        <w:t>e “</w:t>
      </w:r>
      <w:r>
        <w:rPr>
          <w:rFonts w:ascii="Liberation Serif" w:hAnsi="Liberation Serif"/>
          <w:b/>
          <w:bCs/>
          <w:color w:val="000000"/>
          <w:spacing w:val="0"/>
          <w:sz w:val="24"/>
          <w:szCs w:val="24"/>
        </w:rPr>
        <w:t>sonhos</w:t>
      </w:r>
      <w:r>
        <w:rPr>
          <w:rFonts w:ascii="Liberation Serif" w:hAnsi="Liberation Serif"/>
          <w:b w:val="false"/>
          <w:bCs w:val="false"/>
          <w:color w:val="000000"/>
          <w:spacing w:val="0"/>
          <w:sz w:val="24"/>
          <w:szCs w:val="24"/>
        </w:rPr>
        <w:t>” para</w:t>
      </w:r>
      <w:r>
        <w:rPr>
          <w:rFonts w:ascii="Liberation Serif" w:hAnsi="Liberation Serif"/>
          <w:b/>
          <w:bCs/>
          <w:color w:val="000000"/>
          <w:spacing w:val="0"/>
          <w:sz w:val="24"/>
          <w:szCs w:val="24"/>
        </w:rPr>
        <w:t xml:space="preserve"> </w:t>
      </w:r>
      <w:r>
        <w:rPr>
          <w:rFonts w:ascii="Liberation Serif" w:hAnsi="Liberation Serif"/>
          <w:b w:val="false"/>
          <w:bCs w:val="false"/>
          <w:color w:val="000000"/>
          <w:spacing w:val="0"/>
          <w:sz w:val="24"/>
          <w:szCs w:val="24"/>
        </w:rPr>
        <w:t>o</w:t>
      </w:r>
      <w:r>
        <w:rPr>
          <w:rFonts w:ascii="Liberation Serif" w:hAnsi="Liberation Serif"/>
          <w:b/>
          <w:bCs/>
          <w:color w:val="000000"/>
          <w:spacing w:val="0"/>
          <w:sz w:val="24"/>
          <w:szCs w:val="24"/>
        </w:rPr>
        <w:t xml:space="preserve"> </w:t>
      </w:r>
      <w:r>
        <w:rPr>
          <w:rFonts w:ascii="Liberation Serif" w:hAnsi="Liberation Serif"/>
          <w:b w:val="false"/>
          <w:bCs w:val="false"/>
          <w:color w:val="000000"/>
          <w:spacing w:val="0"/>
          <w:sz w:val="24"/>
          <w:szCs w:val="24"/>
        </w:rPr>
        <w:t>futuro.</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Em uma outra abordagem também pode ser discutido como um instrumento de ligação entre passado + presente e o futuro.</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b w:val="false"/>
          <w:bCs w:val="false"/>
          <w:color w:val="000000"/>
          <w:spacing w:val="0"/>
          <w:sz w:val="24"/>
          <w:szCs w:val="24"/>
        </w:rPr>
        <w:t xml:space="preserve">Em um segundo grupo, que podemos caracterizar pela sua natureza correlacional, englobamos </w:t>
      </w:r>
      <w:r>
        <w:rPr>
          <w:rFonts w:ascii="Liberation Serif" w:hAnsi="Liberation Serif"/>
          <w:b/>
          <w:bCs/>
          <w:color w:val="000000"/>
          <w:spacing w:val="0"/>
          <w:sz w:val="24"/>
          <w:szCs w:val="24"/>
        </w:rPr>
        <w:t>correlação, interpretação, decisão e avaliação</w:t>
      </w:r>
      <w:r>
        <w:rPr>
          <w:rFonts w:ascii="Liberation Serif" w:hAnsi="Liberation Serif"/>
          <w:b w:val="false"/>
          <w:bCs w:val="false"/>
          <w:color w:val="000000"/>
          <w:spacing w:val="0"/>
          <w:sz w:val="24"/>
          <w:szCs w:val="24"/>
        </w:rPr>
        <w:t>.</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b w:val="false"/>
          <w:bCs w:val="false"/>
          <w:color w:val="000000"/>
          <w:spacing w:val="0"/>
          <w:sz w:val="24"/>
          <w:szCs w:val="24"/>
        </w:rPr>
        <w:t xml:space="preserve">A </w:t>
      </w:r>
      <w:r>
        <w:rPr>
          <w:rFonts w:ascii="Liberation Serif" w:hAnsi="Liberation Serif"/>
          <w:b/>
          <w:bCs/>
          <w:color w:val="000000"/>
          <w:spacing w:val="0"/>
          <w:sz w:val="24"/>
          <w:szCs w:val="24"/>
        </w:rPr>
        <w:t>correlação</w:t>
      </w:r>
      <w:r>
        <w:rPr>
          <w:rFonts w:ascii="Liberation Serif" w:hAnsi="Liberation Serif"/>
          <w:b w:val="false"/>
          <w:bCs w:val="false"/>
          <w:color w:val="000000"/>
          <w:spacing w:val="0"/>
          <w:sz w:val="24"/>
          <w:szCs w:val="24"/>
        </w:rPr>
        <w:t xml:space="preserve"> em si é um processo com alicerces profundos na estrutura cerebral e na construção mental pelas componentes autônomas com a finalidade de busca por </w:t>
      </w:r>
      <w:r>
        <w:rPr>
          <w:rFonts w:ascii="Liberation Serif" w:hAnsi="Liberation Serif"/>
          <w:b/>
          <w:bCs/>
          <w:color w:val="000000"/>
          <w:spacing w:val="0"/>
          <w:sz w:val="24"/>
          <w:szCs w:val="24"/>
        </w:rPr>
        <w:t>reconhecimento</w:t>
      </w:r>
      <w:r>
        <w:rPr>
          <w:rFonts w:ascii="Liberation Serif" w:hAnsi="Liberation Serif"/>
          <w:b w:val="false"/>
          <w:bCs w:val="false"/>
          <w:color w:val="000000"/>
          <w:spacing w:val="0"/>
          <w:sz w:val="24"/>
          <w:szCs w:val="24"/>
        </w:rPr>
        <w:t xml:space="preserve"> </w:t>
      </w:r>
      <w:r>
        <w:rPr>
          <w:rFonts w:ascii="Liberation Serif" w:hAnsi="Liberation Serif"/>
          <w:b/>
          <w:bCs/>
          <w:color w:val="000000"/>
          <w:spacing w:val="0"/>
          <w:sz w:val="24"/>
          <w:szCs w:val="24"/>
        </w:rPr>
        <w:t>de</w:t>
      </w:r>
      <w:r>
        <w:rPr>
          <w:rFonts w:ascii="Liberation Serif" w:hAnsi="Liberation Serif"/>
          <w:b w:val="false"/>
          <w:bCs w:val="false"/>
          <w:color w:val="000000"/>
          <w:spacing w:val="0"/>
          <w:sz w:val="24"/>
          <w:szCs w:val="24"/>
        </w:rPr>
        <w:t xml:space="preserve"> </w:t>
      </w:r>
      <w:r>
        <w:rPr>
          <w:rFonts w:ascii="Liberation Serif" w:hAnsi="Liberation Serif"/>
          <w:b/>
          <w:bCs/>
          <w:color w:val="000000"/>
          <w:spacing w:val="0"/>
          <w:sz w:val="24"/>
          <w:szCs w:val="24"/>
        </w:rPr>
        <w:t>padrões</w:t>
      </w:r>
      <w:r>
        <w:rPr>
          <w:rFonts w:ascii="Liberation Serif" w:hAnsi="Liberation Serif"/>
          <w:b w:val="false"/>
          <w:bCs w:val="false"/>
          <w:color w:val="000000"/>
          <w:spacing w:val="0"/>
          <w:sz w:val="24"/>
          <w:szCs w:val="24"/>
        </w:rPr>
        <w:t>, o que acontece abaixo do nível cognitivo.</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Entretanto ela “</w:t>
      </w:r>
      <w:r>
        <w:rPr>
          <w:rFonts w:ascii="Liberation Serif" w:hAnsi="Liberation Serif"/>
          <w:b/>
          <w:bCs/>
          <w:color w:val="000000"/>
          <w:spacing w:val="0"/>
          <w:sz w:val="24"/>
          <w:szCs w:val="24"/>
        </w:rPr>
        <w:t>reverbera</w:t>
      </w:r>
      <w:r>
        <w:rPr>
          <w:rFonts w:ascii="Liberation Serif" w:hAnsi="Liberation Serif"/>
          <w:b w:val="false"/>
          <w:bCs w:val="false"/>
          <w:color w:val="000000"/>
          <w:spacing w:val="0"/>
          <w:sz w:val="24"/>
          <w:szCs w:val="24"/>
        </w:rPr>
        <w:t>”, se assim o podemos dizer, ou se estende até os níveis cognitivos no tratamento do raciocínio durante a elaboração do pensamento.</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Obviamente a sua finalidade é proporcionar as ferramentas para desenvolver comparações.</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Agora. Existem fatores de influência importante e expressiva na formatação e direcionamento do processo de pensamento, que aqui resumi, ou melhor colocando, abstraí como </w:t>
      </w:r>
      <w:r>
        <w:rPr>
          <w:rFonts w:ascii="Liberation Serif" w:hAnsi="Liberation Serif"/>
          <w:b/>
          <w:bCs/>
          <w:color w:val="000000"/>
          <w:spacing w:val="0"/>
          <w:sz w:val="24"/>
          <w:szCs w:val="24"/>
        </w:rPr>
        <w:t>Estado</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Emocional</w:t>
      </w:r>
      <w:r>
        <w:rPr>
          <w:rFonts w:ascii="Liberation Serif" w:hAnsi="Liberation Serif"/>
          <w:color w:val="000000"/>
          <w:spacing w:val="0"/>
          <w:sz w:val="24"/>
          <w:szCs w:val="24"/>
        </w:rPr>
        <w:t xml:space="preserve">, interpondo o processo cognitivo racional </w:t>
      </w:r>
      <w:r>
        <w:rPr>
          <w:rFonts w:ascii="Liberation Serif" w:hAnsi="Liberation Serif"/>
          <w:color w:val="000000"/>
          <w:spacing w:val="0"/>
          <w:sz w:val="24"/>
          <w:szCs w:val="24"/>
        </w:rPr>
        <w:t>articulado</w:t>
      </w:r>
      <w:r>
        <w:rPr>
          <w:rFonts w:ascii="Liberation Serif" w:hAnsi="Liberation Serif"/>
          <w:color w:val="000000"/>
          <w:spacing w:val="0"/>
          <w:sz w:val="24"/>
          <w:szCs w:val="24"/>
        </w:rPr>
        <w:t xml:space="preserve"> e a interface de acesso à memória de longa duração (as lembranças).</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Coloquemos nesse pacote que chamamos </w:t>
      </w:r>
      <w:r>
        <w:rPr>
          <w:rFonts w:ascii="Liberation Serif" w:hAnsi="Liberation Serif"/>
          <w:b/>
          <w:bCs/>
          <w:color w:val="000000"/>
          <w:spacing w:val="0"/>
          <w:sz w:val="24"/>
          <w:szCs w:val="24"/>
        </w:rPr>
        <w:t>Estado Emocional</w:t>
      </w:r>
      <w:r>
        <w:rPr>
          <w:rFonts w:ascii="Liberation Serif" w:hAnsi="Liberation Serif"/>
          <w:color w:val="000000"/>
          <w:spacing w:val="0"/>
          <w:sz w:val="24"/>
          <w:szCs w:val="24"/>
        </w:rPr>
        <w:t xml:space="preserve">, diversos constituintes incluindo </w:t>
      </w:r>
      <w:r>
        <w:rPr>
          <w:rFonts w:ascii="Liberation Serif" w:hAnsi="Liberation Serif"/>
          <w:color w:val="000000"/>
          <w:spacing w:val="0"/>
          <w:sz w:val="24"/>
          <w:szCs w:val="24"/>
        </w:rPr>
        <w:t xml:space="preserve">Sentimentos </w:t>
      </w:r>
      <w:r>
        <w:rPr>
          <w:rFonts w:ascii="Liberation Serif" w:hAnsi="Liberation Serif"/>
          <w:color w:val="000000"/>
          <w:spacing w:val="0"/>
          <w:sz w:val="24"/>
          <w:szCs w:val="24"/>
        </w:rPr>
        <w:t xml:space="preserve">estado vibracional e emocional do momento, personalidade, temperamento, etc, compondo um “pacote” emocional, </w:t>
      </w:r>
      <w:r>
        <w:rPr>
          <w:rFonts w:ascii="Liberation Serif" w:hAnsi="Liberation Serif"/>
          <w:color w:val="000000"/>
          <w:spacing w:val="0"/>
          <w:sz w:val="24"/>
          <w:szCs w:val="24"/>
        </w:rPr>
        <w:t>que naturalmente interferem na essência do processo mental durante a elaboração do pensamento, dando sentido vetorial e intensidade coerentes peculiares, de fato estabelecendo o propósito intrínseco do pensamento em questão.</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Como podemos acompanhar na ilustração proposta, podemos identificar um ciclo que tende a se repetir durante todo o tempo de vida de um pensamento cognitivo articulado, ao que chamamos de </w:t>
      </w:r>
      <w:r>
        <w:rPr>
          <w:rFonts w:ascii="Liberation Serif" w:hAnsi="Liberation Serif"/>
          <w:b/>
          <w:bCs/>
          <w:color w:val="000000"/>
          <w:spacing w:val="0"/>
          <w:sz w:val="24"/>
          <w:szCs w:val="24"/>
        </w:rPr>
        <w:t>reflexão</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em</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ressonância</w:t>
      </w:r>
      <w:r>
        <w:rPr>
          <w:rFonts w:ascii="Liberation Serif" w:hAnsi="Liberation Serif"/>
          <w:color w:val="000000"/>
          <w:spacing w:val="0"/>
          <w:sz w:val="24"/>
          <w:szCs w:val="24"/>
        </w:rPr>
        <w:t xml:space="preserve">. </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A medida que o raciocínio se desenvolve em uma linha de pensamento, os processos mentais vão se alternando e se repetindo, evoluindo as ideias, acessando e reformulando as informações variáveis temporárias na memória de curta duração e acessando lembranças mais antigas da memória de longa duração.</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Eventualmente, esse ciclo pode incorporar a interação com o mundo externo, seja através da expressão motriz por meio da fala, manipulação, desenhos, escrita, arte, matemática, musicalidade, entre outros, não raro em interlóquios e monólogos, naqueles momentos que tendemos a “pensar em voz alta”. Também quando informações externas são necessárias e oriundas através dos 5 sentidos, inspiração e ou intuição.</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A medida que informações consistentes e importantes vão sendo concebidas, ou concluídas, elas são então armazenadas ou editadas na memória de longa duração através do método conhecido por </w:t>
      </w:r>
      <w:r>
        <w:rPr>
          <w:rFonts w:ascii="Liberation Serif" w:hAnsi="Liberation Serif"/>
          <w:b/>
          <w:bCs/>
          <w:color w:val="000000"/>
          <w:spacing w:val="0"/>
          <w:sz w:val="24"/>
          <w:szCs w:val="24"/>
        </w:rPr>
        <w:t>ancoragem</w:t>
      </w:r>
      <w:r>
        <w:rPr>
          <w:rFonts w:ascii="Liberation Serif" w:hAnsi="Liberation Serif"/>
          <w:color w:val="000000"/>
          <w:spacing w:val="0"/>
          <w:sz w:val="24"/>
          <w:szCs w:val="24"/>
        </w:rPr>
        <w:t>.</w:t>
      </w:r>
      <w:r>
        <w:br w:type="page"/>
      </w:r>
    </w:p>
    <w:p>
      <w:pPr>
        <w:pStyle w:val="Heading1"/>
        <w:ind w:firstLine="680" w:left="0"/>
        <w:rPr>
          <w:del w:id="2316" w:author="Autor desconhecido" w:date="2024-05-14T14:06:30Z"/>
        </w:rPr>
      </w:pPr>
      <w:del w:id="2315" w:author="Autor desconhecido" w:date="2024-05-14T14:06:30Z">
        <w:r>
          <w:rPr/>
        </w:r>
      </w:del>
      <w:r>
        <w:br w:type="page"/>
      </w:r>
    </w:p>
    <w:p>
      <w:pPr>
        <w:pStyle w:val="Heading1"/>
        <w:spacing w:before="0" w:after="0"/>
        <w:ind w:firstLine="680" w:left="0"/>
        <w:contextualSpacing/>
        <w:rPr/>
      </w:pPr>
      <w:bookmarkStart w:id="76" w:name="__RefHeading___Toc17356_2898577058"/>
      <w:bookmarkEnd w:id="76"/>
      <w:r>
        <w:rPr/>
        <w:t>Aprendizagem.</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A aprendizagem existe a partir da inteligência, mas precisa ser deflagrada por necessidades, em princípio, oriundas das adversidades oferecidas pelo meio ambiente próximo </w:t>
      </w:r>
      <w:r>
        <w:rPr>
          <w:rFonts w:ascii="Liberation Serif" w:hAnsi="Liberation Serif"/>
          <w:color w:val="000000"/>
          <w:spacing w:val="0"/>
          <w:sz w:val="24"/>
          <w:szCs w:val="24"/>
        </w:rPr>
        <w:t>e próprio d</w:t>
      </w:r>
      <w:r>
        <w:rPr>
          <w:rFonts w:ascii="Liberation Serif" w:hAnsi="Liberation Serif"/>
          <w:color w:val="000000"/>
          <w:spacing w:val="0"/>
          <w:sz w:val="24"/>
          <w:szCs w:val="24"/>
        </w:rPr>
        <w:t>o ecossistema que acolhe os seres vivos animais e suas comunidades, mormente nas primeiras fases do desenvolvimento humano.</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Como já vimos anteriormente, a </w:t>
      </w:r>
      <w:r>
        <w:rPr>
          <w:rFonts w:ascii="Liberation Serif" w:hAnsi="Liberation Serif"/>
          <w:color w:val="000000"/>
          <w:spacing w:val="0"/>
          <w:sz w:val="24"/>
          <w:szCs w:val="24"/>
        </w:rPr>
        <w:t>i</w:t>
      </w:r>
      <w:r>
        <w:rPr>
          <w:rFonts w:ascii="Liberation Serif" w:hAnsi="Liberation Serif"/>
          <w:color w:val="000000"/>
          <w:spacing w:val="0"/>
          <w:sz w:val="24"/>
          <w:szCs w:val="24"/>
        </w:rPr>
        <w:t>nteligência aparece rudimentarmente nos animais inferiores para complementar os algoritmos instintivos como ferramenta complementar para solucionar as peculiaridades ambientais, geográficas, climáticas, sazonais e na interação entre espécies, presentes nos entornos mais próximos ao alcance das espécies.</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Essa variedade de estímulos, a maioria causados por ação das nutações e influências das diversas interações físicas através da ação de forças, mais comumente associadas às forças da gravidade e eletromagnéticas, fisiológicas e instintivas, </w:t>
      </w:r>
      <w:r>
        <w:rPr>
          <w:rFonts w:ascii="Liberation Serif" w:hAnsi="Liberation Serif"/>
          <w:color w:val="000000"/>
          <w:spacing w:val="0"/>
          <w:sz w:val="24"/>
          <w:szCs w:val="24"/>
        </w:rPr>
        <w:t xml:space="preserve">(forças vitais) </w:t>
      </w:r>
      <w:r>
        <w:rPr>
          <w:rFonts w:ascii="Liberation Serif" w:hAnsi="Liberation Serif"/>
          <w:color w:val="000000"/>
          <w:spacing w:val="0"/>
          <w:sz w:val="24"/>
          <w:szCs w:val="24"/>
        </w:rPr>
        <w:t xml:space="preserve">geram dores, problemas, dificuldades e necessidades que forçam os animais a buscarem soluções por atenção aos instintos de sobrevivência e conservação das espécies. </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Na fig. </w:t>
      </w:r>
      <w:r>
        <w:rPr>
          <w:rFonts w:ascii="Liberation Serif" w:hAnsi="Liberation Serif"/>
          <w:color w:val="000000"/>
          <w:spacing w:val="0"/>
          <w:sz w:val="24"/>
          <w:szCs w:val="24"/>
        </w:rPr>
        <w:fldChar w:fldCharType="begin"/>
      </w:r>
      <w:r>
        <w:rPr>
          <w:sz w:val="24"/>
          <w:spacing w:val="0"/>
          <w:szCs w:val="24"/>
          <w:rFonts w:ascii="Liberation Serif" w:hAnsi="Liberation Serif"/>
          <w:color w:val="000000"/>
        </w:rPr>
        <w:instrText xml:space="preserve"> REF Ref_0_number_only \h </w:instrText>
      </w:r>
      <w:r>
        <w:rPr>
          <w:sz w:val="24"/>
          <w:spacing w:val="0"/>
          <w:szCs w:val="24"/>
          <w:rFonts w:ascii="Liberation Serif" w:hAnsi="Liberation Serif"/>
          <w:color w:val="000000"/>
        </w:rPr>
        <w:fldChar w:fldCharType="separate"/>
      </w:r>
      <w:r>
        <w:rPr>
          <w:sz w:val="24"/>
          <w:spacing w:val="0"/>
          <w:szCs w:val="24"/>
          <w:rFonts w:ascii="Liberation Serif" w:hAnsi="Liberation Serif"/>
          <w:color w:val="000000"/>
        </w:rPr>
        <w:t>Erro: Origem da referência não encontrada</w:t>
      </w:r>
      <w:r>
        <w:rPr>
          <w:sz w:val="24"/>
          <w:spacing w:val="0"/>
          <w:szCs w:val="24"/>
          <w:rFonts w:ascii="Liberation Serif" w:hAnsi="Liberation Serif"/>
          <w:color w:val="000000"/>
        </w:rPr>
        <w:fldChar w:fldCharType="end"/>
      </w:r>
      <w:r>
        <w:rPr>
          <w:rFonts w:ascii="Liberation Serif" w:hAnsi="Liberation Serif"/>
          <w:color w:val="000000"/>
          <w:spacing w:val="0"/>
          <w:sz w:val="24"/>
          <w:szCs w:val="24"/>
        </w:rPr>
        <w:t xml:space="preserve">, ilustramos, no quadro mais à esquerda, os principais </w:t>
      </w:r>
      <w:r>
        <w:rPr>
          <w:rFonts w:ascii="Liberation Serif" w:hAnsi="Liberation Serif"/>
          <w:b/>
          <w:bCs/>
          <w:color w:val="000000"/>
          <w:spacing w:val="0"/>
          <w:sz w:val="24"/>
          <w:szCs w:val="24"/>
        </w:rPr>
        <w:t>deflagradores</w:t>
      </w:r>
      <w:r>
        <w:rPr>
          <w:rFonts w:ascii="Liberation Serif" w:hAnsi="Liberation Serif"/>
          <w:color w:val="000000"/>
          <w:spacing w:val="0"/>
          <w:sz w:val="24"/>
          <w:szCs w:val="24"/>
        </w:rPr>
        <w:t xml:space="preserve"> que podem ser de origem </w:t>
      </w:r>
      <w:r>
        <w:rPr>
          <w:rFonts w:ascii="Liberation Serif" w:hAnsi="Liberation Serif"/>
          <w:b/>
          <w:bCs/>
          <w:color w:val="000000"/>
          <w:spacing w:val="0"/>
          <w:sz w:val="24"/>
          <w:szCs w:val="24"/>
        </w:rPr>
        <w:t>biológica</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fisiológica</w:t>
      </w:r>
      <w:r>
        <w:rPr>
          <w:rFonts w:ascii="Liberation Serif" w:hAnsi="Liberation Serif"/>
          <w:color w:val="000000"/>
          <w:spacing w:val="0"/>
          <w:sz w:val="24"/>
          <w:szCs w:val="24"/>
        </w:rPr>
        <w:t xml:space="preserve"> e </w:t>
      </w:r>
      <w:r>
        <w:rPr>
          <w:rFonts w:ascii="Liberation Serif" w:hAnsi="Liberation Serif"/>
          <w:b/>
          <w:bCs/>
          <w:color w:val="000000"/>
          <w:spacing w:val="0"/>
          <w:sz w:val="24"/>
          <w:szCs w:val="24"/>
        </w:rPr>
        <w:t>instintivos</w:t>
      </w:r>
      <w:r>
        <w:rPr>
          <w:rFonts w:ascii="Liberation Serif" w:hAnsi="Liberation Serif"/>
          <w:color w:val="000000"/>
          <w:spacing w:val="0"/>
          <w:sz w:val="24"/>
          <w:szCs w:val="24"/>
        </w:rPr>
        <w:t xml:space="preserve">, nas manifestações de </w:t>
      </w:r>
      <w:r>
        <w:rPr>
          <w:rFonts w:ascii="Liberation Serif" w:hAnsi="Liberation Serif"/>
          <w:b/>
          <w:bCs/>
          <w:color w:val="000000"/>
          <w:spacing w:val="0"/>
          <w:sz w:val="24"/>
          <w:szCs w:val="24"/>
        </w:rPr>
        <w:t>fome</w:t>
      </w:r>
      <w:r>
        <w:rPr>
          <w:rFonts w:ascii="Liberation Serif" w:hAnsi="Liberation Serif"/>
          <w:color w:val="000000"/>
          <w:spacing w:val="0"/>
          <w:sz w:val="24"/>
          <w:szCs w:val="24"/>
        </w:rPr>
        <w:t xml:space="preserve"> e </w:t>
      </w:r>
      <w:r>
        <w:rPr>
          <w:rFonts w:ascii="Liberation Serif" w:hAnsi="Liberation Serif"/>
          <w:b/>
          <w:bCs/>
          <w:color w:val="000000"/>
          <w:spacing w:val="0"/>
          <w:sz w:val="24"/>
          <w:szCs w:val="24"/>
        </w:rPr>
        <w:t>sede</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sexo</w:t>
      </w:r>
      <w:r>
        <w:rPr>
          <w:rFonts w:ascii="Liberation Serif" w:hAnsi="Liberation Serif"/>
          <w:color w:val="000000"/>
          <w:spacing w:val="0"/>
          <w:sz w:val="24"/>
          <w:szCs w:val="24"/>
        </w:rPr>
        <w:t xml:space="preserve"> (reprodução), </w:t>
      </w:r>
      <w:r>
        <w:rPr>
          <w:rFonts w:ascii="Liberation Serif" w:hAnsi="Liberation Serif"/>
          <w:b/>
          <w:bCs/>
          <w:color w:val="000000"/>
          <w:spacing w:val="0"/>
          <w:sz w:val="24"/>
          <w:szCs w:val="24"/>
        </w:rPr>
        <w:t>sono</w:t>
      </w:r>
      <w:r>
        <w:rPr>
          <w:rFonts w:ascii="Liberation Serif" w:hAnsi="Liberation Serif"/>
          <w:color w:val="000000"/>
          <w:spacing w:val="0"/>
          <w:sz w:val="24"/>
          <w:szCs w:val="24"/>
        </w:rPr>
        <w:t>, etc.</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Também podem ser de origem </w:t>
      </w:r>
      <w:r>
        <w:rPr>
          <w:rFonts w:ascii="Liberation Serif" w:hAnsi="Liberation Serif"/>
          <w:b/>
          <w:bCs/>
          <w:color w:val="000000"/>
          <w:spacing w:val="0"/>
          <w:sz w:val="24"/>
          <w:szCs w:val="24"/>
        </w:rPr>
        <w:t>social</w:t>
      </w:r>
      <w:r>
        <w:rPr>
          <w:rFonts w:ascii="Liberation Serif" w:hAnsi="Liberation Serif"/>
          <w:color w:val="000000"/>
          <w:spacing w:val="0"/>
          <w:sz w:val="24"/>
          <w:szCs w:val="24"/>
        </w:rPr>
        <w:t xml:space="preserve"> e/ou </w:t>
      </w:r>
      <w:r>
        <w:rPr>
          <w:rFonts w:ascii="Liberation Serif" w:hAnsi="Liberation Serif"/>
          <w:b/>
          <w:bCs/>
          <w:color w:val="000000"/>
          <w:spacing w:val="0"/>
          <w:sz w:val="24"/>
          <w:szCs w:val="24"/>
        </w:rPr>
        <w:t>relacional</w:t>
      </w:r>
      <w:r>
        <w:rPr>
          <w:rFonts w:ascii="Liberation Serif" w:hAnsi="Liberation Serif"/>
          <w:color w:val="000000"/>
          <w:spacing w:val="0"/>
          <w:sz w:val="24"/>
          <w:szCs w:val="24"/>
        </w:rPr>
        <w:t xml:space="preserve">, decorrentes das relações comunitárias na determinação de hierarquia de controle dos grupos de coletividades nas espécies, que se manifestam nas disputas por </w:t>
      </w:r>
      <w:r>
        <w:rPr>
          <w:rFonts w:ascii="Liberation Serif" w:hAnsi="Liberation Serif"/>
          <w:b/>
          <w:bCs/>
          <w:color w:val="000000"/>
          <w:spacing w:val="0"/>
          <w:sz w:val="24"/>
          <w:szCs w:val="24"/>
        </w:rPr>
        <w:t>poder</w:t>
      </w:r>
      <w:r>
        <w:rPr>
          <w:rFonts w:ascii="Liberation Serif" w:hAnsi="Liberation Serif"/>
          <w:color w:val="000000"/>
          <w:spacing w:val="0"/>
          <w:sz w:val="24"/>
          <w:szCs w:val="24"/>
        </w:rPr>
        <w:t xml:space="preserve"> e </w:t>
      </w:r>
      <w:r>
        <w:rPr>
          <w:rFonts w:ascii="Liberation Serif" w:hAnsi="Liberation Serif"/>
          <w:b/>
          <w:bCs/>
          <w:color w:val="000000"/>
          <w:spacing w:val="0"/>
          <w:sz w:val="24"/>
          <w:szCs w:val="24"/>
        </w:rPr>
        <w:t>domínio</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guerras</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usos</w:t>
      </w:r>
      <w:r>
        <w:rPr>
          <w:rFonts w:ascii="Liberation Serif" w:hAnsi="Liberation Serif"/>
          <w:color w:val="000000"/>
          <w:spacing w:val="0"/>
          <w:sz w:val="24"/>
          <w:szCs w:val="24"/>
        </w:rPr>
        <w:t xml:space="preserve"> e </w:t>
      </w:r>
      <w:r>
        <w:rPr>
          <w:rFonts w:ascii="Liberation Serif" w:hAnsi="Liberation Serif"/>
          <w:b/>
          <w:bCs/>
          <w:color w:val="000000"/>
          <w:spacing w:val="0"/>
          <w:sz w:val="24"/>
          <w:szCs w:val="24"/>
        </w:rPr>
        <w:t>costumes</w:t>
      </w:r>
      <w:r>
        <w:rPr>
          <w:rFonts w:ascii="Liberation Serif" w:hAnsi="Liberation Serif"/>
          <w:color w:val="000000"/>
          <w:spacing w:val="0"/>
          <w:sz w:val="24"/>
          <w:szCs w:val="24"/>
        </w:rPr>
        <w:t>, etc.</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Outra fonte de deflagradores são de origem </w:t>
      </w:r>
      <w:r>
        <w:rPr>
          <w:rFonts w:ascii="Liberation Serif" w:hAnsi="Liberation Serif"/>
          <w:b/>
          <w:bCs/>
          <w:color w:val="000000"/>
          <w:spacing w:val="0"/>
          <w:sz w:val="24"/>
          <w:szCs w:val="24"/>
        </w:rPr>
        <w:t>geológica</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tectônica</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astronômica</w:t>
      </w:r>
      <w:r>
        <w:rPr>
          <w:rFonts w:ascii="Liberation Serif" w:hAnsi="Liberation Serif"/>
          <w:color w:val="000000"/>
          <w:spacing w:val="0"/>
          <w:sz w:val="24"/>
          <w:szCs w:val="24"/>
        </w:rPr>
        <w:t xml:space="preserve">, em movimento cíclico nas reações colaterais decorrentes da força da gravidade responsiva aos movimentos universais, tais como </w:t>
      </w:r>
      <w:r>
        <w:rPr>
          <w:rFonts w:ascii="Liberation Serif" w:hAnsi="Liberation Serif"/>
          <w:b/>
          <w:bCs/>
          <w:color w:val="000000"/>
          <w:spacing w:val="0"/>
          <w:sz w:val="24"/>
          <w:szCs w:val="24"/>
        </w:rPr>
        <w:t>rotação</w:t>
      </w:r>
      <w:r>
        <w:rPr>
          <w:rFonts w:ascii="Liberation Serif" w:hAnsi="Liberation Serif"/>
          <w:color w:val="000000"/>
          <w:spacing w:val="0"/>
          <w:sz w:val="24"/>
          <w:szCs w:val="24"/>
        </w:rPr>
        <w:t xml:space="preserve"> da Terra (dia e noite), </w:t>
      </w:r>
      <w:r>
        <w:rPr>
          <w:rFonts w:ascii="Liberation Serif" w:hAnsi="Liberation Serif"/>
          <w:b/>
          <w:bCs/>
          <w:color w:val="000000"/>
          <w:spacing w:val="0"/>
          <w:sz w:val="24"/>
          <w:szCs w:val="24"/>
        </w:rPr>
        <w:t>Translação</w:t>
      </w:r>
      <w:r>
        <w:rPr>
          <w:rFonts w:ascii="Liberation Serif" w:hAnsi="Liberation Serif"/>
          <w:color w:val="000000"/>
          <w:spacing w:val="0"/>
          <w:sz w:val="24"/>
          <w:szCs w:val="24"/>
        </w:rPr>
        <w:t xml:space="preserve"> (estações climáticas anuais), </w:t>
      </w:r>
      <w:r>
        <w:rPr>
          <w:rFonts w:ascii="Liberation Serif" w:hAnsi="Liberation Serif"/>
          <w:b/>
          <w:bCs/>
          <w:color w:val="000000"/>
          <w:spacing w:val="0"/>
          <w:sz w:val="24"/>
          <w:szCs w:val="24"/>
        </w:rPr>
        <w:t>lunares</w:t>
      </w:r>
      <w:r>
        <w:rPr>
          <w:rFonts w:ascii="Liberation Serif" w:hAnsi="Liberation Serif"/>
          <w:color w:val="000000"/>
          <w:spacing w:val="0"/>
          <w:sz w:val="24"/>
          <w:szCs w:val="24"/>
        </w:rPr>
        <w:t xml:space="preserve"> (mar</w:t>
      </w:r>
      <w:r>
        <w:rPr>
          <w:rFonts w:ascii="Liberation Serif" w:hAnsi="Liberation Serif"/>
          <w:color w:val="000000"/>
          <w:spacing w:val="0"/>
          <w:sz w:val="24"/>
          <w:szCs w:val="24"/>
        </w:rPr>
        <w:t>é</w:t>
      </w:r>
      <w:r>
        <w:rPr>
          <w:rFonts w:ascii="Liberation Serif" w:hAnsi="Liberation Serif"/>
          <w:color w:val="000000"/>
          <w:spacing w:val="0"/>
          <w:sz w:val="24"/>
          <w:szCs w:val="24"/>
        </w:rPr>
        <w:t xml:space="preserve">s), </w:t>
      </w:r>
      <w:r>
        <w:rPr>
          <w:rFonts w:ascii="Liberation Serif" w:hAnsi="Liberation Serif"/>
          <w:b/>
          <w:bCs/>
          <w:color w:val="000000"/>
          <w:spacing w:val="0"/>
          <w:sz w:val="24"/>
          <w:szCs w:val="24"/>
        </w:rPr>
        <w:t>solares</w:t>
      </w:r>
      <w:r>
        <w:rPr>
          <w:rFonts w:ascii="Liberation Serif" w:hAnsi="Liberation Serif"/>
          <w:color w:val="000000"/>
          <w:spacing w:val="0"/>
          <w:sz w:val="24"/>
          <w:szCs w:val="24"/>
        </w:rPr>
        <w:t xml:space="preserve"> (emissões eletromagnéticas, auroras boreais), </w:t>
      </w:r>
      <w:r>
        <w:rPr>
          <w:rFonts w:ascii="Liberation Serif" w:hAnsi="Liberation Serif"/>
          <w:b/>
          <w:bCs/>
          <w:color w:val="000000"/>
          <w:spacing w:val="0"/>
          <w:sz w:val="24"/>
          <w:szCs w:val="24"/>
        </w:rPr>
        <w:t>tectônicas</w:t>
      </w:r>
      <w:r>
        <w:rPr>
          <w:rFonts w:ascii="Liberation Serif" w:hAnsi="Liberation Serif"/>
          <w:color w:val="000000"/>
          <w:spacing w:val="0"/>
          <w:sz w:val="24"/>
          <w:szCs w:val="24"/>
        </w:rPr>
        <w:t xml:space="preserve"> (</w:t>
      </w:r>
      <w:r>
        <w:rPr>
          <w:rFonts w:ascii="Liberation Serif" w:hAnsi="Liberation Serif"/>
          <w:color w:val="000000"/>
          <w:spacing w:val="0"/>
          <w:sz w:val="24"/>
          <w:szCs w:val="24"/>
        </w:rPr>
        <w:t>terre</w:t>
      </w:r>
      <w:r>
        <w:rPr>
          <w:rFonts w:ascii="Liberation Serif" w:hAnsi="Liberation Serif"/>
          <w:color w:val="000000"/>
          <w:spacing w:val="0"/>
          <w:sz w:val="24"/>
          <w:szCs w:val="24"/>
        </w:rPr>
        <w:t>motos e maremotos), vulcânicas, etc.</w:t>
      </w:r>
    </w:p>
    <w:p>
      <w:pPr>
        <w:pStyle w:val="Estilopadrodedesenho"/>
        <w:bidi w:val="0"/>
        <w:spacing w:lineRule="atLeast" w:line="200" w:before="0" w:after="0"/>
        <w:ind w:firstLine="737" w:left="0" w:right="0"/>
        <w:contextualSpacing/>
        <w:jc w:val="both"/>
        <w:rPr>
          <w:rFonts w:ascii="Liberation Serif" w:hAnsi="Liberation Serif"/>
          <w:color w:val="000000"/>
          <w:spacing w:val="0"/>
          <w:sz w:val="24"/>
          <w:szCs w:val="24"/>
        </w:rPr>
      </w:pPr>
      <w:r>
        <w:rPr>
          <w:rFonts w:ascii="Liberation Serif" w:hAnsi="Liberation Serif"/>
          <w:color w:val="000000"/>
          <w:spacing w:val="0"/>
          <w:sz w:val="24"/>
          <w:szCs w:val="24"/>
        </w:rPr>
        <w:t xml:space="preserve">Por fim, existem aquele de origem </w:t>
      </w:r>
      <w:r>
        <w:rPr>
          <w:rFonts w:ascii="Liberation Serif" w:hAnsi="Liberation Serif"/>
          <w:b/>
          <w:bCs/>
          <w:color w:val="000000"/>
          <w:spacing w:val="0"/>
          <w:sz w:val="24"/>
          <w:szCs w:val="24"/>
        </w:rPr>
        <w:t>natural</w:t>
      </w:r>
      <w:r>
        <w:rPr>
          <w:rFonts w:ascii="Liberation Serif" w:hAnsi="Liberation Serif"/>
          <w:color w:val="000000"/>
          <w:spacing w:val="0"/>
          <w:sz w:val="24"/>
          <w:szCs w:val="24"/>
        </w:rPr>
        <w:t xml:space="preserve"> e </w:t>
      </w:r>
      <w:r>
        <w:rPr>
          <w:rFonts w:ascii="Liberation Serif" w:hAnsi="Liberation Serif"/>
          <w:b/>
          <w:bCs/>
          <w:color w:val="000000"/>
          <w:spacing w:val="0"/>
          <w:sz w:val="24"/>
          <w:szCs w:val="24"/>
        </w:rPr>
        <w:t>ambientais</w:t>
      </w:r>
      <w:r>
        <w:rPr>
          <w:rFonts w:ascii="Liberation Serif" w:hAnsi="Liberation Serif"/>
          <w:color w:val="000000"/>
          <w:spacing w:val="0"/>
          <w:sz w:val="24"/>
          <w:szCs w:val="24"/>
        </w:rPr>
        <w:t xml:space="preserve"> ou </w:t>
      </w:r>
      <w:r>
        <w:rPr>
          <w:rFonts w:ascii="Liberation Serif" w:hAnsi="Liberation Serif"/>
          <w:b/>
          <w:bCs/>
          <w:color w:val="000000"/>
          <w:spacing w:val="0"/>
          <w:sz w:val="24"/>
          <w:szCs w:val="24"/>
        </w:rPr>
        <w:t>biológicas</w:t>
      </w:r>
      <w:r>
        <w:rPr>
          <w:rFonts w:ascii="Liberation Serif" w:hAnsi="Liberation Serif"/>
          <w:color w:val="000000"/>
          <w:spacing w:val="0"/>
          <w:sz w:val="24"/>
          <w:szCs w:val="24"/>
        </w:rPr>
        <w:t xml:space="preserve"> para atendimento aos imperativos de </w:t>
      </w:r>
      <w:r>
        <w:rPr>
          <w:rFonts w:ascii="Liberation Serif" w:hAnsi="Liberation Serif"/>
          <w:b/>
          <w:bCs/>
          <w:color w:val="000000"/>
          <w:spacing w:val="0"/>
          <w:sz w:val="24"/>
          <w:szCs w:val="24"/>
        </w:rPr>
        <w:t>cadeia</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alimentar</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pragas</w:t>
      </w:r>
      <w:r>
        <w:rPr>
          <w:rFonts w:ascii="Liberation Serif" w:hAnsi="Liberation Serif"/>
          <w:color w:val="000000"/>
          <w:spacing w:val="0"/>
          <w:sz w:val="24"/>
          <w:szCs w:val="24"/>
        </w:rPr>
        <w:t xml:space="preserve"> e </w:t>
      </w:r>
      <w:r>
        <w:rPr>
          <w:rFonts w:ascii="Liberation Serif" w:hAnsi="Liberation Serif"/>
          <w:b/>
          <w:bCs/>
          <w:color w:val="000000"/>
          <w:spacing w:val="0"/>
          <w:sz w:val="24"/>
          <w:szCs w:val="24"/>
        </w:rPr>
        <w:t>doenças</w:t>
      </w:r>
      <w:r>
        <w:rPr>
          <w:rFonts w:ascii="Liberation Serif" w:hAnsi="Liberation Serif"/>
          <w:color w:val="000000"/>
          <w:spacing w:val="0"/>
          <w:sz w:val="24"/>
          <w:szCs w:val="24"/>
        </w:rPr>
        <w:t xml:space="preserve"> e a </w:t>
      </w:r>
      <w:r>
        <w:rPr>
          <w:rFonts w:ascii="Liberation Serif" w:hAnsi="Liberation Serif"/>
          <w:b w:val="false"/>
          <w:bCs w:val="false"/>
          <w:color w:val="000000"/>
          <w:spacing w:val="0"/>
          <w:sz w:val="24"/>
          <w:szCs w:val="24"/>
        </w:rPr>
        <w:t>disponibilidade</w:t>
      </w:r>
      <w:r>
        <w:rPr>
          <w:rFonts w:ascii="Liberation Serif" w:hAnsi="Liberation Serif"/>
          <w:color w:val="000000"/>
          <w:spacing w:val="0"/>
          <w:sz w:val="24"/>
          <w:szCs w:val="24"/>
        </w:rPr>
        <w:t xml:space="preserve"> de </w:t>
      </w:r>
      <w:r>
        <w:rPr>
          <w:rFonts w:ascii="Liberation Serif" w:hAnsi="Liberation Serif"/>
          <w:b/>
          <w:bCs/>
          <w:color w:val="000000"/>
          <w:spacing w:val="0"/>
          <w:sz w:val="24"/>
          <w:szCs w:val="24"/>
        </w:rPr>
        <w:t>recursos</w:t>
      </w:r>
      <w:r>
        <w:rPr>
          <w:rFonts w:ascii="Liberation Serif" w:hAnsi="Liberation Serif"/>
          <w:color w:val="000000"/>
          <w:spacing w:val="0"/>
          <w:sz w:val="24"/>
          <w:szCs w:val="24"/>
        </w:rPr>
        <w:t xml:space="preserve"> </w:t>
      </w:r>
      <w:r>
        <w:rPr>
          <w:rFonts w:ascii="Liberation Serif" w:hAnsi="Liberation Serif"/>
          <w:b/>
          <w:bCs/>
          <w:color w:val="000000"/>
          <w:spacing w:val="0"/>
          <w:sz w:val="24"/>
          <w:szCs w:val="24"/>
        </w:rPr>
        <w:t>naturais.</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Estes deflagradores existem desde o início dos tempos, com os quais convivemos e que promoveram os mecanismos de seleção natural e impulsão do desenvolvimento das espécies, culminando com o aparecimento da inteligência e da evolução pela aprendizagem experimental.</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Naturalmente, com o desenvolvimento da razão, acabamos por desenvolver técnicas e mecanismos de contorno de forma a evitar, o quanto possível, a ação dorida destes elementos, primeiro a partir do domínio do fogo, desenvolvimento de habitações, vestuário, culinária e uma infinidade de outras coisas.</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Por outro lado, o conhecimento e o desfrute dos facilitadores de conforto e bem-estar, acabaram por gerar outras necessidades, substituindo os deflagradores naturais pelos artificiais, e mais recentemente os virtuais.</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Assim, passamos a depender de </w:t>
      </w:r>
      <w:r>
        <w:rPr>
          <w:rFonts w:ascii="Liberation Serif" w:hAnsi="Liberation Serif"/>
          <w:b/>
          <w:bCs/>
          <w:color w:val="000000"/>
          <w:spacing w:val="0"/>
          <w:sz w:val="24"/>
          <w:szCs w:val="24"/>
        </w:rPr>
        <w:t>geradores</w:t>
      </w:r>
      <w:r>
        <w:rPr>
          <w:rFonts w:ascii="Liberation Serif" w:hAnsi="Liberation Serif"/>
          <w:b w:val="false"/>
          <w:bCs w:val="false"/>
          <w:color w:val="000000"/>
          <w:spacing w:val="0"/>
          <w:sz w:val="24"/>
          <w:szCs w:val="24"/>
        </w:rPr>
        <w:t xml:space="preserve"> </w:t>
      </w:r>
      <w:r>
        <w:rPr>
          <w:rFonts w:ascii="Liberation Serif" w:hAnsi="Liberation Serif"/>
          <w:b/>
          <w:bCs/>
          <w:color w:val="000000"/>
          <w:spacing w:val="0"/>
          <w:sz w:val="24"/>
          <w:szCs w:val="24"/>
        </w:rPr>
        <w:t>de</w:t>
      </w:r>
      <w:r>
        <w:rPr>
          <w:rFonts w:ascii="Liberation Serif" w:hAnsi="Liberation Serif"/>
          <w:b w:val="false"/>
          <w:bCs w:val="false"/>
          <w:color w:val="000000"/>
          <w:spacing w:val="0"/>
          <w:sz w:val="24"/>
          <w:szCs w:val="24"/>
        </w:rPr>
        <w:t xml:space="preserve"> </w:t>
      </w:r>
      <w:r>
        <w:rPr>
          <w:rFonts w:ascii="Liberation Serif" w:hAnsi="Liberation Serif"/>
          <w:b/>
          <w:bCs/>
          <w:color w:val="000000"/>
          <w:spacing w:val="0"/>
          <w:sz w:val="24"/>
          <w:szCs w:val="24"/>
        </w:rPr>
        <w:t>interesse</w:t>
      </w:r>
      <w:r>
        <w:rPr>
          <w:rFonts w:ascii="Liberation Serif" w:hAnsi="Liberation Serif"/>
          <w:b w:val="false"/>
          <w:bCs w:val="false"/>
          <w:color w:val="000000"/>
          <w:spacing w:val="0"/>
          <w:sz w:val="24"/>
          <w:szCs w:val="24"/>
        </w:rPr>
        <w:t xml:space="preserve"> para promoção da aprendizagem, a fim de promover a mobilização que incentive o interesse em aprender.</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Os geradores de interesse podem ter origem internos, interativos e externos.</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Pode-se gerar ou estimular interesse em aprendizagem, mostrando ou identificando </w:t>
      </w:r>
      <w:r>
        <w:rPr>
          <w:rFonts w:ascii="Liberation Serif" w:hAnsi="Liberation Serif"/>
          <w:b/>
          <w:bCs/>
          <w:color w:val="000000"/>
          <w:spacing w:val="0"/>
          <w:sz w:val="24"/>
          <w:szCs w:val="24"/>
        </w:rPr>
        <w:t>necessidades</w:t>
      </w:r>
      <w:r>
        <w:rPr>
          <w:rFonts w:ascii="Liberation Serif" w:hAnsi="Liberation Serif"/>
          <w:b w:val="false"/>
          <w:bCs w:val="false"/>
          <w:color w:val="000000"/>
          <w:spacing w:val="0"/>
          <w:sz w:val="24"/>
          <w:szCs w:val="24"/>
        </w:rPr>
        <w:t xml:space="preserve">, incentivando o </w:t>
      </w:r>
      <w:r>
        <w:rPr>
          <w:rFonts w:ascii="Liberation Serif" w:hAnsi="Liberation Serif"/>
          <w:b/>
          <w:bCs/>
          <w:color w:val="000000"/>
          <w:spacing w:val="0"/>
          <w:sz w:val="24"/>
          <w:szCs w:val="24"/>
        </w:rPr>
        <w:t>desejo</w:t>
      </w:r>
      <w:r>
        <w:rPr>
          <w:rFonts w:ascii="Liberation Serif" w:hAnsi="Liberation Serif"/>
          <w:b w:val="false"/>
          <w:bCs w:val="false"/>
          <w:color w:val="000000"/>
          <w:spacing w:val="0"/>
          <w:sz w:val="24"/>
          <w:szCs w:val="24"/>
        </w:rPr>
        <w:t xml:space="preserve"> ou a </w:t>
      </w:r>
      <w:r>
        <w:rPr>
          <w:rFonts w:ascii="Liberation Serif" w:hAnsi="Liberation Serif"/>
          <w:b/>
          <w:bCs/>
          <w:color w:val="000000"/>
          <w:spacing w:val="0"/>
          <w:sz w:val="24"/>
          <w:szCs w:val="24"/>
        </w:rPr>
        <w:t>vontade</w:t>
      </w:r>
      <w:r>
        <w:rPr>
          <w:rFonts w:ascii="Liberation Serif" w:hAnsi="Liberation Serif"/>
          <w:b w:val="false"/>
          <w:bCs w:val="false"/>
          <w:color w:val="000000"/>
          <w:spacing w:val="0"/>
          <w:sz w:val="24"/>
          <w:szCs w:val="24"/>
        </w:rPr>
        <w:t xml:space="preserve"> ou a </w:t>
      </w:r>
      <w:r>
        <w:rPr>
          <w:rFonts w:ascii="Liberation Serif" w:hAnsi="Liberation Serif"/>
          <w:b/>
          <w:bCs/>
          <w:color w:val="000000"/>
          <w:spacing w:val="0"/>
          <w:sz w:val="24"/>
          <w:szCs w:val="24"/>
        </w:rPr>
        <w:t>competição</w:t>
      </w:r>
      <w:r>
        <w:rPr>
          <w:rFonts w:ascii="Liberation Serif" w:hAnsi="Liberation Serif"/>
          <w:b w:val="false"/>
          <w:bCs w:val="false"/>
          <w:color w:val="000000"/>
          <w:spacing w:val="0"/>
          <w:sz w:val="24"/>
          <w:szCs w:val="24"/>
        </w:rPr>
        <w:t xml:space="preserve">, atiçando a </w:t>
      </w:r>
      <w:r>
        <w:rPr>
          <w:rFonts w:ascii="Liberation Serif" w:hAnsi="Liberation Serif"/>
          <w:b/>
          <w:bCs/>
          <w:color w:val="000000"/>
          <w:spacing w:val="0"/>
          <w:sz w:val="24"/>
          <w:szCs w:val="24"/>
        </w:rPr>
        <w:t>curiosidade</w:t>
      </w:r>
      <w:r>
        <w:rPr>
          <w:rFonts w:ascii="Liberation Serif" w:hAnsi="Liberation Serif"/>
          <w:b w:val="false"/>
          <w:bCs w:val="false"/>
          <w:color w:val="000000"/>
          <w:spacing w:val="0"/>
          <w:sz w:val="24"/>
          <w:szCs w:val="24"/>
        </w:rPr>
        <w:t xml:space="preserve"> ou descobrindo (descortinando) a </w:t>
      </w:r>
      <w:r>
        <w:rPr>
          <w:rFonts w:ascii="Liberation Serif" w:hAnsi="Liberation Serif"/>
          <w:b/>
          <w:bCs/>
          <w:color w:val="000000"/>
          <w:spacing w:val="0"/>
          <w:sz w:val="24"/>
          <w:szCs w:val="24"/>
        </w:rPr>
        <w:t>vocação</w:t>
      </w:r>
      <w:r>
        <w:rPr>
          <w:rFonts w:ascii="Liberation Serif" w:hAnsi="Liberation Serif"/>
          <w:b w:val="false"/>
          <w:bCs w:val="false"/>
          <w:color w:val="000000"/>
          <w:spacing w:val="0"/>
          <w:sz w:val="24"/>
          <w:szCs w:val="24"/>
        </w:rPr>
        <w:t>.</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Uma vez que as </w:t>
      </w:r>
      <w:r>
        <w:rPr>
          <w:rFonts w:ascii="Liberation Serif" w:hAnsi="Liberation Serif"/>
          <w:b/>
          <w:bCs/>
          <w:color w:val="000000"/>
          <w:spacing w:val="0"/>
          <w:sz w:val="24"/>
          <w:szCs w:val="24"/>
        </w:rPr>
        <w:t>necessidades</w:t>
      </w:r>
      <w:r>
        <w:rPr>
          <w:rFonts w:ascii="Liberation Serif" w:hAnsi="Liberation Serif"/>
          <w:b w:val="false"/>
          <w:bCs w:val="false"/>
          <w:color w:val="000000"/>
          <w:spacing w:val="0"/>
          <w:sz w:val="24"/>
          <w:szCs w:val="24"/>
        </w:rPr>
        <w:t xml:space="preserve"> não são muito claras hoje em dia, evidenciar as necessidades de </w:t>
      </w:r>
      <w:r>
        <w:rPr>
          <w:rFonts w:ascii="Liberation Serif" w:hAnsi="Liberation Serif"/>
          <w:b/>
          <w:bCs/>
          <w:color w:val="000000"/>
          <w:spacing w:val="0"/>
          <w:sz w:val="24"/>
          <w:szCs w:val="24"/>
        </w:rPr>
        <w:t>sobrevivência</w:t>
      </w:r>
      <w:r>
        <w:rPr>
          <w:rFonts w:ascii="Liberation Serif" w:hAnsi="Liberation Serif"/>
          <w:b w:val="false"/>
          <w:bCs w:val="false"/>
          <w:color w:val="000000"/>
          <w:spacing w:val="0"/>
          <w:sz w:val="24"/>
          <w:szCs w:val="24"/>
        </w:rPr>
        <w:t xml:space="preserve">, de </w:t>
      </w:r>
      <w:r>
        <w:rPr>
          <w:rFonts w:ascii="Liberation Serif" w:hAnsi="Liberation Serif"/>
          <w:b/>
          <w:bCs/>
          <w:color w:val="000000"/>
          <w:spacing w:val="0"/>
          <w:sz w:val="24"/>
          <w:szCs w:val="24"/>
        </w:rPr>
        <w:t>socialização</w:t>
      </w:r>
      <w:r>
        <w:rPr>
          <w:rFonts w:ascii="Liberation Serif" w:hAnsi="Liberation Serif"/>
          <w:b w:val="false"/>
          <w:bCs w:val="false"/>
          <w:color w:val="000000"/>
          <w:spacing w:val="0"/>
          <w:sz w:val="24"/>
          <w:szCs w:val="24"/>
        </w:rPr>
        <w:t xml:space="preserve">, de </w:t>
      </w:r>
      <w:r>
        <w:rPr>
          <w:rFonts w:ascii="Liberation Serif" w:hAnsi="Liberation Serif"/>
          <w:b/>
          <w:bCs/>
          <w:color w:val="000000"/>
          <w:spacing w:val="0"/>
          <w:sz w:val="24"/>
          <w:szCs w:val="24"/>
        </w:rPr>
        <w:t>sono</w:t>
      </w:r>
      <w:r>
        <w:rPr>
          <w:rFonts w:ascii="Liberation Serif" w:hAnsi="Liberation Serif"/>
          <w:b w:val="false"/>
          <w:bCs w:val="false"/>
          <w:color w:val="000000"/>
          <w:spacing w:val="0"/>
          <w:sz w:val="24"/>
          <w:szCs w:val="24"/>
        </w:rPr>
        <w:t xml:space="preserve">, de </w:t>
      </w:r>
      <w:r>
        <w:rPr>
          <w:rFonts w:ascii="Liberation Serif" w:hAnsi="Liberation Serif"/>
          <w:b/>
          <w:bCs/>
          <w:color w:val="000000"/>
          <w:spacing w:val="0"/>
          <w:sz w:val="24"/>
          <w:szCs w:val="24"/>
        </w:rPr>
        <w:t>prosperidade</w:t>
      </w:r>
      <w:r>
        <w:rPr>
          <w:rFonts w:ascii="Liberation Serif" w:hAnsi="Liberation Serif"/>
          <w:b w:val="false"/>
          <w:bCs w:val="false"/>
          <w:color w:val="000000"/>
          <w:spacing w:val="0"/>
          <w:sz w:val="24"/>
          <w:szCs w:val="24"/>
        </w:rPr>
        <w:t xml:space="preserve">, de </w:t>
      </w:r>
      <w:r>
        <w:rPr>
          <w:rFonts w:ascii="Liberation Serif" w:hAnsi="Liberation Serif"/>
          <w:b/>
          <w:bCs/>
          <w:color w:val="000000"/>
          <w:spacing w:val="0"/>
          <w:sz w:val="24"/>
          <w:szCs w:val="24"/>
        </w:rPr>
        <w:t>conforto</w:t>
      </w:r>
      <w:r>
        <w:rPr>
          <w:rFonts w:ascii="Liberation Serif" w:hAnsi="Liberation Serif"/>
          <w:b w:val="false"/>
          <w:bCs w:val="false"/>
          <w:color w:val="000000"/>
          <w:spacing w:val="0"/>
          <w:sz w:val="24"/>
          <w:szCs w:val="24"/>
        </w:rPr>
        <w:t xml:space="preserve">, de </w:t>
      </w:r>
      <w:r>
        <w:rPr>
          <w:rFonts w:ascii="Liberation Serif" w:hAnsi="Liberation Serif"/>
          <w:b/>
          <w:bCs/>
          <w:color w:val="000000"/>
          <w:spacing w:val="0"/>
          <w:sz w:val="24"/>
          <w:szCs w:val="24"/>
        </w:rPr>
        <w:t>proteção</w:t>
      </w:r>
      <w:r>
        <w:rPr>
          <w:rFonts w:ascii="Liberation Serif" w:hAnsi="Liberation Serif"/>
          <w:b w:val="false"/>
          <w:bCs w:val="false"/>
          <w:color w:val="000000"/>
          <w:spacing w:val="0"/>
          <w:sz w:val="24"/>
          <w:szCs w:val="24"/>
        </w:rPr>
        <w:t xml:space="preserve">, de </w:t>
      </w:r>
      <w:r>
        <w:rPr>
          <w:rFonts w:ascii="Liberation Serif" w:hAnsi="Liberation Serif"/>
          <w:b/>
          <w:bCs/>
          <w:color w:val="000000"/>
          <w:spacing w:val="0"/>
          <w:sz w:val="24"/>
          <w:szCs w:val="24"/>
        </w:rPr>
        <w:t>segurança</w:t>
      </w:r>
      <w:r>
        <w:rPr>
          <w:rFonts w:ascii="Liberation Serif" w:hAnsi="Liberation Serif"/>
          <w:b w:val="false"/>
          <w:bCs w:val="false"/>
          <w:color w:val="000000"/>
          <w:spacing w:val="0"/>
          <w:sz w:val="24"/>
          <w:szCs w:val="24"/>
        </w:rPr>
        <w:t xml:space="preserve">, de </w:t>
      </w:r>
      <w:r>
        <w:rPr>
          <w:rFonts w:ascii="Liberation Serif" w:hAnsi="Liberation Serif"/>
          <w:b/>
          <w:bCs/>
          <w:color w:val="000000"/>
          <w:spacing w:val="0"/>
          <w:sz w:val="24"/>
          <w:szCs w:val="24"/>
        </w:rPr>
        <w:t>saúde</w:t>
      </w:r>
      <w:r>
        <w:rPr>
          <w:rFonts w:ascii="Liberation Serif" w:hAnsi="Liberation Serif"/>
          <w:b w:val="false"/>
          <w:bCs w:val="false"/>
          <w:color w:val="000000"/>
          <w:spacing w:val="0"/>
          <w:sz w:val="24"/>
          <w:szCs w:val="24"/>
        </w:rPr>
        <w:t xml:space="preserve">, entre outros, de diversas formas, pode ser uma forma efetiva de gerar interesse autêntico como motivação para aprender especificidades. </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O </w:t>
      </w:r>
      <w:r>
        <w:rPr>
          <w:rFonts w:ascii="Liberation Serif" w:hAnsi="Liberation Serif"/>
          <w:b/>
          <w:bCs/>
          <w:color w:val="000000"/>
          <w:spacing w:val="0"/>
          <w:sz w:val="24"/>
          <w:szCs w:val="24"/>
        </w:rPr>
        <w:t>incentivo</w:t>
      </w:r>
      <w:r>
        <w:rPr>
          <w:rFonts w:ascii="Liberation Serif" w:hAnsi="Liberation Serif"/>
          <w:b w:val="false"/>
          <w:bCs w:val="false"/>
          <w:color w:val="000000"/>
          <w:spacing w:val="0"/>
          <w:sz w:val="24"/>
          <w:szCs w:val="24"/>
        </w:rPr>
        <w:t xml:space="preserve"> à </w:t>
      </w:r>
      <w:r>
        <w:rPr>
          <w:rFonts w:ascii="Liberation Serif" w:hAnsi="Liberation Serif"/>
          <w:b/>
          <w:bCs/>
          <w:color w:val="000000"/>
          <w:spacing w:val="0"/>
          <w:sz w:val="24"/>
          <w:szCs w:val="24"/>
        </w:rPr>
        <w:t>competição</w:t>
      </w:r>
      <w:r>
        <w:rPr>
          <w:rFonts w:ascii="Liberation Serif" w:hAnsi="Liberation Serif"/>
          <w:b w:val="false"/>
          <w:bCs w:val="false"/>
          <w:color w:val="000000"/>
          <w:spacing w:val="0"/>
          <w:sz w:val="24"/>
          <w:szCs w:val="24"/>
        </w:rPr>
        <w:t xml:space="preserve">, muitas vezes pelo incentivo à prática de </w:t>
      </w:r>
      <w:r>
        <w:rPr>
          <w:rFonts w:ascii="Liberation Serif" w:hAnsi="Liberation Serif"/>
          <w:b/>
          <w:bCs/>
          <w:color w:val="000000"/>
          <w:spacing w:val="0"/>
          <w:sz w:val="24"/>
          <w:szCs w:val="24"/>
        </w:rPr>
        <w:t>esportes</w:t>
      </w:r>
      <w:r>
        <w:rPr>
          <w:rFonts w:ascii="Liberation Serif" w:hAnsi="Liberation Serif"/>
          <w:b w:val="false"/>
          <w:bCs w:val="false"/>
          <w:color w:val="000000"/>
          <w:spacing w:val="0"/>
          <w:sz w:val="24"/>
          <w:szCs w:val="24"/>
        </w:rPr>
        <w:t xml:space="preserve"> e </w:t>
      </w:r>
      <w:r>
        <w:rPr>
          <w:rFonts w:ascii="Liberation Serif" w:hAnsi="Liberation Serif"/>
          <w:b/>
          <w:bCs/>
          <w:color w:val="000000"/>
          <w:spacing w:val="0"/>
          <w:sz w:val="24"/>
          <w:szCs w:val="24"/>
        </w:rPr>
        <w:t>jogos</w:t>
      </w:r>
      <w:r>
        <w:rPr>
          <w:rFonts w:ascii="Liberation Serif" w:hAnsi="Liberation Serif"/>
          <w:b w:val="false"/>
          <w:bCs w:val="false"/>
          <w:color w:val="000000"/>
          <w:spacing w:val="0"/>
          <w:sz w:val="24"/>
          <w:szCs w:val="24"/>
        </w:rPr>
        <w:t xml:space="preserve"> educacionais é outra ferramenta bastante interessante e utilizada para mobilizar a aprendizagem de forma direta ou indireta. </w:t>
      </w:r>
      <w:r>
        <w:rPr>
          <w:rFonts w:ascii="Liberation Serif" w:hAnsi="Liberation Serif"/>
          <w:b/>
          <w:bCs/>
          <w:color w:val="000000"/>
          <w:spacing w:val="0"/>
          <w:sz w:val="24"/>
          <w:szCs w:val="24"/>
        </w:rPr>
        <w:t>Valores</w:t>
      </w:r>
      <w:r>
        <w:rPr>
          <w:rFonts w:ascii="Liberation Serif" w:hAnsi="Liberation Serif"/>
          <w:b w:val="false"/>
          <w:bCs w:val="false"/>
          <w:color w:val="000000"/>
          <w:spacing w:val="0"/>
          <w:sz w:val="24"/>
          <w:szCs w:val="24"/>
        </w:rPr>
        <w:t xml:space="preserve"> podem ser construídos, a promoção da saúde e consciência corporal, interação pela esportividade são sempre bem-vindos na formação sócio relacional e interpessoal.</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Substituir a exacerbações dos </w:t>
      </w:r>
      <w:r>
        <w:rPr>
          <w:rFonts w:ascii="Liberation Serif" w:hAnsi="Liberation Serif"/>
          <w:b/>
          <w:bCs/>
          <w:color w:val="000000"/>
          <w:spacing w:val="0"/>
          <w:sz w:val="24"/>
          <w:szCs w:val="24"/>
        </w:rPr>
        <w:t>desejos</w:t>
      </w:r>
      <w:r>
        <w:rPr>
          <w:rFonts w:ascii="Liberation Serif" w:hAnsi="Liberation Serif"/>
          <w:b w:val="false"/>
          <w:bCs w:val="false"/>
          <w:color w:val="000000"/>
          <w:spacing w:val="0"/>
          <w:sz w:val="24"/>
          <w:szCs w:val="24"/>
        </w:rPr>
        <w:t xml:space="preserve"> de posse, poder e fama pelos desejos de </w:t>
      </w:r>
      <w:r>
        <w:rPr>
          <w:rFonts w:ascii="Liberation Serif" w:hAnsi="Liberation Serif"/>
          <w:b/>
          <w:bCs/>
          <w:color w:val="000000"/>
          <w:spacing w:val="0"/>
          <w:sz w:val="24"/>
          <w:szCs w:val="24"/>
        </w:rPr>
        <w:t>conhecer</w:t>
      </w:r>
      <w:r>
        <w:rPr>
          <w:rFonts w:ascii="Liberation Serif" w:hAnsi="Liberation Serif"/>
          <w:b w:val="false"/>
          <w:bCs w:val="false"/>
          <w:color w:val="000000"/>
          <w:spacing w:val="0"/>
          <w:sz w:val="24"/>
          <w:szCs w:val="24"/>
        </w:rPr>
        <w:t xml:space="preserve">, </w:t>
      </w:r>
      <w:r>
        <w:rPr>
          <w:rFonts w:ascii="Liberation Serif" w:hAnsi="Liberation Serif"/>
          <w:b/>
          <w:bCs/>
          <w:color w:val="000000"/>
          <w:spacing w:val="0"/>
          <w:sz w:val="24"/>
          <w:szCs w:val="24"/>
        </w:rPr>
        <w:t>crescer</w:t>
      </w:r>
      <w:r>
        <w:rPr>
          <w:rFonts w:ascii="Liberation Serif" w:hAnsi="Liberation Serif"/>
          <w:b w:val="false"/>
          <w:bCs w:val="false"/>
          <w:color w:val="000000"/>
          <w:spacing w:val="0"/>
          <w:sz w:val="24"/>
          <w:szCs w:val="24"/>
        </w:rPr>
        <w:t xml:space="preserve">, </w:t>
      </w:r>
      <w:r>
        <w:rPr>
          <w:rFonts w:ascii="Liberation Serif" w:hAnsi="Liberation Serif"/>
          <w:b/>
          <w:bCs/>
          <w:color w:val="000000"/>
          <w:spacing w:val="0"/>
          <w:sz w:val="24"/>
          <w:szCs w:val="24"/>
        </w:rPr>
        <w:t>liberdade</w:t>
      </w:r>
      <w:r>
        <w:rPr>
          <w:rFonts w:ascii="Liberation Serif" w:hAnsi="Liberation Serif"/>
          <w:b w:val="false"/>
          <w:bCs w:val="false"/>
          <w:color w:val="000000"/>
          <w:spacing w:val="0"/>
          <w:sz w:val="24"/>
          <w:szCs w:val="24"/>
        </w:rPr>
        <w:t xml:space="preserve"> e pela construção de </w:t>
      </w:r>
      <w:r>
        <w:rPr>
          <w:rFonts w:ascii="Liberation Serif" w:hAnsi="Liberation Serif"/>
          <w:b/>
          <w:bCs/>
          <w:color w:val="000000"/>
          <w:spacing w:val="0"/>
          <w:sz w:val="24"/>
          <w:szCs w:val="24"/>
        </w:rPr>
        <w:t>sonhos</w:t>
      </w:r>
      <w:r>
        <w:rPr>
          <w:rFonts w:ascii="Liberation Serif" w:hAnsi="Liberation Serif"/>
          <w:b w:val="false"/>
          <w:bCs w:val="false"/>
          <w:color w:val="000000"/>
          <w:spacing w:val="0"/>
          <w:sz w:val="24"/>
          <w:szCs w:val="24"/>
        </w:rPr>
        <w:t xml:space="preserve">, </w:t>
      </w:r>
      <w:r>
        <w:rPr>
          <w:rFonts w:ascii="Liberation Serif" w:hAnsi="Liberation Serif"/>
          <w:b/>
          <w:bCs/>
          <w:color w:val="000000"/>
          <w:spacing w:val="0"/>
          <w:sz w:val="24"/>
          <w:szCs w:val="24"/>
        </w:rPr>
        <w:t>ambições</w:t>
      </w:r>
      <w:r>
        <w:rPr>
          <w:rFonts w:ascii="Liberation Serif" w:hAnsi="Liberation Serif"/>
          <w:b w:val="false"/>
          <w:bCs w:val="false"/>
          <w:color w:val="000000"/>
          <w:spacing w:val="0"/>
          <w:sz w:val="24"/>
          <w:szCs w:val="24"/>
        </w:rPr>
        <w:t xml:space="preserve"> e </w:t>
      </w:r>
      <w:r>
        <w:rPr>
          <w:rFonts w:ascii="Liberation Serif" w:hAnsi="Liberation Serif"/>
          <w:b/>
          <w:bCs/>
          <w:color w:val="000000"/>
          <w:spacing w:val="0"/>
          <w:sz w:val="24"/>
          <w:szCs w:val="24"/>
        </w:rPr>
        <w:t>metas</w:t>
      </w:r>
      <w:r>
        <w:rPr>
          <w:rFonts w:ascii="Liberation Serif" w:hAnsi="Liberation Serif"/>
          <w:b w:val="false"/>
          <w:bCs w:val="false"/>
          <w:color w:val="000000"/>
          <w:spacing w:val="0"/>
          <w:sz w:val="24"/>
          <w:szCs w:val="24"/>
        </w:rPr>
        <w:t xml:space="preserve"> saudáveis também são positivamente incentiváveis.</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Por fim, mas não menos eficiente, promover a </w:t>
      </w:r>
      <w:r>
        <w:rPr>
          <w:rFonts w:ascii="Liberation Serif" w:hAnsi="Liberation Serif"/>
          <w:b/>
          <w:bCs/>
          <w:color w:val="000000"/>
          <w:spacing w:val="0"/>
          <w:sz w:val="24"/>
          <w:szCs w:val="24"/>
        </w:rPr>
        <w:t>descoberta</w:t>
      </w:r>
      <w:r>
        <w:rPr>
          <w:rFonts w:ascii="Liberation Serif" w:hAnsi="Liberation Serif"/>
          <w:b w:val="false"/>
          <w:bCs w:val="false"/>
          <w:color w:val="000000"/>
          <w:spacing w:val="0"/>
          <w:sz w:val="24"/>
          <w:szCs w:val="24"/>
        </w:rPr>
        <w:t xml:space="preserve"> da </w:t>
      </w:r>
      <w:r>
        <w:rPr>
          <w:rFonts w:ascii="Liberation Serif" w:hAnsi="Liberation Serif"/>
          <w:b/>
          <w:bCs/>
          <w:color w:val="000000"/>
          <w:spacing w:val="0"/>
          <w:sz w:val="24"/>
          <w:szCs w:val="24"/>
        </w:rPr>
        <w:t>vocação</w:t>
      </w:r>
      <w:r>
        <w:rPr>
          <w:rFonts w:ascii="Liberation Serif" w:hAnsi="Liberation Serif"/>
          <w:b w:val="false"/>
          <w:bCs w:val="false"/>
          <w:color w:val="000000"/>
          <w:spacing w:val="0"/>
          <w:sz w:val="24"/>
          <w:szCs w:val="24"/>
        </w:rPr>
        <w:t xml:space="preserve"> individual e coletiva é, fora de dúvida, o mecanismo gerador de interesse mais proeminentemente eficaz para construir e impulsionar a vontade de aprender, como motivador duradouro auto suficiente para toda a vida.</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Na base de aplicação prática de produção de aprendizagem é fundamental escolher bem a melhor estratégia metodológica de ensino pelo uso de metodologias ativas e ou passivas aplicáveis, dependendo das peculiaridades individuais do aprendiz, bem como também dos objetivos e conteúdos a serem administrados. </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As </w:t>
      </w:r>
      <w:r>
        <w:rPr>
          <w:rFonts w:ascii="Liberation Serif" w:hAnsi="Liberation Serif"/>
          <w:b/>
          <w:bCs/>
          <w:color w:val="000000"/>
          <w:spacing w:val="0"/>
          <w:sz w:val="24"/>
          <w:szCs w:val="24"/>
        </w:rPr>
        <w:t>metodologias</w:t>
      </w:r>
      <w:r>
        <w:rPr>
          <w:rFonts w:ascii="Liberation Serif" w:hAnsi="Liberation Serif"/>
          <w:b w:val="false"/>
          <w:bCs w:val="false"/>
          <w:color w:val="000000"/>
          <w:spacing w:val="0"/>
          <w:sz w:val="24"/>
          <w:szCs w:val="24"/>
        </w:rPr>
        <w:t xml:space="preserve"> </w:t>
      </w:r>
      <w:r>
        <w:rPr>
          <w:rFonts w:ascii="Liberation Serif" w:hAnsi="Liberation Serif"/>
          <w:b/>
          <w:bCs/>
          <w:color w:val="000000"/>
          <w:spacing w:val="0"/>
          <w:sz w:val="24"/>
          <w:szCs w:val="24"/>
        </w:rPr>
        <w:t>passivas</w:t>
      </w:r>
      <w:r>
        <w:rPr>
          <w:rFonts w:ascii="Liberation Serif" w:hAnsi="Liberation Serif"/>
          <w:b w:val="false"/>
          <w:bCs w:val="false"/>
          <w:color w:val="000000"/>
          <w:spacing w:val="0"/>
          <w:sz w:val="24"/>
          <w:szCs w:val="24"/>
        </w:rPr>
        <w:t>, mais tradicionalmente aplicadas, se destacam pela facilidade de aplicabilidade e por serem mais, presumivelmente, factíveis para atuar com grupos de maior número de pessoas, motivadas pela produtividade em massa. Entretanto, de fato seu rendimento é normalmente menor, com diversos efeitos colaterais que costumam comprometer o desenvolvimento individual de muitos aprendizes, que acabam por ser discriminados, simplesmente por apresentarem pouca sintonia com os métodos.</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bCs/>
          <w:color w:val="000000"/>
          <w:spacing w:val="0"/>
          <w:sz w:val="24"/>
          <w:szCs w:val="24"/>
        </w:rPr>
        <w:t>Correlação</w:t>
      </w:r>
      <w:r>
        <w:rPr>
          <w:rFonts w:ascii="Liberation Serif" w:hAnsi="Liberation Serif"/>
          <w:b w:val="false"/>
          <w:bCs w:val="false"/>
          <w:color w:val="000000"/>
          <w:spacing w:val="0"/>
          <w:sz w:val="24"/>
          <w:szCs w:val="24"/>
        </w:rPr>
        <w:t xml:space="preserve">, </w:t>
      </w:r>
      <w:r>
        <w:rPr>
          <w:rFonts w:ascii="Liberation Serif" w:hAnsi="Liberation Serif"/>
          <w:b/>
          <w:bCs/>
          <w:color w:val="000000"/>
          <w:spacing w:val="0"/>
          <w:sz w:val="24"/>
          <w:szCs w:val="24"/>
        </w:rPr>
        <w:t>memorização</w:t>
      </w:r>
      <w:r>
        <w:rPr>
          <w:rFonts w:ascii="Liberation Serif" w:hAnsi="Liberation Serif"/>
          <w:b w:val="false"/>
          <w:bCs w:val="false"/>
          <w:color w:val="000000"/>
          <w:spacing w:val="0"/>
          <w:sz w:val="24"/>
          <w:szCs w:val="24"/>
        </w:rPr>
        <w:t xml:space="preserve">, </w:t>
      </w:r>
      <w:r>
        <w:rPr>
          <w:rFonts w:ascii="Liberation Serif" w:hAnsi="Liberation Serif"/>
          <w:b/>
          <w:bCs/>
          <w:color w:val="000000"/>
          <w:spacing w:val="0"/>
          <w:sz w:val="24"/>
          <w:szCs w:val="24"/>
        </w:rPr>
        <w:t>observação</w:t>
      </w:r>
      <w:r>
        <w:rPr>
          <w:rFonts w:ascii="Liberation Serif" w:hAnsi="Liberation Serif"/>
          <w:b w:val="false"/>
          <w:bCs w:val="false"/>
          <w:color w:val="000000"/>
          <w:spacing w:val="0"/>
          <w:sz w:val="24"/>
          <w:szCs w:val="24"/>
        </w:rPr>
        <w:t>, são normalmente os métodos empregados, outrora, quase sempre de forma obrigatória, sob pena de punição pela quantificação de resultados e pela imposição de sansões discriminatórias de cunho inter-relacionais. Entretanto, na dose e pelo correto encaminhamento, também é um ótimo coadjuvante na promoção da aprendizagem, principalmente na construção de conceitos e memorização de informações de dados.</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Já as </w:t>
      </w:r>
      <w:r>
        <w:rPr>
          <w:rFonts w:ascii="Liberation Serif" w:hAnsi="Liberation Serif"/>
          <w:b/>
          <w:bCs/>
          <w:color w:val="000000"/>
          <w:spacing w:val="0"/>
          <w:sz w:val="24"/>
          <w:szCs w:val="24"/>
        </w:rPr>
        <w:t>metodologias</w:t>
      </w:r>
      <w:r>
        <w:rPr>
          <w:rFonts w:ascii="Liberation Serif" w:hAnsi="Liberation Serif"/>
          <w:b w:val="false"/>
          <w:bCs w:val="false"/>
          <w:color w:val="000000"/>
          <w:spacing w:val="0"/>
          <w:sz w:val="24"/>
          <w:szCs w:val="24"/>
        </w:rPr>
        <w:t xml:space="preserve"> </w:t>
      </w:r>
      <w:r>
        <w:rPr>
          <w:rFonts w:ascii="Liberation Serif" w:hAnsi="Liberation Serif"/>
          <w:b/>
          <w:bCs/>
          <w:color w:val="000000"/>
          <w:spacing w:val="0"/>
          <w:sz w:val="24"/>
          <w:szCs w:val="24"/>
        </w:rPr>
        <w:t>ativas</w:t>
      </w:r>
      <w:r>
        <w:rPr>
          <w:rFonts w:ascii="Liberation Serif" w:hAnsi="Liberation Serif"/>
          <w:b w:val="false"/>
          <w:bCs w:val="false"/>
          <w:color w:val="000000"/>
          <w:spacing w:val="0"/>
          <w:sz w:val="24"/>
          <w:szCs w:val="24"/>
        </w:rPr>
        <w:t xml:space="preserve">, possuem cunho pragmático por princípio e empregam a </w:t>
      </w:r>
      <w:r>
        <w:rPr>
          <w:rFonts w:ascii="Liberation Serif" w:hAnsi="Liberation Serif"/>
          <w:b/>
          <w:bCs/>
          <w:color w:val="000000"/>
          <w:spacing w:val="0"/>
          <w:sz w:val="24"/>
          <w:szCs w:val="24"/>
        </w:rPr>
        <w:t>repetição</w:t>
      </w:r>
      <w:r>
        <w:rPr>
          <w:rFonts w:ascii="Liberation Serif" w:hAnsi="Liberation Serif"/>
          <w:b w:val="false"/>
          <w:bCs w:val="false"/>
          <w:color w:val="000000"/>
          <w:spacing w:val="0"/>
          <w:sz w:val="24"/>
          <w:szCs w:val="24"/>
        </w:rPr>
        <w:t xml:space="preserve">,(condicionamento), </w:t>
      </w:r>
      <w:r>
        <w:rPr>
          <w:rFonts w:ascii="Liberation Serif" w:hAnsi="Liberation Serif"/>
          <w:b/>
          <w:bCs/>
          <w:color w:val="000000"/>
          <w:spacing w:val="0"/>
          <w:sz w:val="24"/>
          <w:szCs w:val="24"/>
        </w:rPr>
        <w:t>experimentação</w:t>
      </w:r>
      <w:r>
        <w:rPr>
          <w:rFonts w:ascii="Liberation Serif" w:hAnsi="Liberation Serif"/>
          <w:b w:val="false"/>
          <w:bCs w:val="false"/>
          <w:color w:val="000000"/>
          <w:spacing w:val="0"/>
          <w:sz w:val="24"/>
          <w:szCs w:val="24"/>
        </w:rPr>
        <w:t xml:space="preserve">,(tentativa e erro), </w:t>
      </w:r>
      <w:r>
        <w:rPr>
          <w:rFonts w:ascii="Liberation Serif" w:hAnsi="Liberation Serif"/>
          <w:b/>
          <w:bCs/>
          <w:color w:val="000000"/>
          <w:spacing w:val="0"/>
          <w:sz w:val="24"/>
          <w:szCs w:val="24"/>
        </w:rPr>
        <w:t>imitação</w:t>
      </w:r>
      <w:r>
        <w:rPr>
          <w:rFonts w:ascii="Liberation Serif" w:hAnsi="Liberation Serif"/>
          <w:b w:val="false"/>
          <w:bCs w:val="false"/>
          <w:color w:val="000000"/>
          <w:spacing w:val="0"/>
          <w:sz w:val="24"/>
          <w:szCs w:val="24"/>
        </w:rPr>
        <w:t xml:space="preserve"> e </w:t>
      </w:r>
      <w:r>
        <w:rPr>
          <w:rFonts w:ascii="Liberation Serif" w:hAnsi="Liberation Serif"/>
          <w:b/>
          <w:bCs/>
          <w:color w:val="000000"/>
          <w:spacing w:val="0"/>
          <w:sz w:val="24"/>
          <w:szCs w:val="24"/>
        </w:rPr>
        <w:t>simulação</w:t>
      </w:r>
      <w:r>
        <w:rPr>
          <w:rFonts w:ascii="Liberation Serif" w:hAnsi="Liberation Serif"/>
          <w:b w:val="false"/>
          <w:bCs w:val="false"/>
          <w:color w:val="000000"/>
          <w:spacing w:val="0"/>
          <w:sz w:val="24"/>
          <w:szCs w:val="24"/>
        </w:rPr>
        <w:t xml:space="preserve"> por ferramentas principais de aplicação.</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De fato são mais coerentes com a forma natural de aprender e mais sintonizadas com a formatação estrutural do próprio cérebro, como resultado da evolução genética e biológica.</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Modelos e métodos de aprendizagem baseados na solução de problemas ou elaboração de projetos </w:t>
      </w:r>
      <w:r>
        <w:rPr>
          <w:rFonts w:ascii="Liberation Serif" w:hAnsi="Liberation Serif"/>
          <w:b w:val="false"/>
          <w:bCs w:val="false"/>
          <w:color w:val="000000"/>
          <w:spacing w:val="0"/>
          <w:sz w:val="24"/>
          <w:szCs w:val="24"/>
        </w:rPr>
        <w:t>(PBL)</w:t>
      </w:r>
      <w:r>
        <w:rPr>
          <w:rFonts w:ascii="Liberation Serif" w:hAnsi="Liberation Serif"/>
          <w:b w:val="false"/>
          <w:bCs w:val="false"/>
          <w:color w:val="000000"/>
          <w:spacing w:val="0"/>
          <w:sz w:val="24"/>
          <w:szCs w:val="24"/>
        </w:rPr>
        <w:t>, já são hoje amplamente utilizados.</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Assim, resumindo, podemos utilizar a metodologia ativa da repetição e condicionamento, incentivada na prática de um esporte para promover a aprendizagem de consciência corporal. Podemos utilizar a técnica de imitação, incentivando o desejo pela dança para pragmatizar o aprendizado da música. Podemos ainda, utilizar a correlação, para mostrar e diferenciar a necessidade para promover a compreensão da necessidade de sono para a promoção da saúde.</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 </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Dados, Informação, conhecimento, sabedoria: </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hyperlink r:id="rId90">
        <w:r>
          <w:rPr>
            <w:rStyle w:val="Hyperlink"/>
            <w:rFonts w:ascii="Liberation Serif" w:hAnsi="Liberation Serif"/>
            <w:b w:val="false"/>
            <w:bCs w:val="false"/>
            <w:color w:val="000000"/>
            <w:spacing w:val="0"/>
            <w:sz w:val="24"/>
            <w:szCs w:val="24"/>
          </w:rPr>
          <w:t>relationship between information, knowledge and Wisdom - Pesquisa Google</w:t>
        </w:r>
      </w:hyperlink>
      <w:r>
        <w:rPr>
          <w:rFonts w:ascii="Liberation Serif" w:hAnsi="Liberation Serif"/>
          <w:b w:val="false"/>
          <w:bCs w:val="false"/>
          <w:color w:val="000000"/>
          <w:spacing w:val="0"/>
          <w:sz w:val="24"/>
          <w:szCs w:val="24"/>
        </w:rPr>
        <w:t xml:space="preserve"> </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hyperlink r:id="rId91">
        <w:r>
          <w:rPr>
            <w:rStyle w:val="Hyperlink"/>
            <w:rFonts w:ascii="Liberation Serif" w:hAnsi="Liberation Serif"/>
            <w:b w:val="false"/>
            <w:bCs w:val="false"/>
            <w:color w:val="000000"/>
            <w:spacing w:val="0"/>
            <w:sz w:val="24"/>
            <w:szCs w:val="24"/>
          </w:rPr>
          <w:t>relationship between information, knowledge and Wisdom - Google Acadêmico</w:t>
        </w:r>
      </w:hyperlink>
      <w:r>
        <w:rPr>
          <w:rFonts w:ascii="Liberation Serif" w:hAnsi="Liberation Serif"/>
          <w:b w:val="false"/>
          <w:bCs w:val="false"/>
          <w:color w:val="000000"/>
          <w:spacing w:val="0"/>
          <w:sz w:val="24"/>
          <w:szCs w:val="24"/>
        </w:rPr>
        <w:t xml:space="preserve"> </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fldChar w:fldCharType="begin"/>
      </w:r>
      <w:r>
        <w:rPr>
          <w:rStyle w:val="Hyperlink"/>
          <w:sz w:val="24"/>
          <w:spacing w:val="0"/>
          <w:b w:val="false"/>
          <w:szCs w:val="24"/>
          <w:bCs w:val="false"/>
          <w:rFonts w:ascii="Liberation Serif" w:hAnsi="Liberation Serif"/>
          <w:color w:val="000000"/>
        </w:rPr>
        <w:instrText xml:space="preserve"> HYPERLINK "https://www.ontotext.com/knowledgehub/fundamentals/dikw-pyramid/" \l ":~:text=The%20DIKW%20Pyramid%20represents%20the,and%20adds%20value%20to%20it."</w:instrText>
      </w:r>
      <w:r>
        <w:rPr>
          <w:rStyle w:val="Hyperlink"/>
          <w:sz w:val="24"/>
          <w:spacing w:val="0"/>
          <w:b w:val="false"/>
          <w:szCs w:val="24"/>
          <w:bCs w:val="false"/>
          <w:rFonts w:ascii="Liberation Serif" w:hAnsi="Liberation Serif"/>
          <w:color w:val="000000"/>
        </w:rPr>
        <w:fldChar w:fldCharType="separate"/>
      </w:r>
      <w:r>
        <w:rPr>
          <w:rStyle w:val="Hyperlink"/>
          <w:rFonts w:ascii="Liberation Serif" w:hAnsi="Liberation Serif"/>
          <w:b w:val="false"/>
          <w:bCs w:val="false"/>
          <w:color w:val="000000"/>
          <w:spacing w:val="0"/>
          <w:sz w:val="24"/>
          <w:szCs w:val="24"/>
        </w:rPr>
        <w:t>O que é a Pirâmide de Conhecimento de Informação de Dados? | Ontotexto</w:t>
      </w:r>
      <w:r>
        <w:rPr>
          <w:rStyle w:val="Hyperlink"/>
          <w:sz w:val="24"/>
          <w:spacing w:val="0"/>
          <w:b w:val="false"/>
          <w:szCs w:val="24"/>
          <w:bCs w:val="false"/>
          <w:rFonts w:ascii="Liberation Serif" w:hAnsi="Liberation Serif"/>
          <w:color w:val="000000"/>
        </w:rPr>
        <w:fldChar w:fldCharType="end"/>
      </w:r>
      <w:r>
        <w:rPr>
          <w:rFonts w:ascii="Liberation Serif" w:hAnsi="Liberation Serif"/>
          <w:b w:val="false"/>
          <w:bCs w:val="false"/>
          <w:color w:val="000000"/>
          <w:spacing w:val="0"/>
          <w:sz w:val="24"/>
          <w:szCs w:val="24"/>
        </w:rPr>
        <w:t xml:space="preserve"> </w:t>
      </w:r>
      <w:r>
        <w:br w:type="page"/>
      </w:r>
    </w:p>
    <w:p>
      <w:pPr>
        <w:pStyle w:val="Heading1"/>
        <w:spacing w:before="0" w:after="0"/>
        <w:ind w:firstLine="680" w:left="0"/>
        <w:contextualSpacing/>
        <w:rPr/>
      </w:pPr>
      <w:bookmarkStart w:id="77" w:name="__RefHeading___Toc21855_1587457748"/>
      <w:bookmarkEnd w:id="77"/>
      <w:r>
        <w:rPr/>
        <w:t xml:space="preserve">Universo </w:t>
      </w:r>
      <w:r>
        <w:rPr/>
        <w:t>E</w:t>
      </w:r>
      <w:r>
        <w:rPr/>
        <w:t>spectral.</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r>
      <w:r>
        <mc:AlternateContent>
          <mc:Choice Requires="wps">
            <w:drawing>
              <wp:anchor behindDoc="0" distT="0" distB="0" distL="0" distR="0" simplePos="0" locked="0" layoutInCell="0" allowOverlap="1" relativeHeight="25">
                <wp:simplePos x="0" y="0"/>
                <wp:positionH relativeFrom="column">
                  <wp:posOffset>0</wp:posOffset>
                </wp:positionH>
                <wp:positionV relativeFrom="paragraph">
                  <wp:posOffset>69850</wp:posOffset>
                </wp:positionV>
                <wp:extent cx="6120130" cy="3460115"/>
                <wp:effectExtent l="0" t="0" r="0" b="0"/>
                <wp:wrapSquare wrapText="largest"/>
                <wp:docPr id="93" name="Quadro19"/>
                <a:graphic xmlns:a="http://schemas.openxmlformats.org/drawingml/2006/main">
                  <a:graphicData uri="http://schemas.microsoft.com/office/word/2010/wordprocessingShape">
                    <wps:wsp>
                      <wps:cNvSpPr txBox="1"/>
                      <wps:spPr>
                        <a:xfrm>
                          <a:off x="0" y="0"/>
                          <a:ext cx="6120130" cy="3460115"/>
                        </a:xfrm>
                        <a:prstGeom prst="rect"/>
                        <a:solidFill>
                          <a:srgbClr val="FFFFFF"/>
                        </a:solidFill>
                      </wps:spPr>
                      <wps:txbx>
                        <w:txbxContent>
                          <w:p>
                            <w:pPr>
                              <w:pStyle w:val="Figura"/>
                              <w:spacing w:before="120" w:after="120"/>
                              <w:rPr/>
                            </w:pPr>
                            <w:r>
                              <w:rPr/>
                              <w:drawing>
                                <wp:inline distT="0" distB="0" distL="0" distR="0">
                                  <wp:extent cx="6113145" cy="3455670"/>
                                  <wp:effectExtent l="0" t="0" r="0" b="0"/>
                                  <wp:docPr id="94" name="Universo espectral"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Universo espectral" descr=""/>
                                          <pic:cNvPicPr>
                                            <a:picLocks noChangeAspect="1" noChangeArrowheads="1"/>
                                          </pic:cNvPicPr>
                                        </pic:nvPicPr>
                                        <pic:blipFill>
                                          <a:blip r:embed="rId92"/>
                                          <a:stretch>
                                            <a:fillRect/>
                                          </a:stretch>
                                        </pic:blipFill>
                                        <pic:spPr bwMode="auto">
                                          <a:xfrm>
                                            <a:off x="0" y="0"/>
                                            <a:ext cx="6113145" cy="3455670"/>
                                          </a:xfrm>
                                          <a:prstGeom prst="rect">
                                            <a:avLst/>
                                          </a:prstGeom>
                                          <a:noFill/>
                                        </pic:spPr>
                                      </pic:pic>
                                    </a:graphicData>
                                  </a:graphic>
                                </wp:inline>
                              </w:drawing>
                              <w:t xml:space="preserve">Figura </w:t>
                            </w:r>
                            <w:bookmarkStart w:id="78" w:name="Ref_Figura17_number_only"/>
                            <w:r>
                              <w:rPr/>
                              <w:fldChar w:fldCharType="begin"/>
                            </w:r>
                            <w:r>
                              <w:rPr/>
                              <w:instrText xml:space="preserve"> SEQ Figura \* ARABIC </w:instrText>
                            </w:r>
                            <w:r>
                              <w:rPr/>
                              <w:fldChar w:fldCharType="separate"/>
                            </w:r>
                            <w:r>
                              <w:rPr/>
                              <w:t>18</w:t>
                            </w:r>
                            <w:r>
                              <w:rPr/>
                              <w:fldChar w:fldCharType="end"/>
                            </w:r>
                            <w:bookmarkEnd w:id="78"/>
                            <w:r>
                              <w:rPr/>
                              <w:t xml:space="preserve">: </w:t>
                            </w:r>
                            <w:r>
                              <w:rPr/>
                              <w:t>Universo espectral: espectro sentidos eletromagnéticos, quím</w:t>
                            </w:r>
                            <w:r>
                              <w:rPr/>
                              <w:t>icos e mecânico</w:t>
                            </w:r>
                            <w:r>
                              <w:rPr/>
                              <w:t xml:space="preserve">s. </w:t>
                            </w:r>
                          </w:p>
                        </w:txbxContent>
                      </wps:txbx>
                      <wps:bodyPr anchor="t" lIns="0" tIns="0" rIns="0" bIns="0">
                        <a:noAutofit/>
                      </wps:bodyPr>
                    </wps:wsp>
                  </a:graphicData>
                </a:graphic>
              </wp:anchor>
            </w:drawing>
          </mc:Choice>
          <mc:Fallback>
            <w:pict>
              <v:rect style="position:absolute;rotation:-0;width:481.9pt;height:272.45pt;mso-wrap-distance-left:0pt;mso-wrap-distance-right:0pt;mso-wrap-distance-top:0pt;mso-wrap-distance-bottom:0pt;margin-top:5.5pt;mso-position-vertical-relative:text;margin-left:0pt;mso-position-horizontal-relative:text">
                <v:textbox inset="0in,0in,0in,0in">
                  <w:txbxContent>
                    <w:p>
                      <w:pPr>
                        <w:pStyle w:val="Figura"/>
                        <w:spacing w:before="120" w:after="120"/>
                        <w:rPr/>
                      </w:pPr>
                      <w:r>
                        <w:rPr/>
                        <w:drawing>
                          <wp:inline distT="0" distB="0" distL="0" distR="0">
                            <wp:extent cx="6113145" cy="3455670"/>
                            <wp:effectExtent l="0" t="0" r="0" b="0"/>
                            <wp:docPr id="95" name="Universo espectral"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Universo espectral" descr=""/>
                                    <pic:cNvPicPr>
                                      <a:picLocks noChangeAspect="1" noChangeArrowheads="1"/>
                                    </pic:cNvPicPr>
                                  </pic:nvPicPr>
                                  <pic:blipFill>
                                    <a:blip r:embed="rId93"/>
                                    <a:stretch>
                                      <a:fillRect/>
                                    </a:stretch>
                                  </pic:blipFill>
                                  <pic:spPr bwMode="auto">
                                    <a:xfrm>
                                      <a:off x="0" y="0"/>
                                      <a:ext cx="6113145" cy="3455670"/>
                                    </a:xfrm>
                                    <a:prstGeom prst="rect">
                                      <a:avLst/>
                                    </a:prstGeom>
                                    <a:noFill/>
                                  </pic:spPr>
                                </pic:pic>
                              </a:graphicData>
                            </a:graphic>
                          </wp:inline>
                        </w:drawing>
                        <w:t xml:space="preserve">Figura </w:t>
                      </w:r>
                      <w:bookmarkStart w:id="79" w:name="Ref_Figura17_number_only"/>
                      <w:r>
                        <w:rPr/>
                        <w:fldChar w:fldCharType="begin"/>
                      </w:r>
                      <w:r>
                        <w:rPr/>
                        <w:instrText xml:space="preserve"> SEQ Figura \* ARABIC </w:instrText>
                      </w:r>
                      <w:r>
                        <w:rPr/>
                        <w:fldChar w:fldCharType="separate"/>
                      </w:r>
                      <w:r>
                        <w:rPr/>
                        <w:t>18</w:t>
                      </w:r>
                      <w:r>
                        <w:rPr/>
                        <w:fldChar w:fldCharType="end"/>
                      </w:r>
                      <w:bookmarkEnd w:id="79"/>
                      <w:r>
                        <w:rPr/>
                        <w:t xml:space="preserve">: </w:t>
                      </w:r>
                      <w:r>
                        <w:rPr/>
                        <w:t>Universo espectral: espectro sentidos eletromagnéticos, quím</w:t>
                      </w:r>
                      <w:r>
                        <w:rPr/>
                        <w:t>icos e mecânico</w:t>
                      </w:r>
                      <w:r>
                        <w:rPr/>
                        <w:t xml:space="preserve">s. </w:t>
                      </w:r>
                    </w:p>
                  </w:txbxContent>
                </v:textbox>
                <w10:wrap type="square" side="largest"/>
              </v:rect>
            </w:pict>
          </mc:Fallback>
        </mc:AlternateConten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Já mencionamos anteriormente a existência de aproximadamente 24 sentidos que se complementam aos 5 sentidos convencionalmente estudados como audição, olfato, visão, tato e paladar. Aditam-se a estes os sentidos de propriocepção e subsentidos do paladar, do equilíbrio, audição e visão, que se distinguem em sensores especiais através de </w:t>
      </w:r>
      <w:r>
        <w:rPr>
          <w:rFonts w:ascii="Liberation Serif" w:hAnsi="Liberation Serif"/>
          <w:b w:val="false"/>
          <w:bCs w:val="false"/>
          <w:color w:val="000000"/>
          <w:spacing w:val="0"/>
          <w:sz w:val="24"/>
          <w:szCs w:val="24"/>
        </w:rPr>
        <w:t>captores</w:t>
      </w:r>
      <w:r>
        <w:rPr>
          <w:rFonts w:ascii="Liberation Serif" w:hAnsi="Liberation Serif"/>
          <w:b w:val="false"/>
          <w:bCs w:val="false"/>
          <w:color w:val="000000"/>
          <w:spacing w:val="0"/>
          <w:sz w:val="24"/>
          <w:szCs w:val="24"/>
        </w:rPr>
        <w:t xml:space="preserve"> específicos.</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Todos os sensores, são de fato, transdutores que transmutam estímulos específicos de origem eletromagnética, </w:t>
      </w:r>
      <w:r>
        <w:rPr>
          <w:rFonts w:ascii="Liberation Serif" w:hAnsi="Liberation Serif"/>
          <w:b w:val="false"/>
          <w:bCs w:val="false"/>
          <w:color w:val="000000"/>
          <w:spacing w:val="0"/>
          <w:sz w:val="24"/>
          <w:szCs w:val="24"/>
        </w:rPr>
        <w:t>(</w:t>
      </w:r>
      <w:r>
        <w:rPr>
          <w:rFonts w:ascii="Liberation Serif" w:hAnsi="Liberation Serif"/>
          <w:b w:val="false"/>
          <w:bCs w:val="false"/>
          <w:color w:val="000000"/>
          <w:spacing w:val="0"/>
          <w:sz w:val="24"/>
          <w:szCs w:val="24"/>
        </w:rPr>
        <w:t>em faixas de frequências específicas</w:t>
      </w:r>
      <w:r>
        <w:rPr>
          <w:rFonts w:ascii="Liberation Serif" w:hAnsi="Liberation Serif"/>
          <w:b w:val="false"/>
          <w:bCs w:val="false"/>
          <w:color w:val="000000"/>
          <w:spacing w:val="0"/>
          <w:sz w:val="24"/>
          <w:szCs w:val="24"/>
        </w:rPr>
        <w:t>)</w:t>
      </w:r>
      <w:r>
        <w:rPr>
          <w:rFonts w:ascii="Liberation Serif" w:hAnsi="Liberation Serif"/>
          <w:b w:val="false"/>
          <w:bCs w:val="false"/>
          <w:color w:val="000000"/>
          <w:spacing w:val="0"/>
          <w:sz w:val="24"/>
          <w:szCs w:val="24"/>
        </w:rPr>
        <w:t>,</w:t>
      </w:r>
      <w:r>
        <w:rPr>
          <w:rFonts w:ascii="Liberation Serif" w:hAnsi="Liberation Serif"/>
          <w:b w:val="false"/>
          <w:bCs w:val="false"/>
          <w:color w:val="000000"/>
          <w:spacing w:val="0"/>
          <w:sz w:val="24"/>
          <w:szCs w:val="24"/>
        </w:rPr>
        <w:t xml:space="preserve"> química ou mecânica</w:t>
      </w:r>
      <w:r>
        <w:rPr>
          <w:rFonts w:ascii="Liberation Serif" w:hAnsi="Liberation Serif"/>
          <w:b w:val="false"/>
          <w:bCs w:val="false"/>
          <w:color w:val="000000"/>
          <w:spacing w:val="0"/>
          <w:sz w:val="24"/>
          <w:szCs w:val="24"/>
        </w:rPr>
        <w:t>, em rajadas de impulsos elétricos que são enviados aos centros cerebrais especificamente responsáveis por interpretar, decodificar, processar e armazenar os resultados na forma de informação sensorial.</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Os sentidos do paladar e olfato são transdutores químicos, que compõem um complexo, que embora possuam funções específicas individuais se complementam de forma a melhorar a percepção e identificação dos estímulos.</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O tato é composto por sensores mecânicos de pressão e térmicos. </w:t>
      </w:r>
      <w:r>
        <w:rPr>
          <w:rFonts w:ascii="Liberation Serif" w:hAnsi="Liberation Serif"/>
          <w:b w:val="false"/>
          <w:bCs w:val="false"/>
          <w:color w:val="000000"/>
          <w:spacing w:val="0"/>
          <w:sz w:val="24"/>
          <w:szCs w:val="24"/>
        </w:rPr>
        <w:t>Mas de fato esse mecanismo de trabalho em parceria não se restringe</w:t>
      </w:r>
      <w:r>
        <w:rPr>
          <w:rFonts w:ascii="Liberation Serif" w:hAnsi="Liberation Serif"/>
          <w:b w:val="false"/>
          <w:bCs w:val="false"/>
          <w:color w:val="000000"/>
          <w:spacing w:val="0"/>
          <w:sz w:val="24"/>
          <w:szCs w:val="24"/>
        </w:rPr>
        <w:t>m</w:t>
      </w:r>
      <w:r>
        <w:rPr>
          <w:rFonts w:ascii="Liberation Serif" w:hAnsi="Liberation Serif"/>
          <w:b w:val="false"/>
          <w:bCs w:val="false"/>
          <w:color w:val="000000"/>
          <w:spacing w:val="0"/>
          <w:sz w:val="24"/>
          <w:szCs w:val="24"/>
        </w:rPr>
        <w:t xml:space="preserve"> a esses dois sentidos. Podemos dizer que todos os sentidos trabalham em parceria para compor a identificação e simbolização de todo o universo de estímulos que somos capazes de perceber.</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Podem trabalhar isoladamente, mas, de certa forma, preferem trabalhar em conjunto para enriquecer a distinção, identificação, caracterização e determinação da natureza e propriedades de tudo o que somos capazes de perceber.</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Cada mecanismo sensorial se conecta a partes específicas e especializadas do cérebro, que por sua vez, se comunicam entre si e com outras partes do cérebro em comum.</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Dessa forma, cognitivamente conscientemente ou não, o cérebro está o tempo todo a registrar e correlacionar todos os estímulos captados pelos sentidos físicos e metafísicos, hipoteticamente áditos transcendentalmente também. </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Bem, de fato, tudo no cérebro se intercomunica de alguma forma e trabalha de forma paralela e integrada.</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Apesar dos avanços das tecnologias. Mormente as técnicas de ressonância magnética funcional e petscan, ainda são precárias para representar o que realmente acontece no funcionamento do cérebro, principalmente pela morosidade relativa do fluxo sanguíneo para irrigar uma porção ativa do cérebro e do tempo necessário para registrar as fatias de “imagens” para compor o mapeamento tridimensional do registro. Quando comparadas com a atividade neural em si, nesse processo, eventos de curta latência </w:t>
      </w:r>
      <w:r>
        <w:rPr>
          <w:rFonts w:ascii="Liberation Serif" w:hAnsi="Liberation Serif"/>
          <w:b w:val="false"/>
          <w:bCs w:val="false"/>
          <w:color w:val="000000"/>
          <w:spacing w:val="0"/>
          <w:sz w:val="24"/>
          <w:szCs w:val="24"/>
        </w:rPr>
        <w:t>ou alta frequência</w:t>
      </w:r>
      <w:r>
        <w:rPr>
          <w:rFonts w:ascii="Liberation Serif" w:hAnsi="Liberation Serif"/>
          <w:b w:val="false"/>
          <w:bCs w:val="false"/>
          <w:color w:val="000000"/>
          <w:spacing w:val="0"/>
          <w:sz w:val="24"/>
          <w:szCs w:val="24"/>
        </w:rPr>
        <w:t xml:space="preserve"> são desprezados.</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Quantos mais sentidos utilizamos para sensorear um objeto, melhor a simbolização descritiva desse objeto.</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Por exemplo, ao apresentarmos uma maçã para reconhecimento e degustação pela primeira vez a uma pessoa, muito provavelmente ela deverá estudá-la utilizando todos os sentidos possíveis ao seu alcance para melhor caracterizá-la.</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Pegará a maçã, sentindo sua textura, peso, forma e temperatura relativa, rotacionará de forma a observar todo o seu entorno, determinar</w:t>
      </w:r>
      <w:r>
        <w:rPr>
          <w:rFonts w:ascii="Liberation Serif" w:hAnsi="Liberation Serif"/>
          <w:b w:val="false"/>
          <w:bCs w:val="false"/>
          <w:color w:val="000000"/>
          <w:spacing w:val="0"/>
          <w:sz w:val="24"/>
          <w:szCs w:val="24"/>
        </w:rPr>
        <w:t>á</w:t>
      </w:r>
      <w:r>
        <w:rPr>
          <w:rFonts w:ascii="Liberation Serif" w:hAnsi="Liberation Serif"/>
          <w:b w:val="false"/>
          <w:bCs w:val="false"/>
          <w:color w:val="000000"/>
          <w:spacing w:val="0"/>
          <w:sz w:val="24"/>
          <w:szCs w:val="24"/>
        </w:rPr>
        <w:t xml:space="preserve"> as cores predominantes, sentirá seu cheiro característico e provará o seu sabor em uma mordida. Além disso fará ainda uma correlação com os sons da palavra “maçã” e se for alfabetizado, também com a grafia alfabética do vocábulo.</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Todo esse complexo de informações sensoriais e abstratos simbólicos e conceituais (pseudofruto do gênero Malus da família Rosaceae), formarão o que chamamos de uma </w:t>
      </w:r>
      <w:r>
        <w:rPr>
          <w:rFonts w:ascii="Liberation Serif" w:hAnsi="Liberation Serif"/>
          <w:b/>
          <w:bCs/>
          <w:color w:val="000000"/>
          <w:spacing w:val="0"/>
          <w:sz w:val="24"/>
          <w:szCs w:val="24"/>
        </w:rPr>
        <w:t>assinatura</w:t>
      </w:r>
      <w:r>
        <w:rPr>
          <w:rFonts w:ascii="Liberation Serif" w:hAnsi="Liberation Serif"/>
          <w:b w:val="false"/>
          <w:bCs w:val="false"/>
          <w:color w:val="000000"/>
          <w:spacing w:val="0"/>
          <w:sz w:val="24"/>
          <w:szCs w:val="24"/>
        </w:rPr>
        <w:t xml:space="preserve"> do objeto orgânico maçã. Mais tarde, ao tomar contato com outras maçãs, acabará por acrescentar informações de variabilidade, compondo uma faixa de atributos variáveis, </w:t>
      </w:r>
      <w:r>
        <w:rPr>
          <w:rFonts w:ascii="Liberation Serif" w:hAnsi="Liberation Serif"/>
          <w:b w:val="false"/>
          <w:bCs w:val="false"/>
          <w:color w:val="000000"/>
          <w:spacing w:val="0"/>
          <w:sz w:val="24"/>
          <w:szCs w:val="24"/>
        </w:rPr>
        <w:t xml:space="preserve">ao que chamamos </w:t>
      </w:r>
      <w:r>
        <w:rPr>
          <w:rFonts w:ascii="Liberation Serif" w:hAnsi="Liberation Serif"/>
          <w:b/>
          <w:bCs/>
          <w:color w:val="000000"/>
          <w:spacing w:val="0"/>
          <w:sz w:val="24"/>
          <w:szCs w:val="24"/>
        </w:rPr>
        <w:t>característicos</w:t>
      </w:r>
      <w:r>
        <w:rPr>
          <w:rFonts w:ascii="Liberation Serif" w:hAnsi="Liberation Serif"/>
          <w:b w:val="false"/>
          <w:bCs w:val="false"/>
          <w:color w:val="000000"/>
          <w:spacing w:val="0"/>
          <w:sz w:val="24"/>
          <w:szCs w:val="24"/>
        </w:rPr>
        <w:t>,</w:t>
      </w:r>
      <w:r>
        <w:rPr>
          <w:rFonts w:ascii="Liberation Serif" w:hAnsi="Liberation Serif"/>
          <w:b w:val="false"/>
          <w:bCs w:val="false"/>
          <w:color w:val="000000"/>
          <w:spacing w:val="0"/>
          <w:sz w:val="24"/>
          <w:szCs w:val="24"/>
        </w:rPr>
        <w:t xml:space="preserve"> que ainda permitam “sub-categorizar” as maçãs em diferentes cores possíveis, variedades, estado</w:t>
      </w:r>
      <w:r>
        <w:rPr>
          <w:rFonts w:ascii="Liberation Serif" w:hAnsi="Liberation Serif"/>
          <w:b w:val="false"/>
          <w:bCs w:val="false"/>
          <w:color w:val="000000"/>
          <w:spacing w:val="0"/>
          <w:sz w:val="24"/>
          <w:szCs w:val="24"/>
        </w:rPr>
        <w:t>s</w:t>
      </w:r>
      <w:r>
        <w:rPr>
          <w:rFonts w:ascii="Liberation Serif" w:hAnsi="Liberation Serif"/>
          <w:b w:val="false"/>
          <w:bCs w:val="false"/>
          <w:color w:val="000000"/>
          <w:spacing w:val="0"/>
          <w:sz w:val="24"/>
          <w:szCs w:val="24"/>
        </w:rPr>
        <w:t xml:space="preserve"> de maturidade, orige</w:t>
      </w:r>
      <w:r>
        <w:rPr>
          <w:rFonts w:ascii="Liberation Serif" w:hAnsi="Liberation Serif"/>
          <w:b w:val="false"/>
          <w:bCs w:val="false"/>
          <w:color w:val="000000"/>
          <w:spacing w:val="0"/>
          <w:sz w:val="24"/>
          <w:szCs w:val="24"/>
        </w:rPr>
        <w:t>ns</w:t>
      </w:r>
      <w:r>
        <w:rPr>
          <w:rFonts w:ascii="Liberation Serif" w:hAnsi="Liberation Serif"/>
          <w:b w:val="false"/>
          <w:bCs w:val="false"/>
          <w:color w:val="000000"/>
          <w:spacing w:val="0"/>
          <w:sz w:val="24"/>
          <w:szCs w:val="24"/>
        </w:rPr>
        <w:t xml:space="preserve">, </w:t>
      </w:r>
      <w:r>
        <w:rPr>
          <w:rFonts w:ascii="Liberation Serif" w:hAnsi="Liberation Serif"/>
          <w:b w:val="false"/>
          <w:bCs w:val="false"/>
          <w:color w:val="000000"/>
          <w:spacing w:val="0"/>
          <w:sz w:val="24"/>
          <w:szCs w:val="24"/>
        </w:rPr>
        <w:t>formas,</w:t>
      </w:r>
      <w:r>
        <w:rPr>
          <w:rFonts w:ascii="Liberation Serif" w:hAnsi="Liberation Serif"/>
          <w:b w:val="false"/>
          <w:bCs w:val="false"/>
          <w:color w:val="000000"/>
          <w:spacing w:val="0"/>
          <w:sz w:val="24"/>
          <w:szCs w:val="24"/>
        </w:rPr>
        <w:t xml:space="preserve"> etc.</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Vemos que esse é um processo dinâmico e mutável à medida que experimentamos novos contatos com objetos semelhantes ao longo do tempo, enriquecendo cada vez mais o número de </w:t>
      </w:r>
      <w:r>
        <w:rPr>
          <w:rFonts w:ascii="Liberation Serif" w:hAnsi="Liberation Serif"/>
          <w:b/>
          <w:bCs/>
          <w:color w:val="000000"/>
          <w:spacing w:val="0"/>
          <w:sz w:val="24"/>
          <w:szCs w:val="24"/>
        </w:rPr>
        <w:t>característicos</w:t>
      </w:r>
      <w:r>
        <w:rPr>
          <w:rFonts w:ascii="Liberation Serif" w:hAnsi="Liberation Serif"/>
          <w:b w:val="false"/>
          <w:bCs w:val="false"/>
          <w:color w:val="000000"/>
          <w:spacing w:val="0"/>
          <w:sz w:val="24"/>
          <w:szCs w:val="24"/>
        </w:rPr>
        <w:t xml:space="preserve"> que definam a simbolização desse tipo de objeto. Também é importante mencionar que algumas dessas informações podem ser falsas ou imprecisas por algum tempo, mas tendem a se dissipar ou melhora</w:t>
      </w:r>
      <w:r>
        <w:rPr>
          <w:rFonts w:ascii="Liberation Serif" w:hAnsi="Liberation Serif"/>
          <w:b w:val="false"/>
          <w:bCs w:val="false"/>
          <w:color w:val="000000"/>
          <w:spacing w:val="0"/>
          <w:sz w:val="24"/>
          <w:szCs w:val="24"/>
        </w:rPr>
        <w:t>r</w:t>
      </w:r>
      <w:r>
        <w:rPr>
          <w:rFonts w:ascii="Liberation Serif" w:hAnsi="Liberation Serif"/>
          <w:b w:val="false"/>
          <w:bCs w:val="false"/>
          <w:color w:val="000000"/>
          <w:spacing w:val="0"/>
          <w:sz w:val="24"/>
          <w:szCs w:val="24"/>
        </w:rPr>
        <w:t xml:space="preserve"> sua integridade a medida que experimentamos novos contatos físicos ou conceituais com objetos semelhantes. </w:t>
      </w:r>
      <w:r>
        <w:rPr>
          <w:rFonts w:ascii="Liberation Serif" w:hAnsi="Liberation Serif"/>
          <w:b w:val="false"/>
          <w:bCs w:val="false"/>
          <w:color w:val="000000"/>
          <w:spacing w:val="0"/>
          <w:sz w:val="24"/>
          <w:szCs w:val="24"/>
        </w:rPr>
        <w:t>Mais tarde, quando uma maçã cair na cabeça, serão “computados” eventos de correlação que por sua vez poderão suscitar a elaboração de novas leis da física…</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Aparentemente, algumas versões científicas supõem uma estrutura piramidal para organizar a simbolização no cérebro. </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Nesse caso, por exemplo, o vocábulo maçã, deva compor o to</w:t>
      </w:r>
      <w:r>
        <w:rPr>
          <w:rFonts w:ascii="Liberation Serif" w:hAnsi="Liberation Serif"/>
          <w:b w:val="false"/>
          <w:bCs w:val="false"/>
          <w:color w:val="000000"/>
          <w:spacing w:val="0"/>
          <w:sz w:val="24"/>
          <w:szCs w:val="24"/>
        </w:rPr>
        <w:t>p</w:t>
      </w:r>
      <w:r>
        <w:rPr>
          <w:rFonts w:ascii="Liberation Serif" w:hAnsi="Liberation Serif"/>
          <w:b w:val="false"/>
          <w:bCs w:val="false"/>
          <w:color w:val="000000"/>
          <w:spacing w:val="0"/>
          <w:sz w:val="24"/>
          <w:szCs w:val="24"/>
        </w:rPr>
        <w:t xml:space="preserve">o da pirâmide que se desdobra em largura a medida que complementa a complexidade simbólica do objeto em questão. </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Para acessar a informação, trazendo a lembrança toda a rede simbólica correlacionada a esse objeto, basta o contato com apenas uma informação qualquer que o possa caracterizar. </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Por exemplo, basta experimentar um odor característico apenas próximo do odor de uma maçã para disparar a </w:t>
      </w:r>
      <w:r>
        <w:rPr>
          <w:rFonts w:ascii="Liberation Serif" w:hAnsi="Liberation Serif"/>
          <w:b w:val="false"/>
          <w:bCs w:val="false"/>
          <w:color w:val="000000"/>
          <w:spacing w:val="0"/>
          <w:sz w:val="24"/>
          <w:szCs w:val="24"/>
        </w:rPr>
        <w:t>lembrança de toda a cadeia de informações registradas referentes ao objeto em questão.</w:t>
      </w:r>
      <w:r>
        <mc:AlternateContent>
          <mc:Choice Requires="wps">
            <w:drawing>
              <wp:anchor behindDoc="0" distT="0" distB="0" distL="0" distR="0" simplePos="0" locked="0" layoutInCell="0" allowOverlap="1" relativeHeight="27">
                <wp:simplePos x="0" y="0"/>
                <wp:positionH relativeFrom="column">
                  <wp:posOffset>191770</wp:posOffset>
                </wp:positionH>
                <wp:positionV relativeFrom="paragraph">
                  <wp:posOffset>723900</wp:posOffset>
                </wp:positionV>
                <wp:extent cx="5552440" cy="3229610"/>
                <wp:effectExtent l="0" t="0" r="0" b="0"/>
                <wp:wrapSquare wrapText="largest"/>
                <wp:docPr id="96" name="Quadro1"/>
                <a:graphic xmlns:a="http://schemas.openxmlformats.org/drawingml/2006/main">
                  <a:graphicData uri="http://schemas.microsoft.com/office/word/2010/wordprocessingShape">
                    <wps:wsp>
                      <wps:cNvSpPr txBox="1"/>
                      <wps:spPr>
                        <a:xfrm>
                          <a:off x="0" y="0"/>
                          <a:ext cx="5552440" cy="3229610"/>
                        </a:xfrm>
                        <a:prstGeom prst="rect"/>
                        <a:solidFill>
                          <a:srgbClr val="FFFFFF"/>
                        </a:solidFill>
                      </wps:spPr>
                      <wps:txbx>
                        <w:txbxContent>
                          <w:p>
                            <w:pPr>
                              <w:pStyle w:val="Figura"/>
                              <w:spacing w:before="120" w:after="120"/>
                              <w:rPr/>
                            </w:pPr>
                            <w:r>
                              <w:rPr/>
                              <w:drawing>
                                <wp:inline distT="0" distB="0" distL="0" distR="0">
                                  <wp:extent cx="5552440" cy="2901950"/>
                                  <wp:effectExtent l="0" t="0" r="0" b="0"/>
                                  <wp:docPr id="97" name="Univeros espectral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Univeros espectral 2" descr=""/>
                                          <pic:cNvPicPr>
                                            <a:picLocks noChangeAspect="1" noChangeArrowheads="1"/>
                                          </pic:cNvPicPr>
                                        </pic:nvPicPr>
                                        <pic:blipFill>
                                          <a:blip r:embed="rId94"/>
                                          <a:stretch>
                                            <a:fillRect/>
                                          </a:stretch>
                                        </pic:blipFill>
                                        <pic:spPr bwMode="auto">
                                          <a:xfrm>
                                            <a:off x="0" y="0"/>
                                            <a:ext cx="5552440" cy="2901950"/>
                                          </a:xfrm>
                                          <a:prstGeom prst="rect">
                                            <a:avLst/>
                                          </a:prstGeom>
                                          <a:noFill/>
                                        </pic:spPr>
                                      </pic:pic>
                                    </a:graphicData>
                                  </a:graphic>
                                </wp:inline>
                              </w:drawing>
                              <w:t xml:space="preserve">Figura </w:t>
                            </w:r>
                            <w:bookmarkStart w:id="80" w:name="Ref_Figura18_number_only"/>
                            <w:r>
                              <w:rPr/>
                              <w:fldChar w:fldCharType="begin"/>
                            </w:r>
                            <w:r>
                              <w:rPr/>
                              <w:instrText xml:space="preserve"> SEQ Figura \* ARABIC </w:instrText>
                            </w:r>
                            <w:r>
                              <w:rPr/>
                              <w:fldChar w:fldCharType="separate"/>
                            </w:r>
                            <w:r>
                              <w:rPr/>
                              <w:t>19</w:t>
                            </w:r>
                            <w:r>
                              <w:rPr/>
                              <w:fldChar w:fldCharType="end"/>
                            </w:r>
                            <w:bookmarkEnd w:id="80"/>
                            <w:r>
                              <w:rPr/>
                              <w:t xml:space="preserve">: </w:t>
                            </w:r>
                            <w:r>
                              <w:rPr/>
                              <w:t>Univer</w:t>
                            </w:r>
                            <w:r>
                              <w:rPr/>
                              <w:t>so</w:t>
                            </w:r>
                            <w:r>
                              <w:rPr/>
                              <w:t xml:space="preserve"> Espectral </w:t>
                            </w:r>
                            <w:r>
                              <w:rPr/>
                              <w:t>Q</w:t>
                            </w:r>
                            <w:r>
                              <w:rPr/>
                              <w:t>uadrimensional.</w:t>
                            </w:r>
                          </w:p>
                        </w:txbxContent>
                      </wps:txbx>
                      <wps:bodyPr anchor="t" lIns="0" tIns="0" rIns="0" bIns="0">
                        <a:noAutofit/>
                      </wps:bodyPr>
                    </wps:wsp>
                  </a:graphicData>
                </a:graphic>
              </wp:anchor>
            </w:drawing>
          </mc:Choice>
          <mc:Fallback>
            <w:pict>
              <v:rect style="position:absolute;rotation:-0;width:437.2pt;height:254.3pt;mso-wrap-distance-left:0pt;mso-wrap-distance-right:0pt;mso-wrap-distance-top:0pt;mso-wrap-distance-bottom:0pt;margin-top:57pt;mso-position-vertical-relative:text;margin-left:15.1pt;mso-position-horizontal-relative:text">
                <v:textbox inset="0in,0in,0in,0in">
                  <w:txbxContent>
                    <w:p>
                      <w:pPr>
                        <w:pStyle w:val="Figura"/>
                        <w:spacing w:before="120" w:after="120"/>
                        <w:rPr/>
                      </w:pPr>
                      <w:r>
                        <w:rPr/>
                        <w:drawing>
                          <wp:inline distT="0" distB="0" distL="0" distR="0">
                            <wp:extent cx="5552440" cy="2901950"/>
                            <wp:effectExtent l="0" t="0" r="0" b="0"/>
                            <wp:docPr id="98" name="Univeros espectral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Univeros espectral 2" descr=""/>
                                    <pic:cNvPicPr>
                                      <a:picLocks noChangeAspect="1" noChangeArrowheads="1"/>
                                    </pic:cNvPicPr>
                                  </pic:nvPicPr>
                                  <pic:blipFill>
                                    <a:blip r:embed="rId95"/>
                                    <a:stretch>
                                      <a:fillRect/>
                                    </a:stretch>
                                  </pic:blipFill>
                                  <pic:spPr bwMode="auto">
                                    <a:xfrm>
                                      <a:off x="0" y="0"/>
                                      <a:ext cx="5552440" cy="2901950"/>
                                    </a:xfrm>
                                    <a:prstGeom prst="rect">
                                      <a:avLst/>
                                    </a:prstGeom>
                                    <a:noFill/>
                                  </pic:spPr>
                                </pic:pic>
                              </a:graphicData>
                            </a:graphic>
                          </wp:inline>
                        </w:drawing>
                        <w:t xml:space="preserve">Figura </w:t>
                      </w:r>
                      <w:bookmarkStart w:id="81" w:name="Ref_Figura18_number_only"/>
                      <w:r>
                        <w:rPr/>
                        <w:fldChar w:fldCharType="begin"/>
                      </w:r>
                      <w:r>
                        <w:rPr/>
                        <w:instrText xml:space="preserve"> SEQ Figura \* ARABIC </w:instrText>
                      </w:r>
                      <w:r>
                        <w:rPr/>
                        <w:fldChar w:fldCharType="separate"/>
                      </w:r>
                      <w:r>
                        <w:rPr/>
                        <w:t>19</w:t>
                      </w:r>
                      <w:r>
                        <w:rPr/>
                        <w:fldChar w:fldCharType="end"/>
                      </w:r>
                      <w:bookmarkEnd w:id="81"/>
                      <w:r>
                        <w:rPr/>
                        <w:t xml:space="preserve">: </w:t>
                      </w:r>
                      <w:r>
                        <w:rPr/>
                        <w:t>Univer</w:t>
                      </w:r>
                      <w:r>
                        <w:rPr/>
                        <w:t>so</w:t>
                      </w:r>
                      <w:r>
                        <w:rPr/>
                        <w:t xml:space="preserve"> Espectral </w:t>
                      </w:r>
                      <w:r>
                        <w:rPr/>
                        <w:t>Q</w:t>
                      </w:r>
                      <w:r>
                        <w:rPr/>
                        <w:t>uadrimensional.</w:t>
                      </w:r>
                    </w:p>
                  </w:txbxContent>
                </v:textbox>
                <w10:wrap type="square" side="largest"/>
              </v:rect>
            </w:pict>
          </mc:Fallback>
        </mc:AlternateConten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A fig</w:t>
      </w:r>
      <w:r>
        <w:rPr>
          <w:rFonts w:ascii="Liberation Serif" w:hAnsi="Liberation Serif"/>
          <w:b w:val="false"/>
          <w:bCs w:val="false"/>
          <w:color w:val="000000"/>
          <w:spacing w:val="0"/>
          <w:sz w:val="24"/>
          <w:szCs w:val="24"/>
        </w:rPr>
        <w:t xml:space="preserve">ura </w:t>
      </w:r>
      <w:r>
        <w:rPr>
          <w:rFonts w:ascii="Liberation Serif" w:hAnsi="Liberation Serif"/>
          <w:b w:val="false"/>
          <w:bCs w:val="false"/>
          <w:color w:val="000000"/>
          <w:spacing w:val="0"/>
          <w:sz w:val="24"/>
          <w:szCs w:val="24"/>
        </w:rPr>
        <w:fldChar w:fldCharType="begin"/>
      </w:r>
      <w:r>
        <w:rPr>
          <w:sz w:val="24"/>
          <w:spacing w:val="0"/>
          <w:b w:val="false"/>
          <w:szCs w:val="24"/>
          <w:bCs w:val="false"/>
          <w:rFonts w:ascii="Liberation Serif" w:hAnsi="Liberation Serif"/>
          <w:color w:val="000000"/>
        </w:rPr>
        <w:instrText xml:space="preserve"> REF Ref_Figura17_number_only \h </w:instrText>
      </w:r>
      <w:r>
        <w:rPr>
          <w:sz w:val="24"/>
          <w:spacing w:val="0"/>
          <w:b w:val="false"/>
          <w:szCs w:val="24"/>
          <w:bCs w:val="false"/>
          <w:rFonts w:ascii="Liberation Serif" w:hAnsi="Liberation Serif"/>
          <w:color w:val="000000"/>
        </w:rPr>
        <w:fldChar w:fldCharType="separate"/>
      </w:r>
      <w:r>
        <w:rPr>
          <w:sz w:val="24"/>
          <w:spacing w:val="0"/>
          <w:b w:val="false"/>
          <w:szCs w:val="24"/>
          <w:bCs w:val="false"/>
          <w:rFonts w:ascii="Liberation Serif" w:hAnsi="Liberation Serif"/>
          <w:color w:val="000000"/>
        </w:rPr>
        <w:t>18</w:t>
      </w:r>
      <w:r>
        <w:rPr>
          <w:sz w:val="24"/>
          <w:spacing w:val="0"/>
          <w:b w:val="false"/>
          <w:szCs w:val="24"/>
          <w:bCs w:val="false"/>
          <w:rFonts w:ascii="Liberation Serif" w:hAnsi="Liberation Serif"/>
          <w:color w:val="000000"/>
        </w:rPr>
        <w:fldChar w:fldCharType="end"/>
      </w:r>
      <w:r>
        <w:rPr>
          <w:rFonts w:ascii="Liberation Serif" w:hAnsi="Liberation Serif"/>
          <w:b w:val="false"/>
          <w:bCs w:val="false"/>
          <w:color w:val="000000"/>
          <w:spacing w:val="0"/>
          <w:sz w:val="24"/>
          <w:szCs w:val="24"/>
        </w:rPr>
        <w:t xml:space="preserve"> ilustra o que acabamos de expor. </w:t>
      </w:r>
      <w:r>
        <w:rPr>
          <w:rFonts w:ascii="Liberation Serif" w:hAnsi="Liberation Serif"/>
          <w:b w:val="false"/>
          <w:bCs w:val="false"/>
          <w:color w:val="000000"/>
          <w:spacing w:val="0"/>
          <w:sz w:val="24"/>
          <w:szCs w:val="24"/>
        </w:rPr>
        <w:t>Nela dispomos uma linha representando o espectro de frequências eletromagnéticas e correlacionamos algumas faixas de frequências com os sentidos físicos que são capazes de captá-las e transduzi-las para processamento e registro do cérebro. Assim ilustramos que o tato e a propriocepção são capazes de registra infrassons em frequências abaixo de 4Hz, a audição é capaz de perceber frequências entre 4 e 20Khz, a visão capta frequências entre 4,3.10</w:t>
      </w:r>
      <w:r>
        <w:rPr>
          <w:rFonts w:ascii="Liberation Serif" w:hAnsi="Liberation Serif"/>
          <w:b w:val="false"/>
          <w:bCs w:val="false"/>
          <w:color w:val="000000"/>
          <w:spacing w:val="0"/>
          <w:sz w:val="24"/>
          <w:szCs w:val="24"/>
          <w:vertAlign w:val="superscript"/>
        </w:rPr>
        <w:t>14</w:t>
      </w:r>
      <w:r>
        <w:rPr>
          <w:rFonts w:ascii="Liberation Serif" w:hAnsi="Liberation Serif"/>
          <w:b w:val="false"/>
          <w:bCs w:val="false"/>
          <w:color w:val="000000"/>
          <w:spacing w:val="0"/>
          <w:sz w:val="24"/>
          <w:szCs w:val="24"/>
        </w:rPr>
        <w:t xml:space="preserve"> Hz e 7,5.10</w:t>
      </w:r>
      <w:r>
        <w:rPr>
          <w:rFonts w:ascii="Liberation Serif" w:hAnsi="Liberation Serif"/>
          <w:b w:val="false"/>
          <w:bCs w:val="false"/>
          <w:color w:val="000000"/>
          <w:spacing w:val="0"/>
          <w:sz w:val="24"/>
          <w:szCs w:val="24"/>
          <w:vertAlign w:val="superscript"/>
        </w:rPr>
        <w:t>14</w:t>
      </w:r>
      <w:r>
        <w:rPr>
          <w:rFonts w:ascii="Liberation Serif" w:hAnsi="Liberation Serif"/>
          <w:b w:val="false"/>
          <w:bCs w:val="false"/>
          <w:color w:val="000000"/>
          <w:spacing w:val="0"/>
          <w:sz w:val="24"/>
          <w:szCs w:val="24"/>
        </w:rPr>
        <w:t xml:space="preserve"> ( cores do vermelho ao violeta), etc. </w:t>
      </w:r>
    </w:p>
    <w:p>
      <w:pPr>
        <w:pStyle w:val="Estilopadrodedesenho"/>
        <w:bidi w:val="0"/>
        <w:spacing w:lineRule="atLeast" w:line="200" w:before="0" w:after="0"/>
        <w:ind w:firstLine="737" w:left="0" w:right="0"/>
        <w:contextualSpacing/>
        <w:jc w:val="both"/>
        <w:rPr/>
      </w:pPr>
      <w:r>
        <w:rPr>
          <w:rFonts w:ascii="Liberation Serif" w:hAnsi="Liberation Serif"/>
          <w:b w:val="false"/>
          <w:bCs w:val="false"/>
          <w:color w:val="000000"/>
          <w:spacing w:val="0"/>
          <w:sz w:val="24"/>
          <w:szCs w:val="24"/>
        </w:rPr>
        <w:t>É interessante mencionar que a figura está fora de escala e que de fato as faixas de frequências perceptíveis por nossos sentidos são muito pequenas quando comparadas com o espectro total. A faixa de frequências do ultravioleta que não somos capazes de registrar, por exemplo, atendem uma banda de frequências que abrangem entre 10</w:t>
      </w:r>
      <w:r>
        <w:rPr>
          <w:rFonts w:ascii="Liberation Serif" w:hAnsi="Liberation Serif"/>
          <w:b w:val="false"/>
          <w:bCs w:val="false"/>
          <w:color w:val="000000"/>
          <w:spacing w:val="0"/>
          <w:sz w:val="24"/>
          <w:szCs w:val="24"/>
          <w:vertAlign w:val="superscript"/>
        </w:rPr>
        <w:t>15</w:t>
      </w:r>
      <w:r>
        <w:rPr>
          <w:rFonts w:ascii="Liberation Serif" w:hAnsi="Liberation Serif"/>
          <w:b w:val="false"/>
          <w:bCs w:val="false"/>
          <w:color w:val="000000"/>
          <w:spacing w:val="0"/>
          <w:sz w:val="24"/>
          <w:szCs w:val="24"/>
        </w:rPr>
        <w:t xml:space="preserve"> Hz até 10</w:t>
      </w:r>
      <w:r>
        <w:rPr>
          <w:rFonts w:ascii="Liberation Serif" w:hAnsi="Liberation Serif"/>
          <w:b w:val="false"/>
          <w:bCs w:val="false"/>
          <w:color w:val="000000"/>
          <w:spacing w:val="0"/>
          <w:sz w:val="24"/>
          <w:szCs w:val="24"/>
          <w:vertAlign w:val="superscript"/>
        </w:rPr>
        <w:t>18</w:t>
      </w:r>
      <w:r>
        <w:rPr>
          <w:rFonts w:ascii="Liberation Serif" w:hAnsi="Liberation Serif"/>
          <w:b w:val="false"/>
          <w:bCs w:val="false"/>
          <w:color w:val="000000"/>
          <w:spacing w:val="0"/>
          <w:sz w:val="24"/>
          <w:szCs w:val="24"/>
        </w:rPr>
        <w:t xml:space="preserve"> Hz, o que é mil vezes maior que a faixa de luz visível pelo olho humano. </w:t>
      </w:r>
      <w:r>
        <w:rPr>
          <w:rFonts w:eastAsia="Tahoma" w:cs="Calibri Light" w:ascii="Liberation Serif" w:hAnsi="Liberation Serif"/>
          <w:b w:val="false"/>
          <w:bCs w:val="false"/>
          <w:i w:val="false"/>
          <w:strike w:val="false"/>
          <w:dstrike w:val="false"/>
          <w:outline w:val="false"/>
          <w:shadow w:val="false"/>
          <w:color w:val="000000"/>
          <w:spacing w:val="0"/>
          <w:kern w:val="2"/>
          <w:sz w:val="24"/>
          <w:szCs w:val="24"/>
          <w:u w:val="none"/>
          <w:em w:val="none"/>
        </w:rPr>
        <w:t xml:space="preserve">Os raios X possuem uma faixa de frequência entre 30 petahertz (PHz) e 30 exahertz (EHz), os raios gama têm frequências acima de 30 EHz, enquanto os raios cósmicos possuem uma ampla faixa de frequência que vai desde o infravermelho até além dos raios gama. </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bCs w:val="false"/>
          <w:i w:val="false"/>
          <w:i w:val="false"/>
          <w:strike w:val="false"/>
          <w:dstrike w:val="false"/>
          <w:outline w:val="false"/>
          <w:shadow w:val="false"/>
          <w:color w:val="000000"/>
          <w:spacing w:val="0"/>
          <w:kern w:val="2"/>
          <w:sz w:val="24"/>
          <w:szCs w:val="24"/>
          <w:u w:val="none"/>
          <w:em w:val="none"/>
        </w:rPr>
      </w:pPr>
      <w:r>
        <w:rPr>
          <w:rFonts w:eastAsia="Tahoma" w:cs="Calibri Light" w:ascii="Liberation Serif" w:hAnsi="Liberation Serif"/>
          <w:b w:val="false"/>
          <w:bCs w:val="false"/>
          <w:i w:val="false"/>
          <w:strike w:val="false"/>
          <w:dstrike w:val="false"/>
          <w:outline w:val="false"/>
          <w:shadow w:val="false"/>
          <w:color w:val="000000"/>
          <w:spacing w:val="0"/>
          <w:kern w:val="2"/>
          <w:sz w:val="24"/>
          <w:szCs w:val="24"/>
          <w:u w:val="none"/>
          <w:em w:val="none"/>
        </w:rPr>
        <w:t>A figura apresenta também a ilustração simbólica para a assinatura de alguns objetos físicos e não físicos como a assinatura da maçã, do limão e da paz. As linhas de registro representam o espectrograma de cada uma dessas assinaturas, apenas de caráter ilustrativo. A direita em baixo da figura apresentamos um exemplo de espectrograma que representa a presença de elementos químicos extraídos de registros espectrais de estrelas ou de amostras de materiais.</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bCs w:val="false"/>
          <w:i w:val="false"/>
          <w:i w:val="false"/>
          <w:strike w:val="false"/>
          <w:dstrike w:val="false"/>
          <w:outline w:val="false"/>
          <w:shadow w:val="false"/>
          <w:color w:val="000000"/>
          <w:spacing w:val="0"/>
          <w:kern w:val="2"/>
          <w:sz w:val="24"/>
          <w:szCs w:val="24"/>
          <w:u w:val="none"/>
          <w:em w:val="none"/>
        </w:rPr>
      </w:pPr>
      <w:r>
        <w:rPr/>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 </w:t>
      </w:r>
      <w:r>
        <w:rPr>
          <w:rFonts w:ascii="Liberation Serif" w:hAnsi="Liberation Serif"/>
          <w:b w:val="false"/>
          <w:bCs w:val="false"/>
          <w:color w:val="000000"/>
          <w:spacing w:val="0"/>
          <w:sz w:val="24"/>
          <w:szCs w:val="24"/>
        </w:rPr>
        <w:t xml:space="preserve">A </w:t>
      </w:r>
      <w:r>
        <w:rPr>
          <w:rFonts w:ascii="Liberation Serif" w:hAnsi="Liberation Serif"/>
          <w:b w:val="false"/>
          <w:bCs w:val="false"/>
          <w:color w:val="000000"/>
          <w:spacing w:val="0"/>
          <w:sz w:val="24"/>
          <w:szCs w:val="24"/>
        </w:rPr>
        <w:t>fig</w:t>
      </w:r>
      <w:r>
        <w:rPr>
          <w:rFonts w:ascii="Liberation Serif" w:hAnsi="Liberation Serif"/>
          <w:b w:val="false"/>
          <w:bCs w:val="false"/>
          <w:color w:val="000000"/>
          <w:spacing w:val="0"/>
          <w:sz w:val="24"/>
          <w:szCs w:val="24"/>
        </w:rPr>
        <w:t>ura</w:t>
      </w:r>
      <w:r>
        <w:rPr>
          <w:rFonts w:ascii="Liberation Serif" w:hAnsi="Liberation Serif"/>
          <w:b w:val="false"/>
          <w:bCs w:val="false"/>
          <w:color w:val="000000"/>
          <w:spacing w:val="0"/>
          <w:sz w:val="24"/>
          <w:szCs w:val="24"/>
        </w:rPr>
        <w:t xml:space="preserve"> </w:t>
      </w:r>
      <w:r>
        <w:rPr>
          <w:rFonts w:ascii="Liberation Serif" w:hAnsi="Liberation Serif"/>
          <w:b w:val="false"/>
          <w:bCs w:val="false"/>
          <w:color w:val="000000"/>
          <w:spacing w:val="0"/>
          <w:sz w:val="24"/>
          <w:szCs w:val="24"/>
        </w:rPr>
        <w:fldChar w:fldCharType="begin"/>
      </w:r>
      <w:r>
        <w:rPr>
          <w:sz w:val="24"/>
          <w:spacing w:val="0"/>
          <w:b w:val="false"/>
          <w:szCs w:val="24"/>
          <w:bCs w:val="false"/>
          <w:rFonts w:ascii="Liberation Serif" w:hAnsi="Liberation Serif"/>
          <w:color w:val="000000"/>
        </w:rPr>
        <w:instrText xml:space="preserve"> REF Ref_Figura18_number_only \h </w:instrText>
      </w:r>
      <w:r>
        <w:rPr>
          <w:sz w:val="24"/>
          <w:spacing w:val="0"/>
          <w:b w:val="false"/>
          <w:szCs w:val="24"/>
          <w:bCs w:val="false"/>
          <w:rFonts w:ascii="Liberation Serif" w:hAnsi="Liberation Serif"/>
          <w:color w:val="000000"/>
        </w:rPr>
        <w:fldChar w:fldCharType="separate"/>
      </w:r>
      <w:r>
        <w:rPr>
          <w:sz w:val="24"/>
          <w:spacing w:val="0"/>
          <w:b w:val="false"/>
          <w:szCs w:val="24"/>
          <w:bCs w:val="false"/>
          <w:rFonts w:ascii="Liberation Serif" w:hAnsi="Liberation Serif"/>
          <w:color w:val="000000"/>
        </w:rPr>
        <w:t>19</w:t>
      </w:r>
      <w:r>
        <w:rPr>
          <w:sz w:val="24"/>
          <w:spacing w:val="0"/>
          <w:b w:val="false"/>
          <w:szCs w:val="24"/>
          <w:bCs w:val="false"/>
          <w:rFonts w:ascii="Liberation Serif" w:hAnsi="Liberation Serif"/>
          <w:color w:val="000000"/>
        </w:rPr>
        <w:fldChar w:fldCharType="end"/>
      </w:r>
      <w:r>
        <w:rPr>
          <w:rFonts w:ascii="Liberation Serif" w:hAnsi="Liberation Serif"/>
          <w:b w:val="false"/>
          <w:bCs w:val="false"/>
          <w:color w:val="000000"/>
          <w:spacing w:val="0"/>
          <w:sz w:val="24"/>
          <w:szCs w:val="24"/>
        </w:rPr>
        <w:t xml:space="preserve"> ilustra </w:t>
      </w:r>
      <w:r>
        <w:rPr>
          <w:rFonts w:ascii="Liberation Serif" w:hAnsi="Liberation Serif"/>
          <w:b w:val="false"/>
          <w:bCs w:val="false"/>
          <w:color w:val="000000"/>
          <w:spacing w:val="0"/>
          <w:sz w:val="24"/>
          <w:szCs w:val="24"/>
        </w:rPr>
        <w:t>c</w:t>
      </w:r>
      <w:r>
        <w:rPr>
          <w:rFonts w:ascii="Liberation Serif" w:hAnsi="Liberation Serif"/>
          <w:b w:val="false"/>
          <w:bCs w:val="false"/>
          <w:color w:val="000000"/>
          <w:spacing w:val="0"/>
          <w:sz w:val="24"/>
          <w:szCs w:val="24"/>
        </w:rPr>
        <w:t>omo registramos, caracterizamos e simbolizamos eventos ou estímulos de longa duração, como a 9</w:t>
      </w:r>
      <w:r>
        <w:rPr>
          <w:rFonts w:ascii="Liberation Serif" w:hAnsi="Liberation Serif"/>
          <w:b w:val="false"/>
          <w:bCs w:val="false"/>
          <w:color w:val="000000"/>
          <w:spacing w:val="0"/>
          <w:sz w:val="24"/>
          <w:szCs w:val="24"/>
          <w:vertAlign w:val="superscript"/>
        </w:rPr>
        <w:t>a</w:t>
      </w:r>
      <w:r>
        <w:rPr>
          <w:rFonts w:ascii="Liberation Serif" w:hAnsi="Liberation Serif"/>
          <w:b w:val="false"/>
          <w:bCs w:val="false"/>
          <w:color w:val="000000"/>
          <w:spacing w:val="0"/>
          <w:sz w:val="24"/>
          <w:szCs w:val="24"/>
        </w:rPr>
        <w:t xml:space="preserve">. Sinfonia de Beethoven, </w:t>
      </w:r>
      <w:r>
        <w:rPr>
          <w:rFonts w:ascii="Liberation Serif" w:hAnsi="Liberation Serif"/>
          <w:b w:val="false"/>
          <w:bCs w:val="false"/>
          <w:color w:val="000000"/>
          <w:spacing w:val="0"/>
          <w:sz w:val="24"/>
          <w:szCs w:val="24"/>
        </w:rPr>
        <w:t xml:space="preserve">uma canção, </w:t>
      </w:r>
      <w:r>
        <w:rPr>
          <w:rFonts w:ascii="Liberation Serif" w:hAnsi="Liberation Serif"/>
          <w:b w:val="false"/>
          <w:bCs w:val="false"/>
          <w:color w:val="000000"/>
          <w:spacing w:val="0"/>
          <w:sz w:val="24"/>
          <w:szCs w:val="24"/>
        </w:rPr>
        <w:t xml:space="preserve">uma poesia ou a receita procedural de um bolo, </w:t>
      </w:r>
      <w:r>
        <w:rPr>
          <w:rFonts w:ascii="Liberation Serif" w:hAnsi="Liberation Serif"/>
          <w:b w:val="false"/>
          <w:bCs w:val="false"/>
          <w:color w:val="000000"/>
          <w:spacing w:val="0"/>
          <w:sz w:val="24"/>
          <w:szCs w:val="24"/>
        </w:rPr>
        <w:t xml:space="preserve">por exemplo. </w:t>
      </w:r>
      <w:r>
        <w:rPr>
          <w:rFonts w:ascii="Liberation Serif" w:hAnsi="Liberation Serif"/>
          <w:b w:val="false"/>
          <w:bCs w:val="false"/>
          <w:color w:val="000000"/>
          <w:spacing w:val="0"/>
          <w:sz w:val="24"/>
          <w:szCs w:val="24"/>
        </w:rPr>
        <w:t xml:space="preserve">Ela </w:t>
      </w:r>
      <w:r>
        <w:rPr>
          <w:rFonts w:ascii="Liberation Serif" w:hAnsi="Liberation Serif"/>
          <w:b w:val="false"/>
          <w:bCs w:val="false"/>
          <w:color w:val="000000"/>
          <w:spacing w:val="0"/>
          <w:sz w:val="24"/>
          <w:szCs w:val="24"/>
        </w:rPr>
        <w:t>ilustra, hipoteticamente, como seria a assinatura de um evento dessa natureza, seja como sequência de registros ou como análise espectral.</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Sobre isso, as ideias e suposições científicas se mostram ainda algo controversas. </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Podemos pensá-las como uma sequência de registros, como se fosse a própria partitura escrita com a simbolização de todos os instrumentos, acordes, notas, etc. que a compõe, e que ao ouvir alguma interpretação, basta uma única nota fora para </w:t>
      </w:r>
      <w:r>
        <w:rPr>
          <w:rFonts w:ascii="Liberation Serif" w:hAnsi="Liberation Serif"/>
          <w:b w:val="false"/>
          <w:bCs w:val="false"/>
          <w:color w:val="000000"/>
          <w:spacing w:val="0"/>
          <w:sz w:val="24"/>
          <w:szCs w:val="24"/>
        </w:rPr>
        <w:t>identificar</w:t>
      </w:r>
      <w:r>
        <w:rPr>
          <w:rFonts w:ascii="Liberation Serif" w:hAnsi="Liberation Serif"/>
          <w:b w:val="false"/>
          <w:bCs w:val="false"/>
          <w:color w:val="000000"/>
          <w:spacing w:val="0"/>
          <w:sz w:val="24"/>
          <w:szCs w:val="24"/>
        </w:rPr>
        <w:t xml:space="preserve"> um desastre…</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A quantidade de registros por unidade de tempo é chamada de taxa de registro ( em registros por segundo, por exemplo.) Chamamos de taxa de amostragem a quantidade de estímulos individuais por unidade de tempo apresentados por estímulo a um sistema de registro como a audição humana, por exemplo. O sistema auditivo de indivíduos bem treinados é capaz de perceber oscilações de amostragem abaixo de 40.000 (40 Khz) amostras de som. Acima disso e baixo de 100000 (100 Khz) amostras por segundo, apesar de não ser capaz de perceber oscilações, audiófilos reportam cansaço mental em períodos de exposição de poucas horas. O que tende a diminuir com o uso de taxas de amostragem acima dos 192000 (192KHz). </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O mesmo acontece com o uso de monitores de computador e televisão. Até 20 amostragens de quadros por segundo é fácil perceber a cintilação das imagens. Usualmente a cintilação se tornar imperceptível acima dos 35 quadros por segundo. E da mesma forma o cansaço com o uso de monitores com taxas de amostragem de quadros abaixo de 60 HZ é comumente reportado, o que diminuí com taxas maires que 80 HZ.</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Isso nos permite pressupor que nosso cérebro é de alguma forma responsivo ou sensível a taxas de amostragem de áudio abaixo dos 100KHz e de visão abaixo dos 80Hz.</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Se pensarmos um pouco, com o cérebro trabalhando e registrando estímulos a essas taxas redundaria em um enorme acúmulo de informações ao longo tempo. Para um computador isso normalmente se tornaria um problema, exigindo enormes quantidade de memória. Para o cérebro, entretanto, ainda não há indícios de que hajam limites conhecidos para espaço de memória. </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Nos vídeos de computadores e “tocadores” de áudio essas taxas de amostragem e registros são pré fixados em valores adequados às necessidades. O cérebro, entretanto trabalha de forma diferente. As taxas de registro parecem poder ser alteradas dinamicamente de acordo com a relevância de situações novas, tensas, perigosas, por exemplo, quando “redobramos” a atenção. Nessas situações o sistema sensitivo aumenta a taxa de registros dos sentidos para melhorar a acurácia e não deixar perder detalhes que possam ser importantes.</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Enquanto conhecendo um caminho novo entre destinos, tendemos a prestar maior atenção procurando registrar o maior número possível de identificadores que nos permitam conseguir voltar para casa sem nos perder. Isso exige uma maior taxa de registro. Depois de bem conhecido um caminho, relaxamos esse processo, diminuindo a taxa de registro toda vez que repetirmos o trajeto. É por isso que as viagens a destinos bem conhecidos parecem demorar cada vez menos quanto melhor conhecermos o trajeto. </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Esse processo de registro é portanto atemporal. O que exige uma forma paralela ou complementar para estabelecer a percepção espaço temporal. (por isso talvez encontramos a necessidade de desenvolver os relógios artificiais.)</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Entretanto, </w:t>
      </w:r>
      <w:r>
        <w:rPr>
          <w:rFonts w:ascii="Liberation Serif" w:hAnsi="Liberation Serif"/>
          <w:b w:val="false"/>
          <w:bCs w:val="false"/>
          <w:color w:val="000000"/>
          <w:spacing w:val="0"/>
          <w:sz w:val="24"/>
          <w:szCs w:val="24"/>
        </w:rPr>
        <w:t xml:space="preserve">para justificar esse dinamismo da taxa de registro, </w:t>
      </w:r>
      <w:r>
        <w:rPr>
          <w:rFonts w:ascii="Liberation Serif" w:hAnsi="Liberation Serif"/>
          <w:b w:val="false"/>
          <w:bCs w:val="false"/>
          <w:color w:val="000000"/>
          <w:spacing w:val="0"/>
          <w:sz w:val="24"/>
          <w:szCs w:val="24"/>
        </w:rPr>
        <w:t xml:space="preserve">existem outras formas possíveis de se </w:t>
      </w:r>
      <w:r>
        <w:rPr>
          <w:rFonts w:ascii="Liberation Serif" w:hAnsi="Liberation Serif"/>
          <w:b w:val="false"/>
          <w:bCs w:val="false"/>
          <w:color w:val="000000"/>
          <w:spacing w:val="0"/>
          <w:sz w:val="24"/>
          <w:szCs w:val="24"/>
        </w:rPr>
        <w:t>modelar o processo de registro</w:t>
      </w:r>
      <w:r>
        <w:rPr>
          <w:rFonts w:ascii="Liberation Serif" w:hAnsi="Liberation Serif"/>
          <w:b w:val="false"/>
          <w:bCs w:val="false"/>
          <w:color w:val="000000"/>
          <w:spacing w:val="0"/>
          <w:sz w:val="24"/>
          <w:szCs w:val="24"/>
        </w:rPr>
        <w:t>.</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A forma como o cérebro processa funcionalmente as informações, notadamente às relacionadas com temporariedade, compasso e frequência sugere que ele </w:t>
      </w:r>
      <w:r>
        <w:rPr>
          <w:rFonts w:ascii="Liberation Serif" w:hAnsi="Liberation Serif"/>
          <w:b w:val="false"/>
          <w:bCs w:val="false"/>
          <w:color w:val="000000"/>
          <w:spacing w:val="0"/>
          <w:sz w:val="24"/>
          <w:szCs w:val="24"/>
        </w:rPr>
        <w:t xml:space="preserve">possa </w:t>
      </w:r>
      <w:r>
        <w:rPr>
          <w:rFonts w:ascii="Liberation Serif" w:hAnsi="Liberation Serif"/>
          <w:b w:val="false"/>
          <w:bCs w:val="false"/>
          <w:color w:val="000000"/>
          <w:spacing w:val="0"/>
          <w:sz w:val="24"/>
          <w:szCs w:val="24"/>
        </w:rPr>
        <w:t>fa</w:t>
      </w:r>
      <w:r>
        <w:rPr>
          <w:rFonts w:ascii="Liberation Serif" w:hAnsi="Liberation Serif"/>
          <w:b w:val="false"/>
          <w:bCs w:val="false"/>
          <w:color w:val="000000"/>
          <w:spacing w:val="0"/>
          <w:sz w:val="24"/>
          <w:szCs w:val="24"/>
        </w:rPr>
        <w:t>zer</w:t>
      </w:r>
      <w:r>
        <w:rPr>
          <w:rFonts w:ascii="Liberation Serif" w:hAnsi="Liberation Serif"/>
          <w:b w:val="false"/>
          <w:bCs w:val="false"/>
          <w:color w:val="000000"/>
          <w:spacing w:val="0"/>
          <w:sz w:val="24"/>
          <w:szCs w:val="24"/>
        </w:rPr>
        <w:t xml:space="preserve"> uso de processos semelhantes às transformadas de Fourier e Wavelet em situações que se possam presumir a utilização de informações </w:t>
      </w:r>
      <w:r>
        <w:rPr>
          <w:rFonts w:ascii="Liberation Serif" w:hAnsi="Liberation Serif"/>
          <w:b w:val="false"/>
          <w:bCs w:val="false"/>
          <w:color w:val="000000"/>
          <w:spacing w:val="0"/>
          <w:sz w:val="24"/>
          <w:szCs w:val="24"/>
        </w:rPr>
        <w:t>não temporalmente registradas em taxas de registro fixas e</w:t>
      </w:r>
      <w:r>
        <w:rPr>
          <w:rFonts w:ascii="Liberation Serif" w:hAnsi="Liberation Serif"/>
          <w:b w:val="false"/>
          <w:bCs w:val="false"/>
          <w:color w:val="000000"/>
          <w:spacing w:val="0"/>
          <w:sz w:val="24"/>
          <w:szCs w:val="24"/>
        </w:rPr>
        <w:t xml:space="preserve"> traduzidas espectralmente, de forma a obter e utilizar a potência de uma gama de frequências ligadas aos eventos dessa natureza </w:t>
      </w:r>
      <w:r>
        <w:rPr>
          <w:rFonts w:ascii="Liberation Serif" w:hAnsi="Liberation Serif"/>
          <w:b w:val="false"/>
          <w:bCs w:val="false"/>
          <w:color w:val="000000"/>
          <w:spacing w:val="0"/>
          <w:sz w:val="24"/>
          <w:szCs w:val="24"/>
        </w:rPr>
        <w:t>ao longo do tempo</w:t>
      </w:r>
      <w:r>
        <w:rPr>
          <w:rFonts w:ascii="Liberation Serif" w:hAnsi="Liberation Serif"/>
          <w:b w:val="false"/>
          <w:bCs w:val="false"/>
          <w:color w:val="000000"/>
          <w:spacing w:val="0"/>
          <w:sz w:val="24"/>
          <w:szCs w:val="24"/>
        </w:rPr>
        <w:t xml:space="preserve">. </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rFonts w:ascii="Liberation Serif" w:hAnsi="Liberation Serif"/>
          <w:b w:val="false"/>
          <w:bCs w:val="false"/>
          <w:color w:val="000000"/>
          <w:spacing w:val="0"/>
          <w:sz w:val="24"/>
          <w:szCs w:val="24"/>
        </w:rPr>
        <w:t xml:space="preserve">O resultado dessa “transformada” pode se traduzir como a assinatura espectral que resulte simbolizar todo contexto estrutural de uma sinfonia musical, por exemplo. </w:t>
      </w:r>
    </w:p>
    <w:p>
      <w:pPr>
        <w:pStyle w:val="Estilopadrodedesenho"/>
        <w:bidi w:val="0"/>
        <w:spacing w:lineRule="atLeast" w:line="200" w:before="0" w:after="0"/>
        <w:ind w:firstLine="737" w:left="0" w:right="0"/>
        <w:contextualSpacing/>
        <w:jc w:val="both"/>
        <w:rPr>
          <w:rFonts w:ascii="Liberation Serif" w:hAnsi="Liberation Serif"/>
          <w:b w:val="false"/>
          <w:bCs w:val="false"/>
          <w:color w:val="000000"/>
          <w:spacing w:val="0"/>
          <w:sz w:val="24"/>
          <w:szCs w:val="24"/>
          <w:del w:id="2318" w:author="Autor desconhecido" w:date="2025-08-04T14:59:23Z"/>
        </w:rPr>
      </w:pPr>
      <w:del w:id="2317" w:author="Autor desconhecido" w:date="2025-08-04T14:59:23Z">
        <w:r>
          <w:rPr>
            <w:rFonts w:ascii="Liberation Serif" w:hAnsi="Liberation Serif"/>
            <w:b w:val="false"/>
            <w:bCs w:val="false"/>
            <w:color w:val="000000"/>
            <w:spacing w:val="0"/>
            <w:sz w:val="24"/>
            <w:szCs w:val="24"/>
          </w:rPr>
        </w:r>
      </w:del>
      <w:r>
        <w:br w:type="page"/>
      </w:r>
    </w:p>
    <w:p>
      <w:pPr>
        <w:pStyle w:val="Estilopadrodedesenho"/>
        <w:spacing w:before="0" w:after="0"/>
        <w:ind w:firstLine="680" w:left="0"/>
        <w:contextualSpacing/>
        <w:rPr/>
      </w:pPr>
      <w:bookmarkStart w:id="82" w:name="__RefHeading___Toc31748_1050832168"/>
      <w:bookmarkEnd w:id="82"/>
      <w:r>
        <w:rPr/>
        <w:t>Considerações Finais:</w:t>
      </w:r>
    </w:p>
    <w:p>
      <w:pPr>
        <w:pStyle w:val="Normal"/>
        <w:spacing w:before="0" w:after="0"/>
        <w:contextualSpacing/>
        <w:rPr/>
      </w:pPr>
      <w:r>
        <w:rPr/>
        <w:t>“</w:t>
      </w:r>
      <w:r>
        <w:rPr/>
        <w:t>Conheça-te a ti mesmo.” Já asseverava Sócrates nos primórdios da filosofia. Pretendemos um ínfimo contributo em favor dessa premissa.</w:t>
      </w:r>
    </w:p>
    <w:p>
      <w:pPr>
        <w:pStyle w:val="Normal"/>
        <w:spacing w:before="0" w:after="0"/>
        <w:contextualSpacing/>
        <w:rPr>
          <w:ins w:id="2320" w:author="Autor desconhecido" w:date="2024-06-14T15:46:02Z"/>
        </w:rPr>
      </w:pPr>
      <w:r>
        <w:rPr/>
        <w:t xml:space="preserve">Não há melhor ponto de partida que não o de nos entendermos coerentemente antes de propor metodologias eficientes de aprimoramentos, quaisquer que sejam. Sejam no âmbito individual como indivíduos, mas também como coparticipantes socialmente engajados na </w:t>
      </w:r>
      <w:ins w:id="2319" w:author="Autor desconhecido" w:date="2024-06-14T15:46:02Z">
        <w:r>
          <w:rPr/>
          <w:t>comunidade.</w:t>
        </w:r>
      </w:ins>
    </w:p>
    <w:p>
      <w:pPr>
        <w:pStyle w:val="Normal"/>
        <w:spacing w:before="0" w:after="0"/>
        <w:contextualSpacing/>
        <w:rPr>
          <w:ins w:id="2322" w:author="Autor desconhecido" w:date="2024-06-14T15:46:02Z"/>
        </w:rPr>
      </w:pPr>
      <w:ins w:id="2321" w:author="Autor desconhecido" w:date="2024-06-14T15:46:02Z">
        <w:r>
          <w:rPr/>
          <w:t>Muito embora os métodos de estudo científicos tendam ainda a buscar generalizar, categorizar ou quando possível definir pontualmente tudo aquilo que aborda estudar, metodologia essa que se mostra muito eficaz em uma grande maioria de assuntos, com relação ao ser humano isso tem sido um problema grande, principalmente a partir do momento que se intenta entender a psiquê e o comportamento humano. Até mesmo as pesquisas e estudos dos animais são mais fáceis nesse sentido, quando as peculiaridades comportamentais das diversas espécies animais inferiores se mostram muito mais constantes e iguais entre os indivíduos de uma mesma espécie e provenientes de um mesmo ecossistema ou grupo. Entretanto as facilidades param por ai.</w:t>
        </w:r>
      </w:ins>
    </w:p>
    <w:p>
      <w:pPr>
        <w:pStyle w:val="Normal"/>
        <w:spacing w:before="0" w:after="0"/>
        <w:contextualSpacing/>
        <w:rPr>
          <w:ins w:id="2324" w:author="Autor desconhecido" w:date="2024-06-14T15:46:02Z"/>
        </w:rPr>
      </w:pPr>
      <w:ins w:id="2323" w:author="Autor desconhecido" w:date="2024-06-14T15:46:02Z">
        <w:r>
          <w:rPr/>
          <w:t>Apesar de sermos uma mesma espécie e com especificidades biológicas e fisiológicas comuns e apesar de apresentarmos condutas sociais e culturais bastante compartilhadas, a individualidade dos seres humanos apresenta um desafio enorme, comprometendo os esforços na nas tentativas de generalizar o ser humano.</w:t>
        </w:r>
      </w:ins>
    </w:p>
    <w:p>
      <w:pPr>
        <w:pStyle w:val="Normal"/>
        <w:spacing w:before="0" w:after="0"/>
        <w:contextualSpacing/>
        <w:rPr>
          <w:ins w:id="2326" w:author="Autor desconhecido" w:date="2024-06-14T15:46:02Z"/>
        </w:rPr>
      </w:pPr>
      <w:ins w:id="2325" w:author="Autor desconhecido" w:date="2024-06-14T15:46:02Z">
        <w:r>
          <w:rPr/>
          <w:t>É assim que as categorizações de personalidades e temperamentos em 12 ou 4 ou 48 tipos, na tentativa de enquadrar todos o indivíduos em um deles mostra tanta controvérsia científica, mesmo nas linhas acadêmicas das áreas de humanas. Por isso todas essas abordagens acabam por se deixar levar enquadrar por abordagens percentuais estatísticas ou por gradientes proporcionais entre os tipos pré definidos. É assim que acabamos diante de um gráfico que me coloca como portador de um temperamento 25% fleumático e 75% sanguíneo. E que o ideal seria que fosse um equilíbrio de 25% de cada um dos temperamentos.</w:t>
        </w:r>
      </w:ins>
    </w:p>
    <w:p>
      <w:pPr>
        <w:pStyle w:val="Normal"/>
        <w:spacing w:before="0" w:after="0"/>
        <w:contextualSpacing/>
        <w:rPr>
          <w:ins w:id="2328" w:author="Autor desconhecido" w:date="2024-06-14T15:46:02Z"/>
        </w:rPr>
      </w:pPr>
      <w:ins w:id="2327" w:author="Autor desconhecido" w:date="2024-06-14T15:46:02Z">
        <w:r>
          <w:rPr/>
          <w:t>Tudo isso é válido para simplificar a abordagem dos diversos assuntos comportamentais humanos, outrossim, teríamos que criar uma tipagem com 8,1 bilhões de tipos dentro de uma categoria.</w:t>
        </w:r>
      </w:ins>
    </w:p>
    <w:p>
      <w:pPr>
        <w:pStyle w:val="Normal"/>
        <w:spacing w:before="0" w:after="0"/>
        <w:contextualSpacing/>
        <w:rPr>
          <w:ins w:id="2330" w:author="Autor desconhecido" w:date="2024-06-14T15:46:02Z"/>
        </w:rPr>
      </w:pPr>
      <w:ins w:id="2329" w:author="Autor desconhecido" w:date="2024-06-14T15:46:02Z">
        <w:r>
          <w:rPr/>
          <w:t>Diferenciar personalidade de temperamento, por exemplo, quase não passa de distinções conceituais oriundas de mesmas causas primárias. Ou um é simples consequência do outro ou são a mesma coisa observadas de diferentes pontos de vista. Entretanto achamos interessante analisar o comportamento humano levando em conta o manancial de conceitos oferecidos pela psicologia que de qualquer forma, filosoficamente, vem sendo desenvolvida a partir desses conceitos em minudências.</w:t>
        </w:r>
      </w:ins>
    </w:p>
    <w:p>
      <w:pPr>
        <w:pStyle w:val="Normal"/>
        <w:spacing w:before="0" w:after="0"/>
        <w:contextualSpacing/>
        <w:rPr>
          <w:ins w:id="2334" w:author="Autor desconhecido" w:date="2024-06-14T15:46:02Z"/>
        </w:rPr>
      </w:pPr>
      <w:ins w:id="2331" w:author="Autor desconhecido" w:date="2024-06-14T15:46:02Z">
        <w:r>
          <w:rPr/>
          <w:t xml:space="preserve">Afinal, o ser humano tem se mostrado um misto </w:t>
        </w:r>
      </w:ins>
      <w:ins w:id="2332" w:author="Autor desconhecido" w:date="2024-06-14T15:46:02Z">
        <w:r>
          <w:rPr/>
          <w:t>du</w:t>
        </w:r>
      </w:ins>
      <w:ins w:id="2333" w:author="Autor desconhecido" w:date="2024-06-14T15:46:02Z">
        <w:r>
          <w:rPr/>
          <w:t>alado entre razão e sentimentos coadunados sob influência instintiva que responde melhor ou pior aos estímulos do meio ambiente natural e social em que vive em uma graduação praticamente infinita de nuances comportamentais.</w:t>
        </w:r>
      </w:ins>
    </w:p>
    <w:p>
      <w:pPr>
        <w:pStyle w:val="Normal"/>
        <w:spacing w:before="0" w:after="0"/>
        <w:contextualSpacing/>
        <w:rPr>
          <w:ins w:id="2336" w:author="Autor desconhecido" w:date="2024-06-14T15:46:02Z"/>
        </w:rPr>
      </w:pPr>
      <w:ins w:id="2335" w:author="Autor desconhecido" w:date="2024-06-14T15:46:02Z">
        <w:r>
          <w:rPr/>
          <w:t>Mas somos, mesmo assim uma espécie com suas especifidades generalizadas pela integral comportamental da raça humana em um processo evolutivo em andamento.</w:t>
        </w:r>
      </w:ins>
    </w:p>
    <w:p>
      <w:pPr>
        <w:pStyle w:val="Normal"/>
        <w:spacing w:before="0" w:after="0"/>
        <w:contextualSpacing/>
        <w:rPr>
          <w:ins w:id="2342" w:author="Autor desconhecido" w:date="2024-06-14T15:46:02Z"/>
        </w:rPr>
      </w:pPr>
      <w:ins w:id="2337" w:author="Autor desconhecido" w:date="2024-06-14T15:46:02Z">
        <w:r>
          <w:rPr/>
          <w:t xml:space="preserve">Assim arrisco afirmar, somos a um só tempo muito mais iguais do que postulamos </w:t>
        </w:r>
      </w:ins>
      <w:ins w:id="2338" w:author="Autor desconhecido" w:date="2024-06-14T15:46:02Z">
        <w:r>
          <w:rPr/>
          <w:t xml:space="preserve">para </w:t>
        </w:r>
      </w:ins>
      <w:ins w:id="2339" w:author="Autor desconhecido" w:date="2024-06-14T15:46:02Z">
        <w:r>
          <w:rPr/>
          <w:t xml:space="preserve">nos categorizar e muito “mais diferentes” do que pretendemos </w:t>
        </w:r>
      </w:ins>
      <w:ins w:id="2340" w:author="Autor desconhecido" w:date="2024-06-14T15:46:02Z">
        <w:r>
          <w:rPr/>
          <w:t xml:space="preserve">para </w:t>
        </w:r>
      </w:ins>
      <w:ins w:id="2341" w:author="Autor desconhecido" w:date="2024-06-14T15:46:02Z">
        <w:r>
          <w:rPr/>
          <w:t>nos abstrair.</w:t>
        </w:r>
      </w:ins>
    </w:p>
    <w:p>
      <w:pPr>
        <w:pStyle w:val="Normal"/>
        <w:spacing w:before="0" w:after="0"/>
        <w:contextualSpacing/>
        <w:rPr>
          <w:ins w:id="2344" w:author="Autor desconhecido" w:date="2024-06-14T15:46:02Z"/>
        </w:rPr>
      </w:pPr>
      <w:ins w:id="2343" w:author="Autor desconhecido" w:date="2024-06-14T15:46:02Z">
        <w:r>
          <w:rPr/>
          <w:t>O significado dos conceitos humano se manifesta quase sempre de maneiras distintas dependendo do ponto de vista individual, seja em detrimento de uma abordagem ou assunto ou simplesmente dependendo da opinião de cada um. Assim, Torna-se importante deixarmos claro os significados pontuais dos conceitos que fazemos uso em uma abordagem qualquer, justamente para, o mais possível, manter coerência daquilo que escrevemos com as ideias que desejamos esposar. Esse tem sido o intento dessa obra a fim de minimizar as discussões e ponderações que possam advir do conteúdo da descrição do modelo educacional que estaremos propondo nos próximos volumes que estamos já preparando.</w:t>
        </w:r>
      </w:ins>
    </w:p>
    <w:p>
      <w:pPr>
        <w:pStyle w:val="Normal"/>
        <w:spacing w:before="0" w:after="0"/>
        <w:contextualSpacing/>
        <w:rPr>
          <w:ins w:id="2346" w:author="Autor desconhecido" w:date="2024-06-14T15:46:02Z"/>
        </w:rPr>
      </w:pPr>
      <w:ins w:id="2345" w:author="Autor desconhecido" w:date="2024-06-14T15:46:02Z">
        <w:r>
          <w:rPr/>
          <w:t>Nossa intenção era nos mantermos o quanto possível imparciais em nossa apresentação, embora saibamos que nessa abordagem isso seria um desafio enorme. Tenho que admitir que não consegui logra êxito pleno nesse sentido, pois afinal acabei por muitas vezes deixar sobressair minhas próprias tendências e crenças naquilo que escrevi. Agradeço sua compreensão nesse sentido.</w:t>
        </w:r>
      </w:ins>
    </w:p>
    <w:p>
      <w:pPr>
        <w:pStyle w:val="Normal"/>
        <w:spacing w:before="0" w:after="0"/>
        <w:contextualSpacing/>
        <w:rPr>
          <w:ins w:id="2348" w:author="Autor desconhecido" w:date="2024-06-14T15:46:02Z"/>
        </w:rPr>
      </w:pPr>
      <w:ins w:id="2347" w:author="Autor desconhecido" w:date="2024-06-14T15:46:02Z">
        <w:r>
          <w:rPr/>
        </w:r>
      </w:ins>
    </w:p>
    <w:p>
      <w:pPr>
        <w:pStyle w:val="Normal"/>
        <w:spacing w:before="0" w:after="0"/>
        <w:contextualSpacing/>
        <w:rPr>
          <w:ins w:id="2350" w:author="Autor desconhecido" w:date="2024-06-14T15:46:02Z"/>
        </w:rPr>
      </w:pPr>
      <w:ins w:id="2349" w:author="Autor desconhecido" w:date="2024-06-14T15:46:02Z">
        <w:r>
          <w:rPr/>
        </w:r>
      </w:ins>
    </w:p>
    <w:p>
      <w:pPr>
        <w:pStyle w:val="Normal"/>
        <w:spacing w:before="0" w:after="0"/>
        <w:contextualSpacing/>
        <w:rPr>
          <w:ins w:id="2352" w:author="Autor desconhecido" w:date="2024-06-14T15:46:02Z"/>
        </w:rPr>
      </w:pPr>
      <w:ins w:id="2351" w:author="Autor desconhecido" w:date="2024-06-14T15:46:02Z">
        <w:r>
          <w:rPr/>
        </w:r>
      </w:ins>
    </w:p>
    <w:p>
      <w:pPr>
        <w:pStyle w:val="Normal"/>
        <w:spacing w:before="0" w:after="0"/>
        <w:contextualSpacing/>
        <w:rPr>
          <w:del w:id="2353" w:author="Autor desconhecido" w:date="2024-06-14T17:17:31Z"/>
        </w:rPr>
      </w:pPr>
      <w:r>
        <w:rPr/>
        <w:t xml:space="preserve">  </w:t>
      </w:r>
    </w:p>
    <w:p>
      <w:pPr>
        <w:pStyle w:val="Normal"/>
        <w:rPr/>
      </w:pPr>
      <w:r>
        <w:rPr/>
      </w:r>
    </w:p>
    <w:p>
      <w:pPr>
        <w:pStyle w:val="Normal"/>
        <w:spacing w:lineRule="auto" w:line="240" w:before="0" w:after="0"/>
        <w:ind w:firstLine="737" w:left="0" w:right="0"/>
        <w:contextualSpacing/>
        <w:jc w:val="both"/>
        <w:rPr/>
      </w:pPr>
      <w:r>
        <w:rPr/>
        <w:t xml:space="preserve">O conteúdo apresentado aborda a complexa jornada do desenvolvimento humano, explorando as nuances de nossa evolução moral, intelectual e espiritual. </w:t>
      </w:r>
    </w:p>
    <w:p>
      <w:pPr>
        <w:pStyle w:val="Normal"/>
        <w:spacing w:before="0" w:after="0"/>
        <w:contextualSpacing/>
        <w:rPr/>
      </w:pPr>
      <w:r>
        <w:rPr/>
        <w:t>O texto mergulha na essência da existência humana e sua relação intrínseca com o universo, destacando a interconexão entre todos os seres e a importância da colaboração e do aprendizado contínuo. Através da metáfora do universo como um grande professor, discorre</w:t>
      </w:r>
      <w:r>
        <w:rPr/>
        <w:t>mos</w:t>
      </w:r>
      <w:r>
        <w:rPr/>
        <w:t xml:space="preserve"> sobre a natureza cíclica da vida e do universo, onde tudo é transformado pelo amor e nada se perde.</w:t>
      </w:r>
    </w:p>
    <w:p>
      <w:pPr>
        <w:pStyle w:val="Normal"/>
        <w:spacing w:before="0" w:after="0"/>
        <w:contextualSpacing/>
        <w:rPr/>
      </w:pPr>
      <w:r>
        <w:rPr/>
      </w:r>
    </w:p>
    <w:p>
      <w:pPr>
        <w:pStyle w:val="Normal"/>
        <w:spacing w:before="0" w:after="0"/>
        <w:contextualSpacing/>
        <w:rPr/>
      </w:pPr>
      <w:r>
        <w:rPr/>
        <w:t xml:space="preserve">A obra propõe uma reflexão profunda sobre o papel do ser humano no cosmos, enfatizando a responsabilidade individual e coletiva na construção de um futuro harmonioso. </w:t>
      </w:r>
      <w:r>
        <w:rPr/>
        <w:t>E</w:t>
      </w:r>
      <w:r>
        <w:rPr/>
        <w:t>xplora</w:t>
      </w:r>
      <w:r>
        <w:rPr/>
        <w:t>mos</w:t>
      </w:r>
      <w:r>
        <w:rPr/>
        <w:t xml:space="preserve"> a ideia de que cada indivíduo é uma partícula única dentro do vasto mecanismo universal, com o poder de influenciar o todo através de suas ações e escolhas.</w:t>
      </w:r>
    </w:p>
    <w:p>
      <w:pPr>
        <w:pStyle w:val="Normal"/>
        <w:spacing w:before="0" w:after="0"/>
        <w:contextualSpacing/>
        <w:rPr/>
      </w:pPr>
      <w:r>
        <w:rPr/>
      </w:r>
    </w:p>
    <w:p>
      <w:pPr>
        <w:pStyle w:val="Normal"/>
        <w:spacing w:before="0" w:after="0"/>
        <w:contextualSpacing/>
        <w:rPr/>
      </w:pPr>
      <w:r>
        <w:rPr/>
        <w:t>O livro também aborda os desafios e obstáculos enfrentados na trajetória de crescimento e evolução, incluindo a luta interna entre instintos básicos e a busca por sabedoria e compreensão mais elevadas. Discute-se a importância do autoconhecimento, da disciplina, da responsabilidade e da vontade como ferramentas essenciais para superar limitações e alcançar objetivos significativos.</w:t>
      </w:r>
    </w:p>
    <w:p>
      <w:pPr>
        <w:pStyle w:val="Normal"/>
        <w:spacing w:before="0" w:after="0"/>
        <w:contextualSpacing/>
        <w:rPr/>
      </w:pPr>
      <w:r>
        <w:rPr/>
      </w:r>
    </w:p>
    <w:p>
      <w:pPr>
        <w:pStyle w:val="Normal"/>
        <w:spacing w:before="0" w:after="0"/>
        <w:contextualSpacing/>
        <w:rPr/>
      </w:pPr>
      <w:r>
        <w:rPr/>
        <w:t xml:space="preserve">Finalmente, o conteúdo culmina na ideia de que o desenvolvimento humano não é apenas uma jornada individual, mas uma missão coletiva de aprendizado, cura e transformação. </w:t>
      </w:r>
      <w:r>
        <w:rPr/>
        <w:t>V</w:t>
      </w:r>
      <w:r>
        <w:rPr/>
        <w:t>islumbra</w:t>
      </w:r>
      <w:r>
        <w:rPr/>
        <w:t>mos</w:t>
      </w:r>
      <w:r>
        <w:rPr/>
        <w:t xml:space="preserve"> um futuro em que a humanidade possa alcançar um estado de harmonia universal, respeitando as diferenças e trabalhando juntos para o bem comum.</w:t>
      </w:r>
    </w:p>
    <w:p>
      <w:pPr>
        <w:pStyle w:val="Normal"/>
        <w:spacing w:before="0" w:after="0"/>
        <w:contextualSpacing/>
        <w:rPr/>
      </w:pPr>
      <w:r>
        <w:rPr/>
      </w:r>
    </w:p>
    <w:p>
      <w:pPr>
        <w:pStyle w:val="Normal"/>
        <w:bidi w:val="0"/>
        <w:spacing w:lineRule="atLeast" w:line="200" w:before="0" w:after="0"/>
        <w:ind w:firstLine="737" w:left="0" w:right="0"/>
        <w:contextualSpacing/>
        <w:jc w:val="both"/>
        <w:rPr>
          <w:rFonts w:ascii="Liberation Serif" w:hAnsi="Liberation Serif"/>
          <w:b w:val="false"/>
          <w:bCs w:val="false"/>
          <w:color w:val="000000"/>
          <w:spacing w:val="0"/>
          <w:sz w:val="24"/>
          <w:szCs w:val="24"/>
        </w:rPr>
      </w:pPr>
      <w:r>
        <w:rPr>
          <w:b w:val="false"/>
          <w:bCs w:val="false"/>
          <w:color w:val="000000"/>
          <w:spacing w:val="0"/>
          <w:sz w:val="24"/>
          <w:szCs w:val="24"/>
        </w:rPr>
        <w:t>Em resumo, o texto é um convite à reflexão sobre a complexidade da experiência humana, a interdependência entre o ser e o cosmos, e o potencial infinito para crescimento, aprendizado e contribuição positiva para o universo.</w:t>
      </w:r>
    </w:p>
    <w:p>
      <w:pPr>
        <w:pStyle w:val="Estilopadrodedesenho"/>
        <w:bidi w:val="0"/>
        <w:spacing w:lineRule="atLeast" w:line="200" w:before="0" w:after="0"/>
        <w:ind w:firstLine="737" w:left="0" w:right="0"/>
        <w:contextualSpacing/>
        <w:jc w:val="both"/>
        <w:rPr>
          <w:rFonts w:ascii="Liberation Serif" w:hAnsi="Liberation Serif" w:eastAsia="Tahoma" w:cs="Calibri Light"/>
          <w:b w:val="false"/>
          <w:i w:val="false"/>
          <w:i w:val="false"/>
          <w:strike w:val="false"/>
          <w:dstrike w:val="false"/>
          <w:outline w:val="false"/>
          <w:shadow w:val="false"/>
          <w:color w:val="auto"/>
          <w:kern w:val="2"/>
          <w:sz w:val="24"/>
          <w:szCs w:val="24"/>
          <w:u w:val="none"/>
          <w:em w:val="none"/>
        </w:rPr>
      </w:pPr>
      <w:r>
        <w:rPr>
          <w:rFonts w:eastAsia="Tahoma" w:cs="Calibri Light" w:ascii="Liberation Serif" w:hAnsi="Liberation Serif"/>
          <w:b w:val="false"/>
          <w:i w:val="false"/>
          <w:strike w:val="false"/>
          <w:dstrike w:val="false"/>
          <w:outline w:val="false"/>
          <w:shadow w:val="false"/>
          <w:color w:val="auto"/>
          <w:kern w:val="2"/>
          <w:sz w:val="24"/>
          <w:szCs w:val="24"/>
          <w:u w:val="none"/>
          <w:em w:val="none"/>
        </w:rPr>
      </w:r>
      <w:r>
        <w:br w:type="page"/>
      </w:r>
    </w:p>
    <w:p>
      <w:pPr>
        <w:pStyle w:val="Heading1"/>
        <w:numPr>
          <w:ilvl w:val="0"/>
          <w:numId w:val="0"/>
        </w:numPr>
        <w:spacing w:lineRule="auto" w:line="240" w:before="0" w:after="0"/>
        <w:ind w:firstLine="680"/>
        <w:contextualSpacing/>
        <w:jc w:val="both"/>
        <w:rPr/>
      </w:pPr>
      <w:r>
        <w:rPr/>
      </w:r>
    </w:p>
    <w:p>
      <w:pPr>
        <w:pStyle w:val="Ttulodondicedefiguras"/>
        <w:spacing w:before="0" w:after="0"/>
        <w:contextualSpacing/>
        <w:rPr/>
      </w:pPr>
      <w:r>
        <w:rPr/>
        <w:t>Índice de figuras</w:t>
      </w:r>
    </w:p>
    <w:p>
      <w:pPr>
        <w:pStyle w:val="TableofFigures"/>
        <w:tabs>
          <w:tab w:val="clear" w:pos="9638"/>
          <w:tab w:val="right" w:pos="9626" w:leader="dot"/>
        </w:tabs>
        <w:spacing w:before="0" w:after="0"/>
        <w:contextualSpacing/>
        <w:rPr/>
      </w:pPr>
      <w:r>
        <w:fldChar w:fldCharType="begin"/>
      </w:r>
      <w:r>
        <w:rPr>
          <w:rStyle w:val="Vnculodendice"/>
        </w:rPr>
        <w:instrText xml:space="preserve"> TOC \c "Figura" \h </w:instrText>
      </w:r>
      <w:r>
        <w:rPr>
          <w:rStyle w:val="Vnculodendice"/>
        </w:rPr>
        <w:fldChar w:fldCharType="separate"/>
      </w:r>
      <w:hyperlink w:anchor="__RefHeading___Toc25342_2398967623">
        <w:r>
          <w:rPr>
            <w:rStyle w:val="Vnculodendice"/>
          </w:rPr>
          <w:t>Figura 1: Samambaia Fractal</w:t>
          <w:tab/>
          <w:t>12</w:t>
        </w:r>
      </w:hyperlink>
    </w:p>
    <w:p>
      <w:pPr>
        <w:pStyle w:val="TableofFigures"/>
        <w:tabs>
          <w:tab w:val="clear" w:pos="9638"/>
          <w:tab w:val="right" w:pos="9626" w:leader="dot"/>
        </w:tabs>
        <w:spacing w:before="0" w:after="0"/>
        <w:contextualSpacing/>
        <w:rPr/>
      </w:pPr>
      <w:hyperlink w:anchor="__RefHeading___Toc25342_2398967623">
        <w:r>
          <w:rPr>
            <w:rStyle w:val="Vnculodendice"/>
          </w:rPr>
          <w:t xml:space="preserve"> </w:t>
        </w:r>
        <w:r>
          <w:rPr>
            <w:rStyle w:val="Vnculodendice"/>
          </w:rPr>
          <w:t>Figura 2: Triângulo fractal</w:t>
          <w:tab/>
          <w:t>12</w:t>
        </w:r>
      </w:hyperlink>
    </w:p>
    <w:p>
      <w:pPr>
        <w:pStyle w:val="TableofFigures"/>
        <w:tabs>
          <w:tab w:val="clear" w:pos="9638"/>
          <w:tab w:val="right" w:pos="9626" w:leader="dot"/>
        </w:tabs>
        <w:spacing w:before="0" w:after="0"/>
        <w:contextualSpacing/>
        <w:rPr/>
      </w:pPr>
      <w:hyperlink w:anchor="__RefHeading___Toc25342_2398967623">
        <w:r>
          <w:rPr>
            <w:rStyle w:val="Vnculodendice"/>
          </w:rPr>
          <w:t>Figura 3: Entropia</w:t>
          <w:tab/>
          <w:t>37</w:t>
        </w:r>
      </w:hyperlink>
    </w:p>
    <w:p>
      <w:pPr>
        <w:pStyle w:val="TableofFigures"/>
        <w:tabs>
          <w:tab w:val="clear" w:pos="9638"/>
          <w:tab w:val="right" w:pos="9626" w:leader="dot"/>
        </w:tabs>
        <w:spacing w:before="0" w:after="0"/>
        <w:contextualSpacing/>
        <w:rPr/>
      </w:pPr>
      <w:hyperlink w:anchor="__RefHeading___Toc25342_2398967623">
        <w:r>
          <w:rPr>
            <w:rStyle w:val="Vnculodendice"/>
          </w:rPr>
          <w:t>Figura 4: Anfiteatro Sonho Sandra e Melissa (Meramente ilustrativo, gerado por IA)</w:t>
          <w:tab/>
          <w:t>41</w:t>
        </w:r>
      </w:hyperlink>
    </w:p>
    <w:p>
      <w:pPr>
        <w:pStyle w:val="TableofFigures"/>
        <w:tabs>
          <w:tab w:val="clear" w:pos="9638"/>
          <w:tab w:val="right" w:pos="9626" w:leader="dot"/>
        </w:tabs>
        <w:spacing w:before="0" w:after="0"/>
        <w:contextualSpacing/>
        <w:rPr/>
      </w:pPr>
      <w:hyperlink w:anchor="__RefHeading___Toc22886_197393857">
        <w:r>
          <w:rPr>
            <w:rStyle w:val="Vnculodendice"/>
          </w:rPr>
          <w:t>Figura 5: Personificação do conceito do futuro gerado por IA</w:t>
          <w:tab/>
          <w:t>52</w:t>
        </w:r>
      </w:hyperlink>
    </w:p>
    <w:p>
      <w:pPr>
        <w:pStyle w:val="TableofFigures"/>
        <w:tabs>
          <w:tab w:val="clear" w:pos="9638"/>
          <w:tab w:val="right" w:pos="9626" w:leader="dot"/>
        </w:tabs>
        <w:spacing w:before="0" w:after="0"/>
        <w:contextualSpacing/>
        <w:rPr/>
      </w:pPr>
      <w:hyperlink w:anchor="__RefHeading___Toc22886_197393857">
        <w:r>
          <w:rPr>
            <w:rStyle w:val="Vnculodendice"/>
          </w:rPr>
          <w:t>Figura 6: Vidro adimensional</w:t>
          <w:tab/>
          <w:t>56</w:t>
        </w:r>
      </w:hyperlink>
    </w:p>
    <w:p>
      <w:pPr>
        <w:pStyle w:val="TableofFigures"/>
        <w:tabs>
          <w:tab w:val="clear" w:pos="9638"/>
          <w:tab w:val="right" w:pos="9626" w:leader="dot"/>
        </w:tabs>
        <w:spacing w:before="0" w:after="0"/>
        <w:contextualSpacing/>
        <w:rPr/>
      </w:pPr>
      <w:hyperlink w:anchor="Ref_Figura3_number_only">
        <w:r>
          <w:rPr>
            <w:rStyle w:val="Vnculodendice"/>
          </w:rPr>
          <w:t>Figura 7: 3</w:t>
        </w:r>
        <w:r>
          <w:rPr>
            <w:rStyle w:val="Vnculodendice"/>
            <w:vertAlign w:val="superscript"/>
          </w:rPr>
          <w:t>a</w:t>
        </w:r>
        <w:r>
          <w:rPr>
            <w:rStyle w:val="Vnculodendice"/>
          </w:rPr>
          <w:t xml:space="preserve"> a 5</w:t>
        </w:r>
        <w:r>
          <w:rPr>
            <w:rStyle w:val="Vnculodendice"/>
            <w:vertAlign w:val="superscript"/>
          </w:rPr>
          <w:t>a</w:t>
        </w:r>
        <w:r>
          <w:rPr>
            <w:rStyle w:val="Vnculodendice"/>
          </w:rPr>
          <w:t>. Dimensões Euclideanas</w:t>
          <w:tab/>
          <w:t>56</w:t>
        </w:r>
      </w:hyperlink>
    </w:p>
    <w:p>
      <w:pPr>
        <w:pStyle w:val="TableofFigures"/>
        <w:tabs>
          <w:tab w:val="clear" w:pos="9638"/>
          <w:tab w:val="right" w:pos="9626" w:leader="dot"/>
        </w:tabs>
        <w:spacing w:before="0" w:after="0"/>
        <w:contextualSpacing/>
        <w:rPr/>
      </w:pPr>
      <w:hyperlink w:anchor="Ref_Figura3_number_only">
        <w:r>
          <w:rPr>
            <w:rStyle w:val="Vnculodendice"/>
          </w:rPr>
          <w:t>Figura 8: Curva da Taxa de erro Humano</w:t>
          <w:tab/>
          <w:t>62</w:t>
        </w:r>
      </w:hyperlink>
    </w:p>
    <w:p>
      <w:pPr>
        <w:pStyle w:val="TableofFigures"/>
        <w:tabs>
          <w:tab w:val="clear" w:pos="9638"/>
          <w:tab w:val="right" w:pos="9626" w:leader="dot"/>
        </w:tabs>
        <w:spacing w:before="0" w:after="0"/>
        <w:contextualSpacing/>
        <w:rPr/>
      </w:pPr>
      <w:hyperlink w:anchor="Ref_Figura4_number_only">
        <w:r>
          <w:rPr>
            <w:rStyle w:val="Vnculodendice"/>
          </w:rPr>
          <w:t>Figura 9: Pedra no lago I</w:t>
          <w:tab/>
          <w:t>66</w:t>
        </w:r>
      </w:hyperlink>
    </w:p>
    <w:p>
      <w:pPr>
        <w:pStyle w:val="TableofFigures"/>
        <w:tabs>
          <w:tab w:val="clear" w:pos="9638"/>
          <w:tab w:val="right" w:pos="9626" w:leader="dot"/>
        </w:tabs>
        <w:spacing w:before="0" w:after="0"/>
        <w:contextualSpacing/>
        <w:rPr/>
      </w:pPr>
      <w:hyperlink w:anchor="Ref_Figura4_number_only">
        <w:r>
          <w:rPr>
            <w:rStyle w:val="Vnculodendice"/>
          </w:rPr>
          <w:t>Figura 10: Pedra no lago II</w:t>
          <w:tab/>
          <w:t>67</w:t>
        </w:r>
      </w:hyperlink>
    </w:p>
    <w:p>
      <w:pPr>
        <w:pStyle w:val="TableofFigures"/>
        <w:tabs>
          <w:tab w:val="clear" w:pos="9638"/>
          <w:tab w:val="right" w:pos="9626" w:leader="dot"/>
        </w:tabs>
        <w:spacing w:before="0" w:after="0"/>
        <w:contextualSpacing/>
        <w:rPr/>
      </w:pPr>
      <w:hyperlink w:anchor="__RefHeading___Toc22888_197393857">
        <w:r>
          <w:rPr>
            <w:rStyle w:val="Vnculodendice"/>
          </w:rPr>
          <w:t>Figura 11: Estado Vibracional e Emocional</w:t>
          <w:tab/>
          <w:t>87</w:t>
        </w:r>
      </w:hyperlink>
    </w:p>
    <w:p>
      <w:pPr>
        <w:pStyle w:val="TableofFigures"/>
        <w:tabs>
          <w:tab w:val="clear" w:pos="9638"/>
          <w:tab w:val="right" w:pos="9626" w:leader="dot"/>
        </w:tabs>
        <w:spacing w:before="0" w:after="0"/>
        <w:contextualSpacing/>
        <w:rPr/>
      </w:pPr>
      <w:hyperlink w:anchor="__RefHeading___Toc22888_197393857">
        <w:r>
          <w:rPr>
            <w:rStyle w:val="Vnculodendice"/>
          </w:rPr>
          <w:t>Figura 12: traçados de ondas cerebrais</w:t>
          <w:tab/>
          <w:t>88</w:t>
        </w:r>
      </w:hyperlink>
    </w:p>
    <w:p>
      <w:pPr>
        <w:pStyle w:val="TableofFigures"/>
        <w:tabs>
          <w:tab w:val="clear" w:pos="9638"/>
          <w:tab w:val="right" w:pos="9626" w:leader="dot"/>
        </w:tabs>
        <w:spacing w:before="0" w:after="0"/>
        <w:contextualSpacing/>
        <w:rPr/>
      </w:pPr>
      <w:hyperlink w:anchor="__RefHeading___Toc22888_197393857">
        <w:r>
          <w:rPr>
            <w:rStyle w:val="Vnculodendice"/>
          </w:rPr>
          <w:t>Figura 13: Evolução do instinto à sabedoria: aspectos pertinentes ao desenvolvimento humano.</w:t>
          <w:tab/>
          <w:t>93</w:t>
        </w:r>
      </w:hyperlink>
    </w:p>
    <w:p>
      <w:pPr>
        <w:pStyle w:val="TableofFigures"/>
        <w:tabs>
          <w:tab w:val="clear" w:pos="9638"/>
          <w:tab w:val="right" w:pos="9626" w:leader="dot"/>
        </w:tabs>
        <w:spacing w:before="0" w:after="0"/>
        <w:contextualSpacing/>
        <w:rPr/>
      </w:pPr>
      <w:hyperlink w:anchor="__RefHeading___Toc22888_197393857">
        <w:r>
          <w:rPr>
            <w:rStyle w:val="Vnculodendice"/>
          </w:rPr>
          <w:t>Figura 14: Ciclo comportamental.</w:t>
          <w:tab/>
          <w:t>108</w:t>
        </w:r>
      </w:hyperlink>
    </w:p>
    <w:p>
      <w:pPr>
        <w:pStyle w:val="TableofFigures"/>
        <w:tabs>
          <w:tab w:val="clear" w:pos="9638"/>
          <w:tab w:val="right" w:pos="9626" w:leader="dot"/>
        </w:tabs>
        <w:spacing w:before="0" w:after="0"/>
        <w:contextualSpacing/>
        <w:rPr/>
      </w:pPr>
      <w:hyperlink w:anchor="__RefHeading___Toc22890_197393857">
        <w:r>
          <w:rPr>
            <w:rStyle w:val="Vnculodendice"/>
          </w:rPr>
          <w:t>Figura 15: Comportamento espiral progressivo do processo de evolução e desenvolvimento.</w:t>
          <w:tab/>
          <w:t>117</w:t>
        </w:r>
      </w:hyperlink>
    </w:p>
    <w:p>
      <w:pPr>
        <w:pStyle w:val="TableofFigures"/>
        <w:tabs>
          <w:tab w:val="clear" w:pos="9638"/>
          <w:tab w:val="right" w:pos="9626" w:leader="dot"/>
        </w:tabs>
        <w:spacing w:before="0" w:after="0"/>
        <w:contextualSpacing/>
        <w:rPr/>
      </w:pPr>
      <w:hyperlink w:anchor="__RefHeading___Toc22890_197393857">
        <w:r>
          <w:rPr>
            <w:rStyle w:val="Vnculodendice"/>
          </w:rPr>
          <w:t>Figura 16: Desenvolvimento evolutivo do pensamento e raciocínio.</w:t>
          <w:tab/>
          <w:t>142</w:t>
        </w:r>
      </w:hyperlink>
    </w:p>
    <w:p>
      <w:pPr>
        <w:pStyle w:val="TableofFigures"/>
        <w:tabs>
          <w:tab w:val="clear" w:pos="9638"/>
          <w:tab w:val="right" w:pos="9626" w:leader="dot"/>
        </w:tabs>
        <w:spacing w:before="0" w:after="0"/>
        <w:contextualSpacing/>
        <w:rPr/>
      </w:pPr>
      <w:hyperlink w:anchor="__RefHeading___Toc20450_1179113674">
        <w:r>
          <w:rPr>
            <w:rStyle w:val="Vnculodendice"/>
          </w:rPr>
          <w:t>Figura 17: Modelo de Processamento do Pensamento Cognitivo.</w:t>
          <w:tab/>
          <w:t>145</w:t>
        </w:r>
      </w:hyperlink>
    </w:p>
    <w:p>
      <w:pPr>
        <w:pStyle w:val="TableofFigures"/>
        <w:tabs>
          <w:tab w:val="clear" w:pos="9638"/>
          <w:tab w:val="right" w:pos="9626" w:leader="dot"/>
        </w:tabs>
        <w:spacing w:before="0" w:after="0"/>
        <w:contextualSpacing/>
        <w:rPr/>
      </w:pPr>
      <w:hyperlink w:anchor="__RefHeading___Toc20450_1179113674">
        <w:r>
          <w:rPr>
            <w:rStyle w:val="Vnculodendice"/>
          </w:rPr>
          <w:t>Figura 18: Universo espectral: espectro sentidos eletromagnéticos, químicos e mecânicos.</w:t>
          <w:tab/>
          <w:t>152</w:t>
        </w:r>
      </w:hyperlink>
    </w:p>
    <w:p>
      <w:pPr>
        <w:pStyle w:val="TableofFigures"/>
        <w:tabs>
          <w:tab w:val="clear" w:pos="9638"/>
          <w:tab w:val="right" w:pos="9626" w:leader="dot"/>
        </w:tabs>
        <w:spacing w:before="0" w:after="0"/>
        <w:contextualSpacing/>
        <w:rPr/>
      </w:pPr>
      <w:hyperlink w:anchor="__RefHeading___Toc20450_1179113674">
        <w:r>
          <w:rPr>
            <w:rStyle w:val="Vnculodendice"/>
          </w:rPr>
          <w:t>Figura 19: Universo Espectral Quadrimensional.</w:t>
          <w:tab/>
          <w:t>154</w:t>
        </w:r>
      </w:hyperlink>
      <w:r>
        <w:rPr>
          <w:rStyle w:val="Vnculodendice"/>
        </w:rPr>
        <w:fldChar w:fldCharType="end"/>
      </w:r>
    </w:p>
    <w:p>
      <w:pPr>
        <w:pStyle w:val="BodyText"/>
        <w:numPr>
          <w:ilvl w:val="0"/>
          <w:numId w:val="0"/>
        </w:numPr>
        <w:spacing w:lineRule="auto" w:line="240" w:before="0" w:after="0"/>
        <w:ind w:firstLine="680"/>
        <w:contextualSpacing/>
        <w:jc w:val="both"/>
        <w:outlineLvl w:val="1"/>
        <w:rPr/>
      </w:pPr>
      <w:r>
        <w:rPr/>
      </w:r>
      <w:r>
        <w:br w:type="page"/>
      </w:r>
    </w:p>
    <w:p>
      <w:pPr>
        <w:pStyle w:val="BodyText"/>
        <w:spacing w:before="0" w:after="0"/>
        <w:contextualSpacing/>
        <w:rPr/>
      </w:pPr>
      <w:r>
        <w:rPr/>
      </w:r>
    </w:p>
    <w:p>
      <w:pPr>
        <w:pStyle w:val="Heading1"/>
        <w:spacing w:before="0" w:after="0"/>
        <w:ind w:firstLine="680" w:left="0"/>
        <w:contextualSpacing/>
        <w:rPr/>
      </w:pPr>
      <w:bookmarkStart w:id="83" w:name="__RefHeading___Toc17358_2898577058"/>
      <w:bookmarkEnd w:id="83"/>
      <w:r>
        <w:rPr/>
        <w:t>REFERÊNCIAS:</w:t>
      </w:r>
    </w:p>
    <w:p>
      <w:pPr>
        <w:pStyle w:val="BodyText"/>
        <w:spacing w:before="0" w:after="0"/>
        <w:ind w:firstLine="737" w:left="0" w:right="0"/>
        <w:contextualSpacing/>
        <w:jc w:val="both"/>
        <w:rPr/>
      </w:pPr>
      <w:r>
        <w:rPr>
          <w:caps/>
        </w:rPr>
        <w:t>BORING, L. D.</w:t>
      </w:r>
      <w:r>
        <w:rPr/>
        <w:t xml:space="preserve">, &amp; </w:t>
      </w:r>
      <w:r>
        <w:rPr>
          <w:caps/>
        </w:rPr>
        <w:t xml:space="preserve">BORING, E. G. </w:t>
      </w:r>
      <w:r>
        <w:rPr/>
        <w:t>Temporal judgments after sleep. In Studies in psychology. Worcester: Wilson, 1917.</w:t>
      </w:r>
    </w:p>
    <w:p>
      <w:pPr>
        <w:pStyle w:val="BodyText"/>
        <w:spacing w:before="0" w:after="0"/>
        <w:ind w:firstLine="737" w:left="0" w:right="0"/>
        <w:contextualSpacing/>
        <w:jc w:val="both"/>
        <w:rPr/>
      </w:pPr>
      <w:r>
        <w:rPr/>
        <w:t xml:space="preserve">DANILIN, V. P., &amp; LATASH, L. P. [Subjective judgments of the duration of periods of night sleep upon awakening during different sleep stages, phases, and cycles.] Doklady Akademii Nauk SSSR, 1972, 204, 748–751. </w:t>
      </w:r>
    </w:p>
    <w:p>
      <w:pPr>
        <w:sectPr>
          <w:headerReference w:type="default" r:id="rId96"/>
          <w:footerReference w:type="default" r:id="rId97"/>
          <w:footnotePr>
            <w:numFmt w:val="decimal"/>
          </w:footnotePr>
          <w:type w:val="nextPage"/>
          <w:pgSz w:w="12421" w:h="16203"/>
          <w:pgMar w:left="1009" w:right="1009" w:gutter="0" w:header="1440" w:top="1999" w:footer="1621" w:bottom="2456"/>
          <w:pgNumType w:start="1" w:fmt="decimal"/>
          <w:formProt w:val="false"/>
          <w:textDirection w:val="lrTb"/>
          <w:docGrid w:type="default" w:linePitch="312" w:charSpace="4294961151"/>
        </w:sectPr>
      </w:pPr>
    </w:p>
    <w:p>
      <w:pPr>
        <w:pStyle w:val="Bibliografia1"/>
        <w:spacing w:before="0" w:after="0"/>
        <w:contextualSpacing/>
        <w:rPr/>
      </w:pPr>
      <w:r>
        <w:rPr/>
        <w:t>1.</w:t>
        <w:tab/>
        <w:t>Oliveira H. Howard Gardner e a Teoria das Multiplas Inteligencias. [citado 7 de junho de 2024]; Disponível em: https://www.academia.edu/6461437/Howard_Gardner_e_a_Teoria_das_Multiplas_Inteligencias</w:t>
      </w:r>
    </w:p>
    <w:p>
      <w:pPr>
        <w:pStyle w:val="Bibliografia1"/>
        <w:spacing w:before="0" w:after="0"/>
        <w:contextualSpacing/>
        <w:rPr/>
      </w:pPr>
      <w:r>
        <w:rPr/>
        <w:t>2.</w:t>
        <w:tab/>
        <w:t>Jie L, Jigui S, shengsheng W. Pattern Recognition: An overview. junho de 2006 [citado 27 de janeiro de 2024];6(IJCSNS International Journal of Computer Science and Network Security). Disponível em: https://www.utm.mx/~jjf/rp/RPA1.pdf</w:t>
      </w:r>
    </w:p>
    <w:p>
      <w:pPr>
        <w:pStyle w:val="Bibliografia1"/>
        <w:spacing w:before="0" w:after="0"/>
        <w:contextualSpacing/>
        <w:rPr/>
      </w:pPr>
      <w:r>
        <w:rPr/>
        <w:t>3.</w:t>
        <w:tab/>
        <w:t>Bióicos P. projetobioicos. 2021 [citado 9 de maio de 2024]. Comunidades de chaminés submarinas. Disponível em: https://www.bioicos.org.br/post/comunidades-de-chamines-submarinas</w:t>
      </w:r>
    </w:p>
    <w:p>
      <w:pPr>
        <w:pStyle w:val="Bibliografia1"/>
        <w:spacing w:before="0" w:after="0"/>
        <w:contextualSpacing/>
        <w:rPr/>
      </w:pPr>
      <w:r>
        <w:rPr/>
        <w:t>4.</w:t>
        <w:tab/>
        <w:t xml:space="preserve">Kardec A. A gênese. Feb; 2012. </w:t>
      </w:r>
    </w:p>
    <w:p>
      <w:pPr>
        <w:pStyle w:val="Bibliografia1"/>
        <w:spacing w:before="0" w:after="0"/>
        <w:contextualSpacing/>
        <w:rPr/>
      </w:pPr>
      <w:r>
        <w:rPr/>
        <w:t>5.</w:t>
        <w:tab/>
        <w:t>Pincelli R. Já era hora: a filosofia ocidental tem pouco a nos ensinar sobre o tempo [Internet]. Medium. 2018 [citado 18 de junho de 2024]. Disponível em: https://rntpincelli.medium.com/j%C3%A1-era-hora-a-filosofia-ocidental-tem-pouco-a-nos-ensinar-sobre-o-tempo-95a11346e963</w:t>
      </w:r>
    </w:p>
    <w:p>
      <w:pPr>
        <w:pStyle w:val="Bibliografia1"/>
        <w:spacing w:before="0" w:after="0"/>
        <w:contextualSpacing/>
        <w:rPr/>
      </w:pPr>
      <w:r>
        <w:rPr/>
        <w:t>6.</w:t>
        <w:tab/>
        <w:t>Francisco Cândido Xavier, André Luix. No mundo Maior. 28</w:t>
      </w:r>
      <w:r>
        <w:rPr>
          <w:vertAlign w:val="superscript"/>
        </w:rPr>
        <w:t>o</w:t>
      </w:r>
      <w:r>
        <w:rPr/>
        <w:t xml:space="preserve"> ed. Vol. 5. FEB; 272 p. </w:t>
      </w:r>
    </w:p>
    <w:p>
      <w:pPr>
        <w:pStyle w:val="Bibliografia1"/>
        <w:spacing w:before="0" w:after="0"/>
        <w:contextualSpacing/>
        <w:rPr/>
      </w:pPr>
      <w:r>
        <w:rPr/>
        <w:t>7.</w:t>
        <w:tab/>
        <w:t xml:space="preserve">PETER TOMPKINS, CHRISTOPHER BIRD. A VIDA SECRETA DAS PLANTAS. EXPRESSAO; 1979. 324 p. </w:t>
      </w:r>
    </w:p>
    <w:p>
      <w:pPr>
        <w:pStyle w:val="Bibliografia1"/>
        <w:spacing w:before="0" w:after="0"/>
        <w:contextualSpacing/>
        <w:rPr/>
      </w:pPr>
      <w:r>
        <w:rPr/>
        <w:t>8.</w:t>
        <w:tab/>
        <w:t xml:space="preserve">Kreiman G. Biological object recognition. Scholarpedia. 10 de junho de 2008;3(6):2667. </w:t>
      </w:r>
    </w:p>
    <w:p>
      <w:pPr>
        <w:pStyle w:val="Bibliografia1"/>
        <w:spacing w:before="0" w:after="0"/>
        <w:contextualSpacing/>
        <w:rPr/>
      </w:pPr>
      <w:r>
        <w:rPr/>
        <w:t>9.</w:t>
        <w:tab/>
        <w:t xml:space="preserve">Kardec A. O livro dos espíritos. Feb; 2012. </w:t>
      </w:r>
    </w:p>
    <w:p>
      <w:pPr>
        <w:pStyle w:val="Bibliografia1"/>
        <w:spacing w:before="0" w:after="0"/>
        <w:contextualSpacing/>
        <w:rPr/>
      </w:pPr>
      <w:r>
        <w:rPr/>
        <w:t>10.</w:t>
        <w:tab/>
        <w:t xml:space="preserve">Kardec A. O céu e o inferno. Feb; 2012. </w:t>
      </w:r>
    </w:p>
    <w:p>
      <w:pPr>
        <w:pStyle w:val="Bibliografia1"/>
        <w:spacing w:before="0" w:after="0"/>
        <w:contextualSpacing/>
        <w:rPr/>
      </w:pPr>
      <w:r>
        <w:rPr/>
        <w:t>11.</w:t>
        <w:tab/>
        <w:t>Silva ALS da. InfoEscola. [citado 15 de março de 2024]. Jacob Berzelius - Biografia do Químico. Disponível em: https://www.infoescola.com/biografias/jacob-berzelius/</w:t>
      </w:r>
    </w:p>
    <w:p>
      <w:pPr>
        <w:pStyle w:val="Bibliografia1"/>
        <w:spacing w:before="0" w:after="0"/>
        <w:contextualSpacing/>
        <w:rPr/>
      </w:pPr>
      <w:r>
        <w:rPr/>
        <w:t>12.</w:t>
        <w:tab/>
        <w:t>Cardoso M. InfoEscola. [citado 15 de março de 2024]. Teoria da Força Vital - Química. Disponível em: https://www.infoescola.com/quimica-organica/teoria-da-forca-vital/</w:t>
      </w:r>
    </w:p>
    <w:p>
      <w:pPr>
        <w:pStyle w:val="Bibliografia1"/>
        <w:spacing w:before="0" w:after="0"/>
        <w:contextualSpacing/>
        <w:rPr/>
      </w:pPr>
      <w:r>
        <w:rPr/>
        <w:t>13.</w:t>
        <w:tab/>
        <w:t>Brasil Escola [Internet]. [citado 15 de março de 2024]. Sol: tudo sobre a estrela central do Sistema Solar. Disponível em: https://brasilescola.uol.com.br/fisica/sol.htm</w:t>
      </w:r>
    </w:p>
    <w:p>
      <w:pPr>
        <w:pStyle w:val="Bibliografia1"/>
        <w:spacing w:before="0" w:after="0"/>
        <w:contextualSpacing/>
        <w:rPr/>
      </w:pPr>
      <w:r>
        <w:rPr/>
        <w:t>14.</w:t>
        <w:tab/>
        <w:t xml:space="preserve">David R, Colafêmina JF. Potenciais miogênico evocados vestibulares (VEMP): uma revisão bibliográfica. Rev Bras Otorrinolaringol. maio de 2002;68:113–7. </w:t>
      </w:r>
    </w:p>
    <w:p>
      <w:pPr>
        <w:pStyle w:val="Bibliografia1"/>
        <w:spacing w:before="0" w:after="0"/>
        <w:contextualSpacing/>
        <w:rPr/>
      </w:pPr>
      <w:r>
        <w:rPr/>
        <w:t>15.</w:t>
        <w:tab/>
        <w:t xml:space="preserve">Šimić G, Tkalčić M, Vukić V, Mulc D, Španić E, Šagud M, et al. Understanding Emotions: Origins and Roles of the Amygdala. Biomolecules. junho de 2021;11(6):823. </w:t>
      </w:r>
    </w:p>
    <w:p>
      <w:pPr>
        <w:pStyle w:val="Bibliografia1"/>
        <w:spacing w:before="0" w:after="0"/>
        <w:contextualSpacing/>
        <w:rPr/>
      </w:pPr>
      <w:r>
        <w:rPr/>
        <w:t>16.</w:t>
        <w:tab/>
        <w:t>Carlson VR, Feinberg I, Goodenough DR. Perception of the duration of sleep intervals as a function of EEG sleep stage. Physiol Psychol. 1</w:t>
      </w:r>
      <w:r>
        <w:rPr>
          <w:vertAlign w:val="superscript"/>
        </w:rPr>
        <w:t>o</w:t>
      </w:r>
      <w:r>
        <w:rPr/>
        <w:t xml:space="preserve"> de dezembro de 1978;6(4):497–500. </w:t>
      </w:r>
    </w:p>
    <w:p>
      <w:pPr>
        <w:pStyle w:val="Bibliografia1"/>
        <w:spacing w:before="0" w:after="0"/>
        <w:contextualSpacing/>
        <w:rPr/>
      </w:pPr>
      <w:r>
        <w:rPr/>
        <w:t>17.</w:t>
        <w:tab/>
        <w:t>Oficina da Net [Internet]. 2018 [citado 11 de maio de 2024]. Os 25 tipos de paradoxos temporais e o derretimento do seu cérebro. Disponível em: https://www.oficinadanet.com.br/post/14231-os-paradoxos-temporais-e-o-derretimento-do-seu-cerebro</w:t>
      </w:r>
    </w:p>
    <w:p>
      <w:pPr>
        <w:pStyle w:val="Bibliografia1"/>
        <w:spacing w:before="0" w:after="0"/>
        <w:contextualSpacing/>
        <w:rPr/>
      </w:pPr>
      <w:r>
        <w:rPr/>
        <w:t>18.</w:t>
        <w:tab/>
        <w:t>Pint of Science BR [Internet]. [citado 15 de março de 2024]. Vamos falar um pouco sobre a História da Humanidade? Disponível em: https://pintofscience.com.br/vamos-falar-um-pouco-sobre-a-historia-da-humanidade</w:t>
      </w:r>
    </w:p>
    <w:p>
      <w:pPr>
        <w:pStyle w:val="Bibliografia1"/>
        <w:spacing w:before="0" w:after="0"/>
        <w:contextualSpacing/>
        <w:rPr/>
      </w:pPr>
      <w:r>
        <w:rPr/>
        <w:t>19.</w:t>
        <w:tab/>
        <w:t>História dos Biorritmos - Biorritmos [Internet]. [citado 14 de fevereiro de 2024]. Disponível em: https://www.biorritmofree.com/pt/biorhythm/story/</w:t>
      </w:r>
    </w:p>
    <w:p>
      <w:pPr>
        <w:pStyle w:val="Bibliografia1"/>
        <w:spacing w:before="0" w:after="0"/>
        <w:contextualSpacing/>
        <w:rPr/>
      </w:pPr>
      <w:r>
        <w:rPr/>
        <w:t>20.</w:t>
        <w:tab/>
        <w:t>br.psicologia-online.com [Internet]. [citado 20 de fevereiro de 2024]. As 6 fases do luto: características, emoções e como lidar. Disponível em: https://br.psicologia-online.com/as-fases-do-luto-844.html</w:t>
      </w:r>
    </w:p>
    <w:p>
      <w:pPr>
        <w:pStyle w:val="Bibliografia1"/>
        <w:spacing w:before="0" w:after="0"/>
        <w:contextualSpacing/>
        <w:rPr/>
      </w:pPr>
      <w:r>
        <w:rPr/>
        <w:t>21.</w:t>
        <w:tab/>
        <w:t xml:space="preserve">Tinbergen N. On aims and methods of Ethology. Z Für Tierpsychol. 1963;20(4):410–33. </w:t>
      </w:r>
    </w:p>
    <w:p>
      <w:pPr>
        <w:pStyle w:val="Bibliografia1"/>
        <w:spacing w:before="0" w:after="0"/>
        <w:contextualSpacing/>
        <w:rPr/>
      </w:pPr>
      <w:r>
        <w:rPr/>
        <w:t>22.</w:t>
        <w:tab/>
        <w:t xml:space="preserve">Wallerstein M. Evolutionary and developmental foundations. </w:t>
      </w:r>
    </w:p>
    <w:p>
      <w:pPr>
        <w:pStyle w:val="Bibliografia1"/>
        <w:spacing w:before="0" w:after="0"/>
        <w:contextualSpacing/>
        <w:rPr/>
      </w:pPr>
      <w:r>
        <w:rPr/>
        <w:t>23.</w:t>
        <w:tab/>
        <w:t>Mechanisms of disease: Factors Causing a Disease [Internet]. [citado 26 de fevereiro de 2024]. Disponível em: https://learning.eupati.eu/mod/book/view.php?id=213&amp;chapterid=8</w:t>
      </w:r>
    </w:p>
    <w:p>
      <w:pPr>
        <w:pStyle w:val="Bibliografia1"/>
        <w:spacing w:before="0" w:after="0"/>
        <w:contextualSpacing/>
        <w:rPr/>
      </w:pPr>
      <w:r>
        <w:rPr/>
        <w:t>24.</w:t>
        <w:tab/>
        <w:t>admin. Conheça os principais fatores de risco para doenças crônicas não transmissíveis (DCNT) [Internet]. Previva. 2019 [citado 26 de fevereiro de 2024]. Disponível em: https://www.previva.com.br/novosite/fatoresderiscoparadoencascronicasnaotransmissiveisdcnt/</w:t>
      </w:r>
    </w:p>
    <w:p>
      <w:pPr>
        <w:pStyle w:val="Bibliografia1"/>
        <w:spacing w:before="0" w:after="0"/>
        <w:contextualSpacing/>
        <w:rPr/>
      </w:pPr>
      <w:r>
        <w:rPr/>
        <w:t>25.</w:t>
        <w:tab/>
        <w:t>Psychic detective. Em: Wikipedia [Internet]. 2024 [citado 2 de abril de 2024]. Disponível em: https://en.wikipedia.org/w/index.php?title=Psychic_detective&amp;oldid=1213864393</w:t>
      </w:r>
    </w:p>
    <w:p>
      <w:pPr>
        <w:pStyle w:val="Bibliografia1"/>
        <w:spacing w:before="0" w:after="0"/>
        <w:contextualSpacing/>
        <w:rPr/>
      </w:pPr>
      <w:r>
        <w:rPr/>
        <w:t>26.</w:t>
        <w:tab/>
        <w:t>PSYCHICS AND POLICE WORK | Office of Justice Programs [Internet]. [citado 2 de abril de 2024]. Disponível em: https://www.ojp.gov/ncjrs/virtual-library/abstracts/psychics-and-police-work#0-0</w:t>
      </w:r>
    </w:p>
    <w:p>
      <w:pPr>
        <w:pStyle w:val="Bibliografia1"/>
        <w:spacing w:before="0" w:after="0"/>
        <w:contextualSpacing/>
        <w:rPr/>
      </w:pPr>
      <w:r>
        <w:rPr/>
        <w:t>27.</w:t>
        <w:tab/>
        <w:t xml:space="preserve">Roteiro 16 Livre-arbítrio. </w:t>
      </w:r>
    </w:p>
    <w:p>
      <w:pPr>
        <w:pStyle w:val="Bibliografia1"/>
        <w:spacing w:before="0" w:after="0"/>
        <w:contextualSpacing/>
        <w:rPr/>
      </w:pPr>
      <w:r>
        <w:rPr/>
        <w:t>28.</w:t>
        <w:tab/>
        <w:t>Babb MH, Prétôt L, Bshary R, Brosnan SF. Capuchin monkeys’ ability to choose beneficial options is inhibited by added complexity. Anim Behav [Internet]. 23 de fevereiro de 2024 [citado 6 de março de 2024]; Disponível em: https://www.sciencedirect.com/science/article/pii/S0003347224000186</w:t>
      </w:r>
    </w:p>
    <w:p>
      <w:pPr>
        <w:pStyle w:val="Bibliografia1"/>
        <w:spacing w:before="0" w:after="0"/>
        <w:contextualSpacing/>
        <w:rPr/>
      </w:pPr>
      <w:r>
        <w:rPr/>
        <w:t>29.</w:t>
        <w:tab/>
        <w:t xml:space="preserve">Kardec A. O Evangelho segundo o espiritismo. Feb; 2012. </w:t>
      </w:r>
    </w:p>
    <w:p>
      <w:pPr>
        <w:pStyle w:val="Bibliografia1"/>
        <w:spacing w:before="0" w:after="0"/>
        <w:contextualSpacing/>
        <w:rPr/>
      </w:pPr>
      <w:r>
        <w:rPr/>
        <w:t>30.</w:t>
        <w:tab/>
        <w:t xml:space="preserve">Oliveira SFD. "ESTUDO DA ESTRUTURA DA GLÂNDULA PINEAL HUMANA EMPREGANDO MÉTODOS DE MICROSCOPIA. </w:t>
      </w:r>
    </w:p>
    <w:p>
      <w:pPr>
        <w:pStyle w:val="Bibliografia1"/>
        <w:spacing w:before="0" w:after="0"/>
        <w:contextualSpacing/>
        <w:rPr/>
      </w:pPr>
      <w:r>
        <w:rPr/>
        <w:t>31.</w:t>
        <w:tab/>
        <w:t>Portal Luz Espírita [Internet]. [citado 15 de abril de 2024]. Disponível em: https://www.luzespirita.org.br/index.php?lisPage=enciclopedia&amp;item=Gl%C3%A2ndula%20Pineal</w:t>
      </w:r>
    </w:p>
    <w:p>
      <w:pPr>
        <w:pStyle w:val="Bibliografia1"/>
        <w:spacing w:before="0" w:after="0"/>
        <w:contextualSpacing/>
        <w:rPr/>
      </w:pPr>
      <w:r>
        <w:rPr/>
        <w:t>32.</w:t>
        <w:tab/>
        <w:t>UNICEP R. Os 4 temperamentos: quais são e como identificar? Saiba mais! [Internet]. UNICEP. 2023 [citado 18 de abril de 2024]. Disponível em: https://blog.unicep.edu.br/os-4-temperamentos/</w:t>
      </w:r>
    </w:p>
    <w:p>
      <w:pPr>
        <w:pStyle w:val="Bibliografia1"/>
        <w:spacing w:before="0" w:after="0"/>
        <w:contextualSpacing/>
        <w:rPr/>
      </w:pPr>
      <w:r>
        <w:rPr/>
        <w:t>33.</w:t>
        <w:tab/>
        <w:t>Blog Voitto [Internet]. 2021 [citado 18 de abril de 2024]. Conheça os 4 Tipos de Temperamento e suas características! Disponível em: https://www.voitto.com.br/blog/artigo/temperamentos</w:t>
      </w:r>
    </w:p>
    <w:p>
      <w:pPr>
        <w:pStyle w:val="Bibliografia1"/>
        <w:spacing w:before="0" w:after="0"/>
        <w:contextualSpacing/>
        <w:rPr/>
      </w:pPr>
      <w:r>
        <w:rPr/>
        <w:t>34.</w:t>
        <w:tab/>
        <w:t xml:space="preserve">Léia Gonçalves de Freitas. Caridade filantropia assistência à infância. Caridade filantropia assistência à infância. Revista Ideação(46):18. </w:t>
      </w:r>
    </w:p>
    <w:p>
      <w:pPr>
        <w:pStyle w:val="Bibliografia1"/>
        <w:spacing w:before="0" w:after="0"/>
        <w:contextualSpacing/>
        <w:rPr/>
      </w:pPr>
      <w:r>
        <w:rPr/>
        <w:t>35.</w:t>
        <w:tab/>
      </w:r>
      <w:r>
        <w:rPr>
          <w:i/>
        </w:rPr>
        <w:t>Conatus</w:t>
      </w:r>
      <w:r>
        <w:rPr/>
        <w:t>. Em: Wikipédia, a enciclopédia livre [Internet]. 2022 [citado 26 de abril de 2024]. Disponível em: https://pt.wikipedia.org/w/index.php?title=Conatus&amp;oldid=64794825</w:t>
      </w:r>
    </w:p>
    <w:p>
      <w:pPr>
        <w:sectPr>
          <w:footnotePr>
            <w:numFmt w:val="decimal"/>
          </w:footnotePr>
          <w:type w:val="continuous"/>
          <w:pgSz w:w="12421" w:h="16203"/>
          <w:pgMar w:left="1009" w:right="1009" w:gutter="0" w:header="1440" w:top="1999" w:footer="1621" w:bottom="2456"/>
          <w:formProt w:val="false"/>
          <w:textDirection w:val="lrTb"/>
          <w:docGrid w:type="default" w:linePitch="312" w:charSpace="4294961151"/>
        </w:sectPr>
      </w:pPr>
    </w:p>
    <w:p>
      <w:pPr>
        <w:pStyle w:val="BodyText"/>
        <w:spacing w:before="0" w:after="0"/>
        <w:contextualSpacing/>
        <w:rPr/>
      </w:pPr>
      <w:r>
        <w:rPr/>
      </w:r>
    </w:p>
    <w:sectPr>
      <w:footnotePr>
        <w:numFmt w:val="decimal"/>
      </w:footnotePr>
      <w:type w:val="continuous"/>
      <w:pgSz w:w="12421" w:h="16203"/>
      <w:pgMar w:left="1009" w:right="1009" w:gutter="0" w:header="1440" w:top="1999" w:footer="1621" w:bottom="2456"/>
      <w:pgNumType w:fmt="decimal"/>
      <w:formProt w:val="false"/>
      <w:textDirection w:val="lrTb"/>
      <w:docGrid w:type="default" w:linePitch="312" w:charSpace="429496115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utor desconhecido" w:date="2024-03-14T10:09:51Z" w:initials="">
    <w:p>
      <w:pPr>
        <w:kinsoku w:val="true"/>
        <w:overflowPunct w:val="true"/>
        <w:autoSpaceDE w:val="true"/>
        <w:bidi w:val="0"/>
        <w:spacing w:before="0" w:after="0" w:lineRule="auto" w:line="240"/>
        <w:ind w:left="0" w:right="0" w:hanging="0"/>
        <w:jc w:val="left"/>
        <w:rPr/>
      </w:pPr>
      <w:r>
        <w:annotationRef/>
      </w:r>
      <w:r>
        <w:rPr>
          <w:rFonts w:ascii="Liberation Serif" w:hAnsi="Liberation Serif" w:eastAsia="NSimSun" w:cs="Mangal"/>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shd w:fill="auto" w:val="clear"/>
          <w:vertAlign w:val="baseline"/>
          <w:em w:val="none"/>
          <w:lang w:val="pt-BR" w:eastAsia="zh-CN" w:bidi="hi-IN"/>
        </w:rPr>
        <w:t>Parece um pouco fora do contexto. Porque coloquei isso aqui? Para onde poderia transpo-lo?</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Mangal">
    <w:charset w:val="00"/>
    <w:family w:val="roman"/>
    <w:pitch w:val="variable"/>
  </w:font>
  <w:font w:name="Noto Sans">
    <w:charset w:val="00"/>
    <w:family w:val="roman"/>
    <w:pitch w:val="variable"/>
  </w:font>
  <w:font w:name="Liberation Sans">
    <w:altName w:val="Arial"/>
    <w:charset w:val="00"/>
    <w:family w:val="roman"/>
    <w:pitch w:val="variable"/>
  </w:font>
  <w:font w:name="Lucida Sans">
    <w:charset w:val="00"/>
    <w:family w:val="roman"/>
    <w:pitch w:val="variable"/>
  </w:font>
  <w:font w:name="apple-system">
    <w:altName w:val="BlinkMacSystemFont"/>
    <w:charset w:val="00"/>
    <w:family w:val="auto"/>
    <w:pitch w:val="default"/>
  </w:font>
  <w:font w:name="Roboto">
    <w:altName w:val="apple-system"/>
    <w:charset w:val="00"/>
    <w:family w:val="auto"/>
    <w:pitch w:val="default"/>
  </w:font>
  <w:font w:name="arial">
    <w:altName w:val="sans-serif"/>
    <w:charset w:val="00"/>
    <w:family w:val="auto"/>
    <w:pitch w:val="default"/>
  </w:font>
  <w:font w:name="Lucida Grande">
    <w:altName w:val="Verdana"/>
    <w:charset w:val="00"/>
    <w:family w:val="auto"/>
    <w:pitch w:val="default"/>
  </w:font>
  <w:font w:name="Liberation Serif">
    <w:altName w:val="Times New Roman"/>
    <w:charset w:val="00"/>
    <w:family w:val="roman"/>
    <w:pitch w:val="default"/>
  </w:font>
  <w:font w:name="Calibri">
    <w:charset w:val="00"/>
    <w:family w:val="auto"/>
    <w:pitch w:val="default"/>
  </w:font>
  <w:font w:name="Liberation Sans">
    <w:altName w:val="Arial"/>
    <w:charset w:val="00"/>
    <w:family w:val="swiss"/>
    <w:pitch w:val="default"/>
  </w:font>
  <w:font w:name="Arial Rounded MT Bold">
    <w:charset w:val="00"/>
    <w:family w:val="swiss"/>
    <w:pitch w:val="variable"/>
  </w:font>
  <w:font w:name="apple-system">
    <w:altName w:val="system-ui"/>
    <w:charset w:val="00"/>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w:t>
    </w:r>
    <w:r>
      <w:rPr/>
      <w:fldChar w:fldCharType="end"/>
    </w:r>
    <w:bookmarkStart w:id="0" w:name="PageNumWizard_FOOTER_Estilo_de_página_Pa"/>
    <w:del w:id="85" w:author="Autor desconhecido" w:date="2025-08-04T14:58:19Z">
      <w:r>
        <w:rPr/>
        <w:fldChar w:fldCharType="begin"/>
      </w:r>
      <w:r>
        <w:rPr/>
        <w:delInstrText xml:space="preserve"> PAGE </w:delInstrText>
      </w:r>
      <w:r>
        <w:rPr/>
        <w:fldChar w:fldCharType="separate"/>
      </w:r>
      <w:r>
        <w:rPr/>
        <w:delText>2</w:delText>
      </w:r>
      <w:r>
        <w:rPr/>
        <w:fldChar w:fldCharType="end"/>
      </w:r>
    </w:del>
    <w:bookmarkEnd w:id="0"/>
  </w:p>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w:t>
    </w:r>
    <w:r>
      <w:rPr/>
      <w:fldChar w:fldCharType="end"/>
    </w:r>
    <w:bookmarkStart w:id="84" w:name="PageNumWizard_FOOTER_Estilo_de_página_Pa"/>
    <w:del w:id="2354" w:author="Autor desconhecido" w:date="2025-08-04T14:58:19Z">
      <w:r>
        <w:rPr/>
        <w:fldChar w:fldCharType="begin"/>
      </w:r>
      <w:r>
        <w:rPr/>
        <w:delInstrText xml:space="preserve"> PAGE </w:delInstrText>
      </w:r>
      <w:r>
        <w:rPr/>
        <w:fldChar w:fldCharType="separate"/>
      </w:r>
      <w:r>
        <w:rPr/>
        <w:delText>2</w:delText>
      </w:r>
      <w:r>
        <w:rPr/>
        <w:fldChar w:fldCharType="end"/>
      </w:r>
    </w:del>
    <w:bookmarkEnd w:id="84"/>
  </w:p>
  <w:p>
    <w:pPr>
      <w:pStyle w:val="Footer"/>
      <w:jc w:val="cen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ind w:hanging="0" w:left="0" w:right="0"/>
        <w:rPr/>
      </w:pPr>
      <w:r>
        <w:rPr>
          <w:rStyle w:val="Caracteresdenotaderodap"/>
        </w:rPr>
        <w:footnoteRef/>
      </w:r>
      <w:r>
        <w:rPr/>
        <w:t xml:space="preserve"> </w:t>
      </w:r>
      <w:r>
        <w:rPr/>
        <w:t>M</w:t>
      </w:r>
      <w:r>
        <w:rPr/>
        <w:t xml:space="preserve">ente é o conjunto de capacidades cognitivas e emocionais de um ser humano, incluindo pensamento, percepção, memória, emoções e consciência. </w:t>
      </w:r>
    </w:p>
  </w:footnote>
  <w:footnote w:id="3">
    <w:p>
      <w:pPr>
        <w:pStyle w:val="FootnoteText"/>
        <w:ind w:hanging="0" w:left="0" w:right="0"/>
        <w:rPr/>
      </w:pPr>
      <w:ins w:id="2355" w:author="Autor desconhecido" w:date="2024-05-11T10:56:49Z">
        <w:r>
          <w:rPr>
            <w:rStyle w:val="Caracteresdenotaderodap"/>
          </w:rPr>
          <w:footnoteRef/>
        </w:r>
      </w:ins>
      <w:ins w:id="2356" w:author="Autor desconhecido" w:date="2024-05-11T10:56:49Z">
        <w:r>
          <w:rPr/>
          <w:t xml:space="preserve">O livre arbítrio é a capacidade que o ser humano possui de fazer escolhas e tomar decisões. </w:t>
        </w:r>
      </w:ins>
      <w:ins w:id="2357" w:author="Autor desconhecido" w:date="2024-05-11T10:56:49Z">
        <w:r>
          <w:rPr/>
          <w:t>E segundo a doutrina espírita acrecente-se:</w:t>
        </w:r>
      </w:ins>
      <w:ins w:id="2358" w:author="Autor desconhecido" w:date="2024-05-11T10:56:49Z">
        <w:r>
          <w:rPr/>
          <w:t xml:space="preserve"> sendo responsável pelos seus atos e pelas consequências dessas escolhas. </w:t>
        </w:r>
      </w:ins>
    </w:p>
  </w:footnote>
  <w:footnote w:id="4">
    <w:p>
      <w:pPr>
        <w:pStyle w:val="BodyText"/>
        <w:numPr>
          <w:ilvl w:val="0"/>
          <w:numId w:val="2"/>
        </w:numPr>
        <w:pBdr/>
        <w:tabs>
          <w:tab w:val="left" w:pos="0" w:leader="none"/>
        </w:tabs>
        <w:spacing w:lineRule="atLeast" w:line="240" w:before="0" w:after="0"/>
        <w:ind w:hanging="0" w:left="300" w:right="90"/>
        <w:rPr>
          <w:sz w:val="20"/>
          <w:szCs w:val="20"/>
        </w:rPr>
      </w:pPr>
      <w:r>
        <w:rPr>
          <w:rStyle w:val="Caracteresdenotaderodap"/>
        </w:rPr>
        <w:footnoteRef/>
      </w:r>
      <w:r>
        <w:rPr>
          <w:sz w:val="20"/>
          <w:szCs w:val="20"/>
        </w:rPr>
        <w:t xml:space="preserve"> </w:t>
      </w:r>
      <w:del w:id="2359" w:author="Autor desconhecido" w:date="2024-06-10T15:46:25Z">
        <w:r>
          <w:rPr>
            <w:sz w:val="20"/>
            <w:szCs w:val="20"/>
          </w:rPr>
          <w:delText xml:space="preserve">    </w:delText>
        </w:r>
      </w:del>
      <w:r>
        <w:rPr>
          <w:sz w:val="20"/>
          <w:szCs w:val="20"/>
        </w:rPr>
        <w:t xml:space="preserve"> </w:t>
      </w:r>
      <w:ins w:id="2360" w:author="Autor desconhecido" w:date="2024-06-10T15:46:37Z">
        <w:r>
          <w:rPr>
            <w:sz w:val="20"/>
            <w:szCs w:val="20"/>
          </w:rPr>
          <w:t xml:space="preserve">  </w:t>
        </w:r>
      </w:ins>
      <w:r>
        <w:rPr>
          <w:sz w:val="20"/>
          <w:szCs w:val="20"/>
        </w:rPr>
        <w:t>MATEMÁTICA</w:t>
      </w:r>
    </w:p>
    <w:p>
      <w:pPr>
        <w:pStyle w:val="BodyText"/>
        <w:numPr>
          <w:ilvl w:val="0"/>
          <w:numId w:val="0"/>
        </w:numPr>
        <w:pBdr/>
        <w:spacing w:lineRule="atLeast" w:line="240" w:before="0" w:after="0"/>
        <w:ind w:hanging="0" w:left="300" w:right="0"/>
        <w:rPr>
          <w:sz w:val="20"/>
          <w:szCs w:val="20"/>
        </w:rPr>
      </w:pPr>
      <w:r>
        <w:rPr>
          <w:sz w:val="20"/>
          <w:szCs w:val="20"/>
        </w:rPr>
        <w:t>S</w:t>
      </w:r>
      <w:r>
        <w:rPr>
          <w:sz w:val="20"/>
          <w:szCs w:val="20"/>
        </w:rPr>
        <w:t>equência finita de regras, raciocínios ou operações que, aplicada a um número finito de dados, permite solucionar classes semelhantes de problemas.</w:t>
      </w:r>
    </w:p>
    <w:p>
      <w:pPr>
        <w:pStyle w:val="BodyText"/>
        <w:numPr>
          <w:ilvl w:val="0"/>
          <w:numId w:val="0"/>
        </w:numPr>
        <w:pBdr/>
        <w:spacing w:lineRule="atLeast" w:line="240" w:before="0" w:after="0"/>
        <w:ind w:hanging="0" w:left="0" w:right="0"/>
        <w:rPr>
          <w:sz w:val="20"/>
          <w:szCs w:val="20"/>
        </w:rPr>
      </w:pPr>
      <w:r>
        <w:rPr>
          <w:sz w:val="20"/>
          <w:szCs w:val="20"/>
        </w:rPr>
        <w:t xml:space="preserve">      </w:t>
      </w:r>
      <w:r>
        <w:rPr>
          <w:sz w:val="20"/>
          <w:szCs w:val="20"/>
        </w:rPr>
        <w:t>2.</w:t>
      </w:r>
      <w:r>
        <w:rPr>
          <w:sz w:val="20"/>
          <w:szCs w:val="20"/>
        </w:rPr>
        <w:t xml:space="preserve">2 </w:t>
      </w:r>
      <w:del w:id="2361" w:author="Autor desconhecido" w:date="2024-06-10T15:46:33Z">
        <w:r>
          <w:rPr>
            <w:sz w:val="20"/>
            <w:szCs w:val="20"/>
          </w:rPr>
          <w:delText xml:space="preserve">  </w:delText>
        </w:r>
      </w:del>
      <w:r>
        <w:rPr>
          <w:sz w:val="20"/>
          <w:szCs w:val="20"/>
        </w:rPr>
        <w:t>INFORMÁTICA</w:t>
      </w:r>
    </w:p>
    <w:p>
      <w:pPr>
        <w:pStyle w:val="BodyText"/>
        <w:numPr>
          <w:ilvl w:val="0"/>
          <w:numId w:val="0"/>
        </w:numPr>
        <w:pBdr/>
        <w:spacing w:lineRule="atLeast" w:line="240"/>
        <w:ind w:hanging="0" w:left="300" w:right="0"/>
        <w:rPr>
          <w:sz w:val="20"/>
          <w:szCs w:val="20"/>
        </w:rPr>
      </w:pPr>
      <w:r>
        <w:rPr>
          <w:sz w:val="20"/>
          <w:szCs w:val="20"/>
        </w:rPr>
        <w:t>C</w:t>
      </w:r>
      <w:r>
        <w:rPr>
          <w:sz w:val="20"/>
          <w:szCs w:val="20"/>
        </w:rPr>
        <w:t>onjunto das regras e procedimentos lógicos perfeitamente definidos que levam à solução de um problema em um número finito de etapas.</w:t>
      </w:r>
    </w:p>
    <w:p>
      <w:pPr>
        <w:pStyle w:val="FootnoteText"/>
        <w:rPr/>
      </w:pPr>
      <w:r>
        <w:rPr/>
      </w:r>
    </w:p>
  </w:footnote>
  <w:footnote w:id="5">
    <w:p>
      <w:pPr>
        <w:pStyle w:val="FootnoteText"/>
        <w:rPr/>
      </w:pPr>
      <w:r>
        <w:rPr>
          <w:rStyle w:val="Caracteresdenotaderodap"/>
        </w:rPr>
        <w:footnoteRef/>
      </w:r>
      <w:r>
        <w:rPr/>
        <w:tab/>
        <w:t>Enquanto a entropia representa o aumento da desorganização e o surgimento de inúmeras variáveis, a sintropia representa a ordem, o equilíbrio e a redução de riscos. Ela também é chamada de negentropia (entropia negativa) e pode ser compreendida como uma solução que coloca ordem no caos.</w:t>
      </w:r>
    </w:p>
  </w:footnote>
  <w:footnote w:id="6">
    <w:p>
      <w:pPr>
        <w:pStyle w:val="FootnoteText"/>
        <w:rPr/>
      </w:pPr>
      <w:r>
        <w:rPr>
          <w:rStyle w:val="Caracteresdenotaderodap"/>
        </w:rPr>
        <w:footnoteRef/>
      </w:r>
      <w:r>
        <w:rPr/>
        <w:tab/>
        <w:t>Atualmente, a Biologia classifica em cinco reinos os seres vivos: monera (bactérias e algas azuis ou cianobactérias), protista (amebas e paramécios), fungos (cogumelos e leveduras), vegetal e animal.</w:t>
      </w:r>
    </w:p>
    <w:p>
      <w:pPr>
        <w:pStyle w:val="FootnoteText"/>
        <w:rPr/>
      </w:pPr>
      <w:r>
        <w:rPr/>
        <w:br/>
      </w:r>
    </w:p>
  </w:footnote>
  <w:footnote w:id="7">
    <w:p>
      <w:pPr>
        <w:pStyle w:val="FootnoteText"/>
        <w:ind w:hanging="0" w:left="0" w:right="0"/>
        <w:rPr/>
      </w:pPr>
      <w:r>
        <w:rPr>
          <w:rStyle w:val="Caracteresdenotaderodap"/>
        </w:rPr>
        <w:footnoteRef/>
      </w:r>
      <w:r>
        <w:rPr/>
        <w:t xml:space="preserve"> </w:t>
      </w:r>
      <w:r>
        <w:rPr/>
        <w:t xml:space="preserve">O inconsciente refere-se a pensamentos, memórias e desejos que estão fora da consciência. O subconsciente é responsável por processos automáticos e armazena informações que não estão imediatamente acessíveis. O consciente é a parte da mente que está ativamente percebendo e pensando. Já o superconsciente é considerado um nível mais elevado de consciência, conectado à espiritualidade e intuição. </w:t>
      </w:r>
    </w:p>
  </w:footnote>
  <w:footnote w:id="8">
    <w:p>
      <w:pPr>
        <w:pStyle w:val="FootnoteText"/>
        <w:widowControl/>
        <w:suppressLineNumbers/>
        <w:ind w:firstLine="737" w:left="0" w:right="0"/>
        <w:jc w:val="both"/>
        <w:rPr/>
      </w:pPr>
      <w:r>
        <w:rPr>
          <w:rStyle w:val="Caracteresdenotaderodap"/>
        </w:rPr>
        <w:footnoteRef/>
      </w:r>
      <w:r>
        <w:rPr>
          <w:rFonts w:ascii="apple-system;system-ui;BlinkMacSystemFont;Segoe UI;Roboto;Oxygen-Sans;Ubuntu;Cantarell;Helvetica Neue;sans-serif" w:hAnsi="apple-system;system-ui;BlinkMacSystemFont;Segoe UI;Roboto;Oxygen-Sans;Ubuntu;Cantarell;Helvetica Neue;sans-serif"/>
          <w:b w:val="false"/>
          <w:i w:val="false"/>
          <w:caps w:val="false"/>
          <w:smallCaps w:val="false"/>
          <w:color w:val="282829"/>
          <w:spacing w:val="0"/>
          <w:sz w:val="20"/>
          <w:szCs w:val="20"/>
        </w:rPr>
        <w:t xml:space="preserve"> </w:t>
      </w:r>
      <w:r>
        <w:rPr>
          <w:rFonts w:ascii="apple-system;system-ui;BlinkMacSystemFont;Segoe UI;Roboto;Oxygen-Sans;Ubuntu;Cantarell;Helvetica Neue;sans-serif" w:hAnsi="apple-system;system-ui;BlinkMacSystemFont;Segoe UI;Roboto;Oxygen-Sans;Ubuntu;Cantarell;Helvetica Neue;sans-serif"/>
          <w:b/>
          <w:bCs/>
          <w:i w:val="false"/>
          <w:caps w:val="false"/>
          <w:smallCaps w:val="false"/>
          <w:color w:val="282829"/>
          <w:spacing w:val="0"/>
          <w:sz w:val="20"/>
          <w:szCs w:val="20"/>
        </w:rPr>
        <w:t>Amígdalas</w:t>
      </w:r>
      <w:r>
        <w:rPr>
          <w:rFonts w:ascii="apple-system;system-ui;BlinkMacSystemFont;Segoe UI;Roboto;Oxygen-Sans;Ubuntu;Cantarell;Helvetica Neue;sans-serif" w:hAnsi="apple-system;system-ui;BlinkMacSystemFont;Segoe UI;Roboto;Oxygen-Sans;Ubuntu;Cantarell;Helvetica Neue;sans-serif"/>
          <w:b w:val="false"/>
          <w:i w:val="false"/>
          <w:caps w:val="false"/>
          <w:smallCaps w:val="false"/>
          <w:color w:val="282829"/>
          <w:spacing w:val="0"/>
          <w:sz w:val="20"/>
          <w:szCs w:val="20"/>
        </w:rPr>
        <w:t xml:space="preserve"> </w:t>
      </w:r>
      <w:r>
        <w:rPr>
          <w:rFonts w:ascii="apple-system;system-ui;BlinkMacSystemFont;Segoe UI;Roboto;Oxygen-Sans;Ubuntu;Cantarell;Helvetica Neue;sans-serif" w:hAnsi="apple-system;system-ui;BlinkMacSystemFont;Segoe UI;Roboto;Oxygen-Sans;Ubuntu;Cantarell;Helvetica Neue;sans-serif"/>
          <w:b w:val="false"/>
          <w:i w:val="false"/>
          <w:caps w:val="false"/>
          <w:smallCaps w:val="false"/>
          <w:color w:val="282829"/>
          <w:spacing w:val="0"/>
          <w:sz w:val="20"/>
          <w:szCs w:val="20"/>
        </w:rPr>
        <w:t xml:space="preserve">São </w:t>
      </w:r>
      <w:r>
        <w:rPr>
          <w:rFonts w:ascii="apple-system;system-ui;BlinkMacSystemFont;Segoe UI;Roboto;Oxygen-Sans;Ubuntu;Cantarell;Helvetica Neue;sans-serif" w:hAnsi="apple-system;system-ui;BlinkMacSystemFont;Segoe UI;Roboto;Oxygen-Sans;Ubuntu;Cantarell;Helvetica Neue;sans-serif"/>
          <w:b w:val="false"/>
          <w:i w:val="false"/>
          <w:caps w:val="false"/>
          <w:smallCaps w:val="false"/>
          <w:color w:val="282829"/>
          <w:spacing w:val="0"/>
          <w:sz w:val="20"/>
          <w:szCs w:val="20"/>
        </w:rPr>
        <w:t xml:space="preserve">dois corpos ovoides localizados na região dos lobos temporais — sendo uma em cada lado. Estas amígdalas ficam próximas do hipocampo e sua função é participar dos aspectos emocionais, sendo órgãos ligados à mediação e controle das emoções relacionadas à amizade, amor e afeição. Elas também atuam nas reações de autopreservação e por isso participam dos sentimentos de medo e ira, tendo um papel nos comportamentos </w:t>
      </w:r>
      <w:r>
        <w:rPr>
          <w:rFonts w:ascii="apple-system;system-ui;BlinkMacSystemFont;Segoe UI;Roboto;Oxygen-Sans;Ubuntu;Cantarell;Helvetica Neue;sans-serif" w:hAnsi="apple-system;system-ui;BlinkMacSystemFont;Segoe UI;Roboto;Oxygen-Sans;Ubuntu;Cantarell;Helvetica Neue;sans-serif"/>
          <w:b w:val="false"/>
          <w:i w:val="false"/>
          <w:caps w:val="false"/>
          <w:smallCaps w:val="false"/>
          <w:color w:val="282829"/>
          <w:spacing w:val="0"/>
          <w:sz w:val="20"/>
          <w:szCs w:val="20"/>
        </w:rPr>
        <w:t xml:space="preserve">afetivos e </w:t>
      </w:r>
      <w:r>
        <w:rPr>
          <w:rFonts w:ascii="apple-system;system-ui;BlinkMacSystemFont;Segoe UI;Roboto;Oxygen-Sans;Ubuntu;Cantarell;Helvetica Neue;sans-serif" w:hAnsi="apple-system;system-ui;BlinkMacSystemFont;Segoe UI;Roboto;Oxygen-Sans;Ubuntu;Cantarell;Helvetica Neue;sans-serif"/>
          <w:b w:val="false"/>
          <w:i w:val="false"/>
          <w:caps w:val="false"/>
          <w:smallCaps w:val="false"/>
          <w:color w:val="282829"/>
          <w:spacing w:val="0"/>
          <w:sz w:val="20"/>
          <w:szCs w:val="20"/>
        </w:rPr>
        <w:t xml:space="preserve">agressivos. Cabe salientar que é um órgão partícipe destes aspectos citados e não é consenso ainda que seja a origem, por sinal um fato sob muita discussão. Caso queira ler mais detalhes sobre estas estruturas </w:t>
      </w:r>
      <w:r>
        <w:rPr>
          <w:rFonts w:ascii="apple-system;system-ui;BlinkMacSystemFont;Segoe UI;Roboto;Oxygen-Sans;Ubuntu;Cantarell;Helvetica Neue;sans-serif" w:hAnsi="apple-system;system-ui;BlinkMacSystemFont;Segoe UI;Roboto;Oxygen-Sans;Ubuntu;Cantarell;Helvetica Neue;sans-serif"/>
          <w:b w:val="false"/>
          <w:i w:val="false"/>
          <w:caps w:val="false"/>
          <w:smallCaps w:val="false"/>
          <w:color w:val="282829"/>
          <w:spacing w:val="0"/>
          <w:sz w:val="20"/>
          <w:szCs w:val="20"/>
        </w:rPr>
        <w:t>indicamos</w:t>
      </w:r>
      <w:r>
        <w:rPr>
          <w:rFonts w:ascii="apple-system;system-ui;BlinkMacSystemFont;Segoe UI;Roboto;Oxygen-Sans;Ubuntu;Cantarell;Helvetica Neue;sans-serif" w:hAnsi="apple-system;system-ui;BlinkMacSystemFont;Segoe UI;Roboto;Oxygen-Sans;Ubuntu;Cantarell;Helvetica Neue;sans-serif"/>
          <w:b w:val="false"/>
          <w:i w:val="false"/>
          <w:caps w:val="false"/>
          <w:smallCaps w:val="false"/>
          <w:color w:val="282829"/>
          <w:spacing w:val="0"/>
          <w:sz w:val="20"/>
          <w:szCs w:val="20"/>
        </w:rPr>
        <w:t xml:space="preserve"> este site: </w:t>
      </w:r>
      <w:hyperlink r:id="rId1" w:tgtFrame="_blank">
        <w:r>
          <w:rPr>
            <w:rStyle w:val="Hyperlink"/>
            <w:rFonts w:ascii="apple-system;system-ui;BlinkMacSystemFont;Segoe UI;Roboto;Oxygen-Sans;Ubuntu;Cantarell;Helvetica Neue;sans-serif" w:hAnsi="apple-system;system-ui;BlinkMacSystemFont;Segoe UI;Roboto;Oxygen-Sans;Ubuntu;Cantarell;Helvetica Neue;sans-serif"/>
            <w:b w:val="false"/>
            <w:i w:val="false"/>
            <w:caps w:val="false"/>
            <w:smallCaps w:val="false"/>
            <w:strike w:val="false"/>
            <w:dstrike w:val="false"/>
            <w:color w:val="195FAA"/>
            <w:spacing w:val="0"/>
            <w:sz w:val="20"/>
            <w:szCs w:val="20"/>
            <w:u w:val="none"/>
            <w:effect w:val="none"/>
          </w:rPr>
          <w:t>As Estruturas Cerebrais na Formação das Emoções</w:t>
        </w:r>
      </w:hyperlink>
      <w:r>
        <w:rPr>
          <w:sz w:val="20"/>
          <w:szCs w:val="20"/>
        </w:rPr>
        <w:t xml:space="preserve"> </w:t>
      </w:r>
    </w:p>
  </w:footnote>
  <w:footnote w:id="9">
    <w:p>
      <w:pPr>
        <w:pStyle w:val="FootnoteText"/>
        <w:ind w:hanging="0" w:left="0" w:right="0"/>
        <w:rPr/>
      </w:pPr>
      <w:r>
        <w:rPr>
          <w:rStyle w:val="Caracteresdenotaderodap"/>
        </w:rPr>
        <w:footnoteRef/>
      </w:r>
      <w:r>
        <w:rPr/>
        <w:t xml:space="preserve"> </w:t>
      </w:r>
      <w:r>
        <w:rPr/>
        <w:t xml:space="preserve">A </w:t>
      </w:r>
      <w:r>
        <w:rPr>
          <w:b/>
          <w:bCs/>
        </w:rPr>
        <w:t>nutação</w:t>
      </w:r>
      <w:r>
        <w:rPr/>
        <w:t xml:space="preserve"> astronômica é um movimento oscilatório e periódico do eixo de rotação da Terra que resulta da influência gravitacional </w:t>
      </w:r>
      <w:r>
        <w:rPr/>
        <w:t>entre a Terra e os outros astros</w:t>
      </w:r>
      <w:r>
        <w:rPr/>
        <w:t xml:space="preserve">. </w:t>
      </w:r>
      <w:r>
        <w:rPr/>
        <w:t>Já for</w:t>
      </w:r>
      <w:r>
        <w:rPr/>
        <w:t xml:space="preserve">am </w:t>
      </w:r>
      <w:r>
        <w:rPr/>
        <w:t>identificados mais de uma centena de participantes componentes desse movimento.</w:t>
      </w:r>
    </w:p>
  </w:footnote>
  <w:footnote w:id="10">
    <w:p>
      <w:pPr>
        <w:pStyle w:val="Normal"/>
        <w:ind w:firstLine="794" w:left="0" w:right="0"/>
        <w:jc w:val="both"/>
        <w:rPr>
          <w:sz w:val="22"/>
          <w:szCs w:val="22"/>
        </w:rPr>
      </w:pPr>
      <w:r>
        <w:rPr>
          <w:rStyle w:val="Caracteresdenotaderodap"/>
        </w:rPr>
        <w:footnoteRef/>
      </w:r>
      <w:r>
        <w:rPr>
          <w:b w:val="false"/>
          <w:i w:val="false"/>
          <w:sz w:val="22"/>
          <w:szCs w:val="22"/>
        </w:rPr>
        <w:t xml:space="preserve"> </w:t>
      </w:r>
      <w:r>
        <w:rPr>
          <w:b w:val="false"/>
          <w:i w:val="false"/>
          <w:sz w:val="20"/>
          <w:szCs w:val="20"/>
        </w:rPr>
        <w:t xml:space="preserve">A curiosidade ("?") e a alegria de </w:t>
      </w:r>
      <w:r>
        <w:rPr>
          <w:sz w:val="20"/>
          <w:szCs w:val="20"/>
        </w:rPr>
        <w:t>encontrar respostas ("!") estão na essência do SER. São a razão mesma da evolução. A ameba um dia indagou e o Homem encontrará pela alegria das respostas que compartilha, o Amor.</w:t>
      </w:r>
    </w:p>
    <w:p>
      <w:pPr>
        <w:pStyle w:val="Normal"/>
        <w:rPr/>
      </w:pPr>
      <w:r>
        <w:rPr/>
      </w:r>
    </w:p>
  </w:footnote>
  <w:footnote w:id="11">
    <w:p>
      <w:pPr>
        <w:pStyle w:val="FootnoteText"/>
        <w:rPr/>
      </w:pPr>
      <w:r>
        <w:rPr>
          <w:rStyle w:val="Caracteresdenotaderodap"/>
        </w:rPr>
        <w:footnoteRef/>
      </w:r>
      <w:r>
        <w:rPr>
          <w:b/>
          <w:bCs/>
        </w:rPr>
        <w:tab/>
        <w:t>Ruido branco</w:t>
      </w:r>
      <w:r>
        <w:rPr/>
        <w:t>: ruido composto pela mistura de sinais de todas as frequências de um determinado espectro de consideração.</w:t>
      </w:r>
    </w:p>
  </w:footnote>
  <w:footnote w:id="12">
    <w:p>
      <w:pPr>
        <w:pStyle w:val="FootnoteText"/>
        <w:rPr/>
      </w:pPr>
      <w:r>
        <w:rPr>
          <w:rStyle w:val="Caracteresdenotaderodap"/>
        </w:rPr>
        <w:footnoteRef/>
      </w:r>
      <w:r>
        <w:rPr/>
        <w:tab/>
        <w:t>Texto em itálico favorecido por pesquisa em IA.</w:t>
      </w:r>
    </w:p>
  </w:footnote>
  <w:footnote w:id="13">
    <w:p>
      <w:pPr>
        <w:pStyle w:val="FootnoteText"/>
        <w:ind w:hanging="0" w:left="0" w:right="0"/>
        <w:rPr/>
      </w:pPr>
      <w:ins w:id="2362" w:author="Autor desconhecido" w:date="2024-05-11T11:17:01Z">
        <w:r>
          <w:rPr>
            <w:rStyle w:val="Caracteresdenotaderodap"/>
          </w:rPr>
          <w:footnoteRef/>
        </w:r>
      </w:ins>
      <w:ins w:id="2363" w:author="Autor desconhecido" w:date="2024-05-11T11:17:01Z">
        <w:r>
          <w:rPr/>
          <w:t xml:space="preserve">O embasamento filosófico do determinismo se fundamenta na ideia de que todos os eventos, incluindo as ações humanas, são determinados por causas anteriores e leis naturais, o que implica na inexistência do livre-arbítrio. </w:t>
        </w:r>
      </w:ins>
    </w:p>
  </w:footnote>
  <w:footnote w:id="14">
    <w:p>
      <w:pPr>
        <w:pStyle w:val="FootnoteText"/>
        <w:rPr/>
      </w:pPr>
      <w:ins w:id="2364" w:author="Autor desconhecido" w:date="2024-06-03T08:59:34Z">
        <w:r>
          <w:rPr>
            <w:rStyle w:val="Caracteresdenotaderodap"/>
          </w:rPr>
          <w:footnoteRef/>
        </w:r>
      </w:ins>
      <w:ins w:id="2365" w:author="Autor desconhecido" w:date="2024-06-03T08:59:34Z">
        <w:r>
          <w:rPr/>
          <w:tab/>
          <w:t xml:space="preserve">Por agora se discute o quanto as respostas de </w:t>
        </w:r>
      </w:ins>
      <w:ins w:id="2366" w:author="Autor desconhecido" w:date="2024-06-03T08:59:34Z">
        <w:r>
          <w:rPr>
            <w:sz w:val="20"/>
            <w:szCs w:val="20"/>
          </w:rPr>
          <w:t>Inteligência</w:t>
        </w:r>
      </w:ins>
      <w:ins w:id="2367" w:author="Autor desconhecido" w:date="2024-06-03T08:59:34Z">
        <w:r>
          <w:rPr/>
          <w:t xml:space="preserve"> </w:t>
        </w:r>
      </w:ins>
      <w:ins w:id="2368" w:author="Autor desconhecido" w:date="2024-06-03T08:59:34Z">
        <w:r>
          <w:rPr>
            <w:sz w:val="20"/>
            <w:szCs w:val="20"/>
          </w:rPr>
          <w:t>Artificial representem ou não o resultado do senso comum da Humanidade. Isso é muito discutível ainda, pois os algoritmos desenvolvidos podem atender ao viés e interesses de seus desenvolvedores, ou atendendo a algum viés proveniente do manancial limitado da base de dados de treinamento.</w:t>
        </w:r>
      </w:ins>
      <w:ins w:id="2369" w:author="Autor desconhecido" w:date="2024-06-03T08:59:34Z">
        <w:r>
          <w:rPr/>
          <w:t xml:space="preserve"> </w:t>
        </w:r>
      </w:ins>
    </w:p>
  </w:footnote>
  <w:footnote w:id="15">
    <w:p>
      <w:pPr>
        <w:pStyle w:val="FootnoteText"/>
        <w:ind w:hanging="0" w:left="0" w:right="0"/>
        <w:rPr/>
      </w:pPr>
      <w:r>
        <w:rPr>
          <w:rStyle w:val="Caracteresdenotaderodap"/>
        </w:rPr>
        <w:footnoteRef/>
      </w:r>
      <w:r>
        <w:rPr/>
        <w:t xml:space="preserve"> </w:t>
      </w:r>
      <w:r>
        <w:rPr/>
        <w:t xml:space="preserve">A palavra "consciência" vem do latim "conscientia", que significa "conhecimento interior" ou "saber em comum". O termo está relacionado à capacidade de perceber, compreender e julgar as ações e pensamentos próprios. </w:t>
      </w:r>
      <w:r>
        <w:rPr/>
        <w:t>Representa a dualidade “ciência de si” e “senso de justiça”.</w:t>
      </w:r>
    </w:p>
  </w:footnote>
  <w:footnote w:id="16">
    <w:p>
      <w:pPr>
        <w:pStyle w:val="FootnoteText"/>
        <w:rPr/>
      </w:pPr>
      <w:r>
        <w:rPr>
          <w:rStyle w:val="Caracteresdenotaderodap"/>
        </w:rPr>
        <w:footnoteRef/>
      </w:r>
      <w:r>
        <w:rPr/>
        <w:tab/>
        <w:t>A abordagem EvoDevo, combinando biologia evolutiva e do desenvolvimento, explora a evolução dos processos de desenvolvimento para entender a diversidade biológica, incluindo características humanas. Investiga a base genética e o desenvolvimento de traços humanos, elucidando a origem evolutiva das variações humanas e suas implicações para saúde e doença.</w:t>
      </w:r>
    </w:p>
  </w:footnote>
  <w:footnote w:id="17">
    <w:p>
      <w:pPr>
        <w:pStyle w:val="FootnoteText"/>
        <w:ind w:hanging="0" w:left="0" w:right="0"/>
        <w:rPr/>
      </w:pPr>
      <w:r>
        <w:rPr>
          <w:rStyle w:val="Caracteresdenotaderodap"/>
        </w:rPr>
        <w:footnoteRef/>
      </w:r>
      <w:r>
        <w:rPr/>
        <w:t xml:space="preserve"> </w:t>
      </w:r>
      <w:r>
        <w:rPr>
          <w:b/>
          <w:bCs/>
        </w:rPr>
        <w:t>H</w:t>
      </w:r>
      <w:r>
        <w:rPr>
          <w:b/>
          <w:bCs/>
        </w:rPr>
        <w:t>omeostático</w:t>
      </w:r>
      <w:r>
        <w:rPr/>
        <w:t xml:space="preserve"> refere-se à capacidade do organismo de manter o equilíbrio interno, regulando suas funções vitais para garantir a estabilidade do ambiente interno. </w:t>
      </w:r>
    </w:p>
  </w:footnote>
  <w:footnote w:id="18">
    <w:p>
      <w:pPr>
        <w:pStyle w:val="FootnoteText"/>
        <w:rPr/>
      </w:pPr>
      <w:r>
        <w:rPr>
          <w:rStyle w:val="Caracteresdenotaderodap"/>
        </w:rPr>
        <w:footnoteRef/>
      </w:r>
      <w:r>
        <w:rPr/>
        <w:tab/>
        <w:t>DCNTs Doenças crônicas não transmissíveis.</w:t>
      </w:r>
    </w:p>
  </w:footnote>
  <w:footnote w:id="19">
    <w:p>
      <w:pPr>
        <w:pStyle w:val="FootnoteText"/>
        <w:ind w:hanging="0" w:left="0" w:right="0"/>
        <w:rPr/>
      </w:pPr>
      <w:r>
        <w:rPr>
          <w:rStyle w:val="Caracteresdenotaderodap"/>
        </w:rPr>
        <w:footnoteRef/>
      </w:r>
      <w:r>
        <w:rPr/>
        <w:t xml:space="preserve"> </w:t>
      </w:r>
      <w:r>
        <w:rPr/>
        <w:t>M</w:t>
      </w:r>
      <w:r>
        <w:rPr/>
        <w:t xml:space="preserve">ente é o conjunto de capacidades cognitivas e emocionais de um ser humano, incluindo pensamento, percepção, memória, emoções e consciência. </w:t>
      </w:r>
    </w:p>
  </w:footnote>
  <w:footnote w:id="20">
    <w:p>
      <w:pPr>
        <w:pStyle w:val="FootnoteText"/>
        <w:ind w:hanging="0" w:left="0" w:right="0"/>
        <w:rPr/>
      </w:pPr>
      <w:r>
        <w:rPr>
          <w:rStyle w:val="Caracteresdenotaderodap"/>
        </w:rPr>
        <w:footnoteRef/>
      </w:r>
      <w:r>
        <w:rPr/>
        <w:t xml:space="preserve"> </w:t>
      </w:r>
      <w:r>
        <w:rPr/>
        <w:t xml:space="preserve">A palavra "consciência" vem do latim "conscientia", que significa "conhecimento interior" ou "saber em comum". O termo está relacionado à capacidade de perceber, compreender e julgar as ações e pensamentos próprios. </w:t>
      </w:r>
      <w:r>
        <w:rPr/>
        <w:t xml:space="preserve">Representa a dualidade “ciência de si” e “senso de justiça”. </w:t>
      </w:r>
    </w:p>
  </w:footnote>
  <w:footnote w:id="21">
    <w:p>
      <w:pPr>
        <w:pStyle w:val="FootnoteText"/>
        <w:rPr/>
      </w:pPr>
      <w:r>
        <w:rPr>
          <w:rStyle w:val="Caracteresdenotaderodap"/>
        </w:rPr>
        <w:footnoteRef/>
      </w:r>
      <w:r>
        <w:rPr>
          <w:b/>
          <w:bCs/>
        </w:rPr>
        <w:tab/>
        <w:t>Disruptocínio</w:t>
      </w:r>
      <w:r>
        <w:rPr/>
        <w:t xml:space="preserve">: Neologismo. Raciocínio aprimorado </w:t>
      </w:r>
      <w:r>
        <w:rPr/>
        <w:t xml:space="preserve">(hiper-raciocínio?) </w:t>
      </w:r>
      <w:r>
        <w:rPr/>
        <w:t>para além dos limites do pensamento fundamentalmente correlacional interpretativo para o pensamento disruptivo, progressivo e aberto. “pensar fora da caixa.”</w:t>
      </w:r>
    </w:p>
  </w:footnote>
  <w:footnote w:id="22">
    <w:p>
      <w:pPr>
        <w:pStyle w:val="FootnoteText"/>
        <w:rPr/>
      </w:pPr>
      <w:r>
        <w:rPr>
          <w:rStyle w:val="Caracteresdenotaderodap"/>
        </w:rPr>
        <w:footnoteRef/>
      </w:r>
      <w:r>
        <w:rPr>
          <w:b/>
          <w:bCs/>
        </w:rPr>
        <w:tab/>
        <w:t>Reconhecimento de padrões</w:t>
      </w:r>
      <w:r>
        <w:rPr>
          <w:b/>
          <w:bCs/>
        </w:rPr>
        <w:t>(8)</w:t>
      </w:r>
      <w:r>
        <w:rPr/>
        <w:t xml:space="preserve"> é o mecanismo biológico identificado no funcionamento do cérebro como instrumento de identificação de padrões através da busca por similaridades na memória. Hoje também se aplica por imitação nas disciplinas de computação gráfica. </w:t>
      </w:r>
      <w:r>
        <w:rPr/>
        <w:t>Nota do autor.</w:t>
      </w:r>
    </w:p>
  </w:footnote>
  <w:footnote w:id="23">
    <w:p>
      <w:pPr>
        <w:pStyle w:val="FootnoteText"/>
        <w:rPr/>
      </w:pPr>
      <w:r>
        <w:rPr>
          <w:rStyle w:val="Caracteresdenotaderodap"/>
        </w:rPr>
        <w:footnoteRef/>
      </w:r>
      <w:r>
        <w:rPr/>
        <w:tab/>
        <w:t>Qual o significado de “perdão”? Em itálico - Resposta gerada por IA Chat GPT-4</w:t>
      </w:r>
    </w:p>
  </w:footnote>
  <w:footnote w:id="24">
    <w:p>
      <w:pPr>
        <w:pStyle w:val="FootnoteText"/>
        <w:ind w:hanging="0" w:left="0" w:right="0"/>
        <w:rPr/>
      </w:pPr>
      <w:r>
        <w:rPr>
          <w:rStyle w:val="Caracteresdenotaderodap"/>
        </w:rPr>
        <w:footnoteRef/>
      </w:r>
      <w:r>
        <w:rPr/>
        <w:t xml:space="preserve"> </w:t>
      </w:r>
      <w:r>
        <w:rPr/>
        <w:t xml:space="preserve">Como o conceito de perdão é abordado em diferentes culturas?   </w:t>
      </w:r>
      <w:r>
        <w:rPr/>
        <w:t>Em itálico - Pergunta e resposta geradas por IA Chat GPT-4.</w:t>
      </w:r>
    </w:p>
  </w:footnote>
  <w:footnote w:id="25">
    <w:p>
      <w:pPr>
        <w:pStyle w:val="FootnoteText"/>
        <w:ind w:hanging="0" w:left="0" w:right="0"/>
        <w:rPr/>
      </w:pPr>
      <w:r>
        <w:rPr>
          <w:rStyle w:val="Caracteresdenotaderodap"/>
        </w:rPr>
        <w:footnoteRef/>
      </w:r>
      <w:r>
        <w:rPr/>
        <w:t xml:space="preserve">Eudaimonia é um conceito filosófico que se refere à realização plena e felicidade alcançada através do desenvolvimento de virtudes e da busca por uma vida ética e significativa. </w:t>
      </w:r>
    </w:p>
  </w:footnote>
  <w:footnote w:id="26">
    <w:p>
      <w:pPr>
        <w:pStyle w:val="FootnoteText"/>
        <w:ind w:hanging="0" w:left="0" w:right="0"/>
        <w:rPr/>
      </w:pPr>
      <w:r>
        <w:rPr>
          <w:rStyle w:val="Caracteresdenotaderodap"/>
        </w:rPr>
        <w:footnoteRef/>
      </w:r>
      <w:r>
        <w:rPr/>
        <w:t xml:space="preserve"> </w:t>
      </w:r>
      <w:r>
        <w:rPr/>
        <w:t>M</w:t>
      </w:r>
      <w:r>
        <w:rPr/>
        <w:t xml:space="preserve">ente é o conjunto de capacidades cognitivas e emocionais de um ser humano, incluindo pensamento, percepção, memória, emoções e consciência.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0" w:hanging="0"/>
      </w:pPr>
    </w:lvl>
    <w:lvl w:ilvl="1">
      <w:start w:val="1"/>
      <w:pStyle w:val="Heading2"/>
      <w:numFmt w:val="upperRoman"/>
      <w:lvlText w:val="%2"/>
      <w:lvlJc w:val="left"/>
      <w:pPr>
        <w:tabs>
          <w:tab w:val="num" w:pos="0"/>
        </w:tabs>
        <w:ind w:left="0" w:hanging="0"/>
      </w:pPr>
    </w:lvl>
    <w:lvl w:ilvl="2">
      <w:start w:val="1"/>
      <w:pStyle w:val="Heading3"/>
      <w:numFmt w:val="lowerRoman"/>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7">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20"/>
  <w:revisionView w:insDel="0" w:formatting="0"/>
  <w:trackRevisions/>
  <w:defaultTabStop w:val="709"/>
  <w:autoHyphenation w:val="true"/>
  <w:hyphenationZone w:val="0"/>
  <w:footnotePr>
    <w:numFmt w:val="decimal"/>
    <w:footnote w:id="0"/>
    <w:footnote w:id="1"/>
  </w:footnotePr>
  <w:compat>
    <w:doNotBreakWrappedTables/>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kern w:val="2"/>
        <w:sz w:val="24"/>
        <w:szCs w:val="24"/>
        <w:lang w:val="pt-BR" w:eastAsia="zh-CN" w:bidi="hi-IN"/>
      </w:rPr>
    </w:rPrDefault>
    <w:pPrDefault>
      <w:pPr>
        <w:widowControl/>
        <w:suppressAutoHyphens w:val="true"/>
      </w:pPr>
    </w:pPrDefault>
  </w:docDefaults>
  <w:style w:type="paragraph" w:styleId="Normal">
    <w:name w:val="Normal"/>
    <w:qFormat/>
    <w:pPr>
      <w:widowControl/>
      <w:tabs>
        <w:tab w:val="clear" w:pos="709"/>
      </w:tabs>
      <w:kinsoku w:val="true"/>
      <w:overflowPunct w:val="true"/>
      <w:autoSpaceDE w:val="true"/>
      <w:bidi w:val="0"/>
      <w:spacing w:lineRule="auto" w:line="240"/>
      <w:ind w:firstLine="680"/>
      <w:jc w:val="both"/>
    </w:pPr>
    <w:rPr>
      <w:rFonts w:ascii="Liberation Serif" w:hAnsi="Liberation Serif" w:eastAsia="NSimSun" w:cs="Mangal"/>
      <w:color w:val="auto"/>
      <w:kern w:val="2"/>
      <w:sz w:val="24"/>
      <w:szCs w:val="24"/>
      <w:lang w:val="pt-BR" w:eastAsia="zh-CN" w:bidi="hi-IN"/>
    </w:rPr>
  </w:style>
  <w:style w:type="paragraph" w:styleId="Heading1">
    <w:name w:val="heading 1"/>
    <w:basedOn w:val="Ttulo"/>
    <w:next w:val="BodyText"/>
    <w:qFormat/>
    <w:pPr>
      <w:numPr>
        <w:ilvl w:val="0"/>
        <w:numId w:val="1"/>
      </w:numPr>
      <w:spacing w:before="240" w:after="120"/>
      <w:outlineLvl w:val="0"/>
    </w:pPr>
    <w:rPr>
      <w:b/>
      <w:bCs/>
      <w:sz w:val="36"/>
      <w:szCs w:val="36"/>
    </w:rPr>
  </w:style>
  <w:style w:type="paragraph" w:styleId="Heading2">
    <w:name w:val="heading 2"/>
    <w:basedOn w:val="Ttulo"/>
    <w:next w:val="BodyText"/>
    <w:qFormat/>
    <w:pPr>
      <w:numPr>
        <w:ilvl w:val="1"/>
        <w:numId w:val="1"/>
      </w:numPr>
      <w:spacing w:before="200" w:after="120"/>
      <w:outlineLvl w:val="1"/>
    </w:pPr>
    <w:rPr>
      <w:b/>
      <w:bCs/>
      <w:sz w:val="32"/>
      <w:szCs w:val="32"/>
    </w:rPr>
  </w:style>
  <w:style w:type="paragraph" w:styleId="Heading3">
    <w:name w:val="heading 3"/>
    <w:basedOn w:val="Ttulo"/>
    <w:next w:val="BodyText"/>
    <w:qFormat/>
    <w:pPr>
      <w:numPr>
        <w:ilvl w:val="2"/>
        <w:numId w:val="1"/>
      </w:numPr>
      <w:spacing w:before="140" w:after="120"/>
      <w:outlineLvl w:val="2"/>
    </w:pPr>
    <w:rPr>
      <w:b/>
      <w:bCs/>
      <w:sz w:val="28"/>
      <w:szCs w:val="28"/>
    </w:rPr>
  </w:style>
  <w:style w:type="paragraph" w:styleId="Heading5">
    <w:name w:val="heading 5"/>
    <w:basedOn w:val="Ttulo"/>
    <w:next w:val="BodyText"/>
    <w:qFormat/>
    <w:pPr>
      <w:numPr>
        <w:ilvl w:val="0"/>
        <w:numId w:val="0"/>
      </w:numPr>
      <w:spacing w:before="120" w:after="60"/>
      <w:ind w:firstLine="680"/>
      <w:outlineLvl w:val="4"/>
    </w:pPr>
    <w:rPr>
      <w:rFonts w:ascii="Liberation Serif" w:hAnsi="Liberation Serif" w:eastAsia="NSimSun" w:cs="Lucida Sans"/>
      <w:b/>
      <w:bCs/>
      <w:sz w:val="20"/>
      <w:szCs w:val="20"/>
    </w:rPr>
  </w:style>
  <w:style w:type="character" w:styleId="Smbolosdenumerao">
    <w:name w:val="Símbolos de numeração"/>
    <w:qFormat/>
    <w:rPr/>
  </w:style>
  <w:style w:type="character" w:styleId="Strong">
    <w:name w:val="Strong"/>
    <w:qFormat/>
    <w:rPr>
      <w:b/>
      <w:bCs/>
    </w:rPr>
  </w:style>
  <w:style w:type="character" w:styleId="Marcadores">
    <w:name w:val="Marcadores"/>
    <w:qFormat/>
    <w:rPr>
      <w:rFonts w:ascii="OpenSymbol" w:hAnsi="OpenSymbol" w:eastAsia="OpenSymbol" w:cs="OpenSymbol"/>
    </w:rPr>
  </w:style>
  <w:style w:type="character" w:styleId="Hyperlink">
    <w:name w:val="Hyperlink"/>
    <w:rPr>
      <w:color w:val="000080"/>
      <w:u w:val="single"/>
    </w:rPr>
  </w:style>
  <w:style w:type="character" w:styleId="Vnculodendice">
    <w:name w:val="Vínculo de índice"/>
    <w:qFormat/>
    <w:rPr/>
  </w:style>
  <w:style w:type="character" w:styleId="FollowedHyperlink">
    <w:name w:val="FollowedHyperlink"/>
    <w:rPr>
      <w:color w:val="800000"/>
      <w:u w:val="single"/>
    </w:rPr>
  </w:style>
  <w:style w:type="character" w:styleId="Citao">
    <w:name w:val="Citação"/>
    <w:qFormat/>
    <w:rPr>
      <w:i/>
      <w:iCs/>
    </w:rPr>
  </w:style>
  <w:style w:type="character" w:styleId="Emphasis">
    <w:name w:val="Emphasis"/>
    <w:qFormat/>
    <w:rPr>
      <w:i/>
      <w:iCs/>
    </w:rPr>
  </w:style>
  <w:style w:type="character" w:styleId="Caracteresdenotaderodap">
    <w:name w:val="Caracteres de nota de rodapé"/>
    <w:qFormat/>
    <w:rPr/>
  </w:style>
  <w:style w:type="character" w:styleId="FootnoteReference">
    <w:name w:val="footnote reference"/>
    <w:rPr>
      <w:vertAlign w:val="superscript"/>
    </w:rPr>
  </w:style>
  <w:style w:type="character" w:styleId="LineNumber">
    <w:name w:val="line number"/>
    <w:rPr/>
  </w:style>
  <w:style w:type="character" w:styleId="EndnoteReference">
    <w:name w:val="endnote reference"/>
    <w:rPr>
      <w:vertAlign w:val="superscript"/>
    </w:rPr>
  </w:style>
  <w:style w:type="character" w:styleId="Caracteresdenotadefim">
    <w:name w:val="Caracteres de nota de fim"/>
    <w:qFormat/>
    <w:rPr/>
  </w:style>
  <w:style w:type="paragraph" w:styleId="Ttulo">
    <w:name w:val="Título"/>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ndice">
    <w:name w:val="Índice"/>
    <w:basedOn w:val="Normal"/>
    <w:qFormat/>
    <w:pPr>
      <w:suppressLineNumbers/>
    </w:pPr>
    <w:rPr>
      <w:rFonts w:cs="Mangal"/>
      <w:lang w:val="pt-BR" w:eastAsia="zxx" w:bidi="zxx"/>
    </w:rPr>
  </w:style>
  <w:style w:type="paragraph" w:styleId="Estilopadrodedesenho">
    <w:name w:val="Estilo padrão de desenho"/>
    <w:qFormat/>
    <w:pPr>
      <w:widowControl/>
      <w:kinsoku w:val="true"/>
      <w:overflowPunct w:val="true"/>
      <w:autoSpaceDE w:val="true"/>
      <w:bidi w:val="0"/>
      <w:spacing w:lineRule="atLeast" w:line="200" w:before="0" w:after="0"/>
    </w:pPr>
    <w:rPr>
      <w:rFonts w:ascii="Mangal" w:hAnsi="Mangal" w:eastAsia="Tahoma" w:cs="Calibri Light"/>
      <w:b w:val="false"/>
      <w:i w:val="false"/>
      <w:strike w:val="false"/>
      <w:dstrike w:val="false"/>
      <w:outline w:val="false"/>
      <w:shadow w:val="false"/>
      <w:color w:val="auto"/>
      <w:kern w:val="2"/>
      <w:sz w:val="36"/>
      <w:szCs w:val="24"/>
      <w:u w:val="none"/>
      <w:em w:val="none"/>
      <w:lang w:val="pt-BR" w:eastAsia="zh-CN" w:bidi="hi-IN"/>
    </w:rPr>
  </w:style>
  <w:style w:type="paragraph" w:styleId="Objetosempreenchimento">
    <w:name w:val="Objeto sem preenchimento"/>
    <w:basedOn w:val="Estilopadrodedesenho"/>
    <w:qFormat/>
    <w:pPr>
      <w:spacing w:lineRule="atLeast" w:line="200" w:before="0" w:after="0"/>
    </w:pPr>
    <w:rPr>
      <w:rFonts w:ascii="Mangal" w:hAnsi="Mangal"/>
      <w:b w:val="false"/>
      <w:i w:val="false"/>
      <w:strike w:val="false"/>
      <w:dstrike w:val="false"/>
      <w:outline w:val="false"/>
      <w:shadow w:val="false"/>
      <w:color w:val="auto"/>
      <w:kern w:val="2"/>
      <w:sz w:val="36"/>
      <w:u w:val="none"/>
      <w:em w:val="none"/>
    </w:rPr>
  </w:style>
  <w:style w:type="paragraph" w:styleId="Objetosempreenchimentonemlinha">
    <w:name w:val="Objeto sem preenchimento nem linha"/>
    <w:basedOn w:val="Estilopadrodedesenho"/>
    <w:qFormat/>
    <w:pPr>
      <w:spacing w:lineRule="atLeast" w:line="200" w:before="0" w:after="0"/>
    </w:pPr>
    <w:rPr>
      <w:rFonts w:ascii="Mangal" w:hAnsi="Mangal"/>
      <w:b w:val="false"/>
      <w:i w:val="false"/>
      <w:strike w:val="false"/>
      <w:dstrike w:val="false"/>
      <w:outline w:val="false"/>
      <w:shadow w:val="false"/>
      <w:color w:val="auto"/>
      <w:kern w:val="2"/>
      <w:sz w:val="36"/>
      <w:u w:val="none"/>
      <w:em w:val="none"/>
    </w:rPr>
  </w:style>
  <w:style w:type="paragraph" w:styleId="A4">
    <w:name w:val="A4"/>
    <w:basedOn w:val="Texto"/>
    <w:qFormat/>
    <w:pPr/>
    <w:rPr>
      <w:rFonts w:ascii="Noto Sans" w:hAnsi="Noto Sans"/>
      <w:sz w:val="36"/>
    </w:rPr>
  </w:style>
  <w:style w:type="paragraph" w:styleId="Texto">
    <w:name w:val="Texto"/>
    <w:basedOn w:val="Caption"/>
    <w:qFormat/>
    <w:pPr/>
    <w:rPr/>
  </w:style>
  <w:style w:type="paragraph" w:styleId="TtulododocumentoA4">
    <w:name w:val="Título do documento A4"/>
    <w:basedOn w:val="A4"/>
    <w:qFormat/>
    <w:pPr/>
    <w:rPr>
      <w:rFonts w:ascii="Noto Sans" w:hAnsi="Noto Sans"/>
      <w:sz w:val="87"/>
    </w:rPr>
  </w:style>
  <w:style w:type="paragraph" w:styleId="TtuloA4">
    <w:name w:val="Título A4"/>
    <w:basedOn w:val="A4"/>
    <w:qFormat/>
    <w:pPr/>
    <w:rPr>
      <w:rFonts w:ascii="Noto Sans" w:hAnsi="Noto Sans"/>
      <w:sz w:val="48"/>
    </w:rPr>
  </w:style>
  <w:style w:type="paragraph" w:styleId="TextoA4">
    <w:name w:val="Texto A4"/>
    <w:basedOn w:val="A4"/>
    <w:qFormat/>
    <w:pPr/>
    <w:rPr>
      <w:rFonts w:ascii="Noto Sans" w:hAnsi="Noto Sans"/>
      <w:sz w:val="36"/>
    </w:rPr>
  </w:style>
  <w:style w:type="paragraph" w:styleId="A0">
    <w:name w:val="A0"/>
    <w:basedOn w:val="Texto"/>
    <w:qFormat/>
    <w:pPr/>
    <w:rPr>
      <w:rFonts w:ascii="Noto Sans" w:hAnsi="Noto Sans"/>
      <w:sz w:val="95"/>
    </w:rPr>
  </w:style>
  <w:style w:type="paragraph" w:styleId="TtulododocumentoA0">
    <w:name w:val="Título do documento A0"/>
    <w:basedOn w:val="A0"/>
    <w:qFormat/>
    <w:pPr/>
    <w:rPr>
      <w:rFonts w:ascii="Noto Sans" w:hAnsi="Noto Sans"/>
      <w:sz w:val="191"/>
    </w:rPr>
  </w:style>
  <w:style w:type="paragraph" w:styleId="TtuloA0">
    <w:name w:val="Título A0"/>
    <w:basedOn w:val="A0"/>
    <w:qFormat/>
    <w:pPr/>
    <w:rPr>
      <w:rFonts w:ascii="Noto Sans" w:hAnsi="Noto Sans"/>
      <w:sz w:val="143"/>
    </w:rPr>
  </w:style>
  <w:style w:type="paragraph" w:styleId="TextoA0">
    <w:name w:val="Texto A0"/>
    <w:basedOn w:val="A0"/>
    <w:qFormat/>
    <w:pPr/>
    <w:rPr>
      <w:rFonts w:ascii="Noto Sans" w:hAnsi="Noto Sans"/>
      <w:sz w:val="95"/>
    </w:rPr>
  </w:style>
  <w:style w:type="paragraph" w:styleId="Formas">
    <w:name w:val="Formas"/>
    <w:basedOn w:val="Figura"/>
    <w:qFormat/>
    <w:pPr/>
    <w:rPr>
      <w:rFonts w:ascii="Liberation Sans" w:hAnsi="Liberation Sans"/>
      <w:b/>
      <w:sz w:val="28"/>
    </w:rPr>
  </w:style>
  <w:style w:type="paragraph" w:styleId="Figura">
    <w:name w:val="Figura"/>
    <w:basedOn w:val="Caption"/>
    <w:qFormat/>
    <w:pPr/>
    <w:rPr/>
  </w:style>
  <w:style w:type="paragraph" w:styleId="Preenchido">
    <w:name w:val="Preenchido"/>
    <w:basedOn w:val="Formas"/>
    <w:qFormat/>
    <w:pPr/>
    <w:rPr>
      <w:rFonts w:ascii="Liberation Sans" w:hAnsi="Liberation Sans"/>
      <w:b/>
      <w:sz w:val="28"/>
    </w:rPr>
  </w:style>
  <w:style w:type="paragraph" w:styleId="Preenchidoazul">
    <w:name w:val="Preenchido azul"/>
    <w:basedOn w:val="Preenchido"/>
    <w:qFormat/>
    <w:pPr/>
    <w:rPr>
      <w:rFonts w:ascii="Liberation Sans" w:hAnsi="Liberation Sans"/>
      <w:b/>
      <w:color w:val="FFFFFF"/>
      <w:sz w:val="28"/>
    </w:rPr>
  </w:style>
  <w:style w:type="paragraph" w:styleId="Preenchidoverde">
    <w:name w:val="Preenchido verde"/>
    <w:basedOn w:val="Preenchido"/>
    <w:qFormat/>
    <w:pPr/>
    <w:rPr>
      <w:rFonts w:ascii="Liberation Sans" w:hAnsi="Liberation Sans"/>
      <w:b/>
      <w:color w:val="FFFFFF"/>
      <w:sz w:val="28"/>
    </w:rPr>
  </w:style>
  <w:style w:type="paragraph" w:styleId="Preenchidovermelho">
    <w:name w:val="Preenchido vermelho"/>
    <w:basedOn w:val="Preenchido"/>
    <w:qFormat/>
    <w:pPr/>
    <w:rPr>
      <w:rFonts w:ascii="Liberation Sans" w:hAnsi="Liberation Sans"/>
      <w:b/>
      <w:color w:val="FFFFFF"/>
      <w:sz w:val="28"/>
    </w:rPr>
  </w:style>
  <w:style w:type="paragraph" w:styleId="Preenchidoamarelo">
    <w:name w:val="Preenchido amarelo"/>
    <w:basedOn w:val="Preenchido"/>
    <w:qFormat/>
    <w:pPr/>
    <w:rPr>
      <w:rFonts w:ascii="Liberation Sans" w:hAnsi="Liberation Sans"/>
      <w:b/>
      <w:color w:val="FFFFFF"/>
      <w:sz w:val="28"/>
    </w:rPr>
  </w:style>
  <w:style w:type="paragraph" w:styleId="Contorno">
    <w:name w:val="Contorno"/>
    <w:basedOn w:val="Formas"/>
    <w:qFormat/>
    <w:pPr/>
    <w:rPr>
      <w:rFonts w:ascii="Liberation Sans" w:hAnsi="Liberation Sans"/>
      <w:b/>
      <w:sz w:val="28"/>
    </w:rPr>
  </w:style>
  <w:style w:type="paragraph" w:styleId="Contornoazul">
    <w:name w:val="Contorno azul"/>
    <w:basedOn w:val="Contorno"/>
    <w:qFormat/>
    <w:pPr/>
    <w:rPr>
      <w:rFonts w:ascii="Liberation Sans" w:hAnsi="Liberation Sans"/>
      <w:b/>
      <w:color w:val="355269"/>
      <w:sz w:val="28"/>
    </w:rPr>
  </w:style>
  <w:style w:type="paragraph" w:styleId="Contornoverde">
    <w:name w:val="Contorno verde"/>
    <w:basedOn w:val="Contorno"/>
    <w:qFormat/>
    <w:pPr/>
    <w:rPr>
      <w:rFonts w:ascii="Liberation Sans" w:hAnsi="Liberation Sans"/>
      <w:b/>
      <w:color w:val="127622"/>
      <w:sz w:val="28"/>
    </w:rPr>
  </w:style>
  <w:style w:type="paragraph" w:styleId="Contornovermelho">
    <w:name w:val="Contorno vermelho"/>
    <w:basedOn w:val="Contorno"/>
    <w:qFormat/>
    <w:pPr/>
    <w:rPr>
      <w:rFonts w:ascii="Liberation Sans" w:hAnsi="Liberation Sans"/>
      <w:b/>
      <w:color w:val="C9211E"/>
      <w:sz w:val="28"/>
    </w:rPr>
  </w:style>
  <w:style w:type="paragraph" w:styleId="Contornoamarelo">
    <w:name w:val="Contorno amarelo"/>
    <w:basedOn w:val="Contorno"/>
    <w:qFormat/>
    <w:pPr/>
    <w:rPr>
      <w:rFonts w:ascii="Liberation Sans" w:hAnsi="Liberation Sans"/>
      <w:b/>
      <w:color w:val="B47804"/>
      <w:sz w:val="28"/>
    </w:rPr>
  </w:style>
  <w:style w:type="paragraph" w:styleId="Linhas">
    <w:name w:val="Linhas"/>
    <w:basedOn w:val="Figura"/>
    <w:qFormat/>
    <w:pPr/>
    <w:rPr>
      <w:rFonts w:ascii="Liberation Sans" w:hAnsi="Liberation Sans"/>
      <w:sz w:val="36"/>
    </w:rPr>
  </w:style>
  <w:style w:type="paragraph" w:styleId="Linhascomsetas">
    <w:name w:val="Linhas com setas"/>
    <w:basedOn w:val="Linhas"/>
    <w:qFormat/>
    <w:pPr/>
    <w:rPr>
      <w:rFonts w:ascii="Liberation Sans" w:hAnsi="Liberation Sans"/>
      <w:sz w:val="36"/>
    </w:rPr>
  </w:style>
  <w:style w:type="paragraph" w:styleId="Linhastracejadas">
    <w:name w:val="Linhas tracejadas"/>
    <w:basedOn w:val="Linhas"/>
    <w:qFormat/>
    <w:pPr/>
    <w:rPr>
      <w:rFonts w:ascii="Liberation Sans" w:hAnsi="Liberation Sans"/>
      <w:sz w:val="36"/>
    </w:rPr>
  </w:style>
  <w:style w:type="paragraph" w:styleId="SlidedettuloLTGliederung1">
    <w:name w:val="Slide de título~LT~Gliederung 1"/>
    <w:qFormat/>
    <w:pPr>
      <w:widowControl/>
      <w:kinsoku w:val="true"/>
      <w:overflowPunct w:val="true"/>
      <w:autoSpaceDE w:val="true"/>
      <w:bidi w:val="0"/>
      <w:spacing w:lineRule="auto" w:line="216" w:before="283" w:after="0"/>
      <w:jc w:val="left"/>
    </w:pPr>
    <w:rPr>
      <w:rFonts w:ascii="Mangal" w:hAnsi="Mangal" w:eastAsia="Tahoma" w:cs="Calibri Light"/>
      <w:b w:val="false"/>
      <w:i w:val="false"/>
      <w:strike w:val="false"/>
      <w:dstrike w:val="false"/>
      <w:outline w:val="false"/>
      <w:shadow w:val="false"/>
      <w:color w:val="000000"/>
      <w:spacing w:val="0"/>
      <w:kern w:val="2"/>
      <w:sz w:val="56"/>
      <w:szCs w:val="24"/>
      <w:u w:val="none"/>
      <w:em w:val="none"/>
      <w:lang w:val="pt-BR" w:eastAsia="zh-CN" w:bidi="hi-IN"/>
    </w:rPr>
  </w:style>
  <w:style w:type="paragraph" w:styleId="SlidedettuloLTGliederung2">
    <w:name w:val="Slide de título~LT~Gliederung 2"/>
    <w:basedOn w:val="SlidedettuloLTGliederung1"/>
    <w:qFormat/>
    <w:pPr>
      <w:bidi w:val="0"/>
      <w:spacing w:lineRule="auto" w:line="216" w:before="22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SlidedettuloLTGliederung3">
    <w:name w:val="Slide de título~LT~Gliederung 3"/>
    <w:basedOn w:val="SlidedettuloLTGliederung2"/>
    <w:qFormat/>
    <w:pPr>
      <w:bidi w:val="0"/>
      <w:spacing w:lineRule="auto" w:line="216" w:before="170" w:after="0"/>
      <w:jc w:val="left"/>
    </w:pPr>
    <w:rPr>
      <w:rFonts w:ascii="Mangal" w:hAnsi="Mangal"/>
      <w:b w:val="false"/>
      <w:i w:val="false"/>
      <w:strike w:val="false"/>
      <w:dstrike w:val="false"/>
      <w:outline w:val="false"/>
      <w:shadow w:val="false"/>
      <w:color w:val="000000"/>
      <w:spacing w:val="0"/>
      <w:kern w:val="2"/>
      <w:sz w:val="36"/>
      <w:u w:val="none"/>
      <w:em w:val="none"/>
    </w:rPr>
  </w:style>
  <w:style w:type="paragraph" w:styleId="SlidedettuloLTGliederung4">
    <w:name w:val="Slide de título~LT~Gliederung 4"/>
    <w:basedOn w:val="SlidedettuloLTGliederung3"/>
    <w:qFormat/>
    <w:pPr>
      <w:bidi w:val="0"/>
      <w:spacing w:lineRule="auto" w:line="216" w:before="113" w:after="0"/>
      <w:jc w:val="left"/>
    </w:pPr>
    <w:rPr>
      <w:rFonts w:ascii="Mangal" w:hAnsi="Mangal"/>
      <w:b w:val="false"/>
      <w:i w:val="false"/>
      <w:strike w:val="false"/>
      <w:dstrike w:val="false"/>
      <w:outline w:val="false"/>
      <w:shadow w:val="false"/>
      <w:color w:val="000000"/>
      <w:spacing w:val="0"/>
      <w:kern w:val="2"/>
      <w:sz w:val="36"/>
      <w:u w:val="none"/>
      <w:em w:val="none"/>
    </w:rPr>
  </w:style>
  <w:style w:type="paragraph" w:styleId="SlidedettuloLTGliederung5">
    <w:name w:val="Slide de título~LT~Gliederung 5"/>
    <w:basedOn w:val="SlidedettuloLTGliederung4"/>
    <w:qFormat/>
    <w:pPr>
      <w:bidi w:val="0"/>
      <w:spacing w:lineRule="auto" w:line="216" w:before="5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SlidedettuloLTGliederung6">
    <w:name w:val="Slide de título~LT~Gliederung 6"/>
    <w:basedOn w:val="SlidedettuloLTGliederung5"/>
    <w:qFormat/>
    <w:pPr>
      <w:bidi w:val="0"/>
      <w:spacing w:lineRule="auto" w:line="216" w:before="5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SlidedettuloLTGliederung7">
    <w:name w:val="Slide de título~LT~Gliederung 7"/>
    <w:basedOn w:val="SlidedettuloLTGliederung6"/>
    <w:qFormat/>
    <w:pPr>
      <w:bidi w:val="0"/>
      <w:spacing w:lineRule="auto" w:line="216" w:before="5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SlidedettuloLTGliederung8">
    <w:name w:val="Slide de título~LT~Gliederung 8"/>
    <w:basedOn w:val="SlidedettuloLTGliederung7"/>
    <w:qFormat/>
    <w:pPr>
      <w:bidi w:val="0"/>
      <w:spacing w:lineRule="auto" w:line="216" w:before="5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SlidedettuloLTGliederung9">
    <w:name w:val="Slide de título~LT~Gliederung 9"/>
    <w:basedOn w:val="SlidedettuloLTGliederung8"/>
    <w:qFormat/>
    <w:pPr>
      <w:bidi w:val="0"/>
      <w:spacing w:lineRule="auto" w:line="216" w:before="5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SlidedettuloLTTitel">
    <w:name w:val="Slide de título~LT~Titel"/>
    <w:qFormat/>
    <w:pPr>
      <w:widowControl/>
      <w:kinsoku w:val="true"/>
      <w:overflowPunct w:val="true"/>
      <w:autoSpaceDE w:val="true"/>
      <w:bidi w:val="0"/>
      <w:spacing w:lineRule="atLeast" w:line="200"/>
      <w:jc w:val="left"/>
    </w:pPr>
    <w:rPr>
      <w:rFonts w:ascii="Mangal" w:hAnsi="Mangal" w:eastAsia="Tahoma" w:cs="Calibri Light"/>
      <w:b w:val="false"/>
      <w:i w:val="false"/>
      <w:strike w:val="false"/>
      <w:dstrike w:val="false"/>
      <w:outline w:val="false"/>
      <w:shadow w:val="false"/>
      <w:color w:val="000000"/>
      <w:spacing w:val="0"/>
      <w:kern w:val="2"/>
      <w:sz w:val="36"/>
      <w:szCs w:val="24"/>
      <w:u w:val="none"/>
      <w:em w:val="none"/>
      <w:lang w:val="pt-BR" w:eastAsia="zh-CN" w:bidi="hi-IN"/>
    </w:rPr>
  </w:style>
  <w:style w:type="paragraph" w:styleId="SlidedettuloLTUntertitel">
    <w:name w:val="Slide de título~LT~Untertitel"/>
    <w:qFormat/>
    <w:pPr>
      <w:widowControl/>
      <w:kinsoku w:val="true"/>
      <w:overflowPunct w:val="true"/>
      <w:autoSpaceDE w:val="true"/>
      <w:bidi w:val="0"/>
      <w:jc w:val="center"/>
    </w:pPr>
    <w:rPr>
      <w:rFonts w:ascii="Mangal" w:hAnsi="Mangal" w:eastAsia="Tahoma" w:cs="Calibri Light"/>
      <w:b w:val="false"/>
      <w:i w:val="false"/>
      <w:strike w:val="false"/>
      <w:dstrike w:val="false"/>
      <w:outline w:val="false"/>
      <w:shadow w:val="false"/>
      <w:color w:val="auto"/>
      <w:kern w:val="2"/>
      <w:sz w:val="64"/>
      <w:szCs w:val="24"/>
      <w:u w:val="none"/>
      <w:em w:val="none"/>
      <w:lang w:val="pt-BR" w:eastAsia="zh-CN" w:bidi="hi-IN"/>
    </w:rPr>
  </w:style>
  <w:style w:type="paragraph" w:styleId="SlidedettuloLTNotizen">
    <w:name w:val="Slide de título~LT~Notizen"/>
    <w:qFormat/>
    <w:pPr>
      <w:widowControl/>
      <w:kinsoku w:val="true"/>
      <w:overflowPunct w:val="true"/>
      <w:autoSpaceDE w:val="true"/>
      <w:bidi w:val="0"/>
      <w:ind w:hanging="340" w:left="340" w:right="0"/>
    </w:pPr>
    <w:rPr>
      <w:rFonts w:ascii="Mangal" w:hAnsi="Mangal" w:eastAsia="Tahoma" w:cs="Calibri Light"/>
      <w:b w:val="false"/>
      <w:i w:val="false"/>
      <w:strike w:val="false"/>
      <w:dstrike w:val="false"/>
      <w:outline w:val="false"/>
      <w:shadow w:val="false"/>
      <w:color w:val="auto"/>
      <w:kern w:val="2"/>
      <w:sz w:val="40"/>
      <w:szCs w:val="24"/>
      <w:u w:val="none"/>
      <w:em w:val="none"/>
      <w:lang w:val="pt-BR" w:eastAsia="zh-CN" w:bidi="hi-IN"/>
    </w:rPr>
  </w:style>
  <w:style w:type="paragraph" w:styleId="SlidedettuloLTHintergrundobjekte">
    <w:name w:val="Slide de título~LT~Hintergrundobjekte"/>
    <w:qFormat/>
    <w:pPr>
      <w:widowControl/>
      <w:kinsoku w:val="true"/>
      <w:overflowPunct w:val="true"/>
      <w:autoSpaceDE w:val="true"/>
      <w:bidi w:val="0"/>
    </w:pPr>
    <w:rPr>
      <w:rFonts w:ascii="Liberation Serif" w:hAnsi="Liberation Serif" w:eastAsia="Tahoma" w:cs="Calibri Light"/>
      <w:color w:val="auto"/>
      <w:kern w:val="2"/>
      <w:sz w:val="24"/>
      <w:szCs w:val="24"/>
      <w:lang w:val="pt-BR" w:eastAsia="zh-CN" w:bidi="hi-IN"/>
    </w:rPr>
  </w:style>
  <w:style w:type="paragraph" w:styleId="SlidedettuloLTHintergrund">
    <w:name w:val="Slide de título~LT~Hintergrund"/>
    <w:qFormat/>
    <w:pPr>
      <w:widowControl/>
      <w:kinsoku w:val="true"/>
      <w:overflowPunct w:val="true"/>
      <w:autoSpaceDE w:val="true"/>
      <w:bidi w:val="0"/>
    </w:pPr>
    <w:rPr>
      <w:rFonts w:ascii="Liberation Serif" w:hAnsi="Liberation Serif" w:eastAsia="Tahoma" w:cs="Calibri Light"/>
      <w:color w:val="auto"/>
      <w:kern w:val="2"/>
      <w:sz w:val="24"/>
      <w:szCs w:val="24"/>
      <w:lang w:val="pt-BR" w:eastAsia="zh-CN" w:bidi="hi-IN"/>
    </w:rPr>
  </w:style>
  <w:style w:type="paragraph" w:styleId="default">
    <w:name w:val="default"/>
    <w:qFormat/>
    <w:pPr>
      <w:widowControl/>
      <w:kinsoku w:val="true"/>
      <w:overflowPunct w:val="true"/>
      <w:autoSpaceDE w:val="true"/>
      <w:bidi w:val="0"/>
      <w:spacing w:lineRule="atLeast" w:line="200" w:before="0" w:after="0"/>
    </w:pPr>
    <w:rPr>
      <w:rFonts w:ascii="Mangal" w:hAnsi="Mangal" w:eastAsia="Tahoma" w:cs="Calibri Light"/>
      <w:color w:val="auto"/>
      <w:kern w:val="2"/>
      <w:sz w:val="36"/>
      <w:szCs w:val="24"/>
      <w:lang w:val="pt-BR" w:eastAsia="zh-CN" w:bidi="hi-IN"/>
    </w:rPr>
  </w:style>
  <w:style w:type="paragraph" w:styleId="gray1">
    <w:name w:val="gray1"/>
    <w:basedOn w:val="default"/>
    <w:qFormat/>
    <w:pPr>
      <w:spacing w:lineRule="atLeast" w:line="200" w:before="0" w:after="0"/>
    </w:pPr>
    <w:rPr>
      <w:rFonts w:ascii="Mangal" w:hAnsi="Mangal"/>
      <w:color w:val="auto"/>
      <w:kern w:val="2"/>
      <w:sz w:val="36"/>
    </w:rPr>
  </w:style>
  <w:style w:type="paragraph" w:styleId="gray2">
    <w:name w:val="gray2"/>
    <w:basedOn w:val="default"/>
    <w:qFormat/>
    <w:pPr>
      <w:spacing w:lineRule="atLeast" w:line="200" w:before="0" w:after="0"/>
    </w:pPr>
    <w:rPr>
      <w:rFonts w:ascii="Mangal" w:hAnsi="Mangal"/>
      <w:color w:val="auto"/>
      <w:kern w:val="2"/>
      <w:sz w:val="36"/>
    </w:rPr>
  </w:style>
  <w:style w:type="paragraph" w:styleId="gray3">
    <w:name w:val="gray3"/>
    <w:basedOn w:val="default"/>
    <w:qFormat/>
    <w:pPr>
      <w:spacing w:lineRule="atLeast" w:line="200" w:before="0" w:after="0"/>
    </w:pPr>
    <w:rPr>
      <w:rFonts w:ascii="Mangal" w:hAnsi="Mangal"/>
      <w:color w:val="auto"/>
      <w:kern w:val="2"/>
      <w:sz w:val="36"/>
    </w:rPr>
  </w:style>
  <w:style w:type="paragraph" w:styleId="bw1">
    <w:name w:val="bw1"/>
    <w:basedOn w:val="default"/>
    <w:qFormat/>
    <w:pPr>
      <w:spacing w:lineRule="atLeast" w:line="200" w:before="0" w:after="0"/>
    </w:pPr>
    <w:rPr>
      <w:rFonts w:ascii="Mangal" w:hAnsi="Mangal"/>
      <w:color w:val="auto"/>
      <w:kern w:val="2"/>
      <w:sz w:val="36"/>
    </w:rPr>
  </w:style>
  <w:style w:type="paragraph" w:styleId="bw2">
    <w:name w:val="bw2"/>
    <w:basedOn w:val="default"/>
    <w:qFormat/>
    <w:pPr>
      <w:spacing w:lineRule="atLeast" w:line="200" w:before="0" w:after="0"/>
    </w:pPr>
    <w:rPr>
      <w:rFonts w:ascii="Mangal" w:hAnsi="Mangal"/>
      <w:color w:val="auto"/>
      <w:kern w:val="2"/>
      <w:sz w:val="36"/>
    </w:rPr>
  </w:style>
  <w:style w:type="paragraph" w:styleId="bw3">
    <w:name w:val="bw3"/>
    <w:basedOn w:val="default"/>
    <w:qFormat/>
    <w:pPr>
      <w:spacing w:lineRule="atLeast" w:line="200" w:before="0" w:after="0"/>
    </w:pPr>
    <w:rPr>
      <w:rFonts w:ascii="Mangal" w:hAnsi="Mangal"/>
      <w:color w:val="auto"/>
      <w:kern w:val="2"/>
      <w:sz w:val="36"/>
    </w:rPr>
  </w:style>
  <w:style w:type="paragraph" w:styleId="orange1">
    <w:name w:val="orange1"/>
    <w:basedOn w:val="default"/>
    <w:qFormat/>
    <w:pPr>
      <w:spacing w:lineRule="atLeast" w:line="200" w:before="0" w:after="0"/>
    </w:pPr>
    <w:rPr>
      <w:rFonts w:ascii="Mangal" w:hAnsi="Mangal"/>
      <w:color w:val="auto"/>
      <w:kern w:val="2"/>
      <w:sz w:val="36"/>
    </w:rPr>
  </w:style>
  <w:style w:type="paragraph" w:styleId="orange2">
    <w:name w:val="orange2"/>
    <w:basedOn w:val="default"/>
    <w:qFormat/>
    <w:pPr>
      <w:spacing w:lineRule="atLeast" w:line="200" w:before="0" w:after="0"/>
    </w:pPr>
    <w:rPr>
      <w:rFonts w:ascii="Mangal" w:hAnsi="Mangal"/>
      <w:color w:val="auto"/>
      <w:kern w:val="2"/>
      <w:sz w:val="36"/>
    </w:rPr>
  </w:style>
  <w:style w:type="paragraph" w:styleId="orange3">
    <w:name w:val="orange3"/>
    <w:basedOn w:val="default"/>
    <w:qFormat/>
    <w:pPr>
      <w:spacing w:lineRule="atLeast" w:line="200" w:before="0" w:after="0"/>
    </w:pPr>
    <w:rPr>
      <w:rFonts w:ascii="Mangal" w:hAnsi="Mangal"/>
      <w:color w:val="auto"/>
      <w:kern w:val="2"/>
      <w:sz w:val="36"/>
    </w:rPr>
  </w:style>
  <w:style w:type="paragraph" w:styleId="turquoise1">
    <w:name w:val="turquoise1"/>
    <w:basedOn w:val="default"/>
    <w:qFormat/>
    <w:pPr>
      <w:spacing w:lineRule="atLeast" w:line="200" w:before="0" w:after="0"/>
    </w:pPr>
    <w:rPr>
      <w:rFonts w:ascii="Mangal" w:hAnsi="Mangal"/>
      <w:color w:val="auto"/>
      <w:kern w:val="2"/>
      <w:sz w:val="36"/>
    </w:rPr>
  </w:style>
  <w:style w:type="paragraph" w:styleId="turquoise2">
    <w:name w:val="turquoise2"/>
    <w:basedOn w:val="default"/>
    <w:qFormat/>
    <w:pPr>
      <w:spacing w:lineRule="atLeast" w:line="200" w:before="0" w:after="0"/>
    </w:pPr>
    <w:rPr>
      <w:rFonts w:ascii="Mangal" w:hAnsi="Mangal"/>
      <w:color w:val="auto"/>
      <w:kern w:val="2"/>
      <w:sz w:val="36"/>
    </w:rPr>
  </w:style>
  <w:style w:type="paragraph" w:styleId="turquoise3">
    <w:name w:val="turquoise3"/>
    <w:basedOn w:val="default"/>
    <w:qFormat/>
    <w:pPr>
      <w:spacing w:lineRule="atLeast" w:line="200" w:before="0" w:after="0"/>
    </w:pPr>
    <w:rPr>
      <w:rFonts w:ascii="Mangal" w:hAnsi="Mangal"/>
      <w:color w:val="auto"/>
      <w:kern w:val="2"/>
      <w:sz w:val="36"/>
    </w:rPr>
  </w:style>
  <w:style w:type="paragraph" w:styleId="blue1">
    <w:name w:val="blue1"/>
    <w:basedOn w:val="default"/>
    <w:qFormat/>
    <w:pPr>
      <w:spacing w:lineRule="atLeast" w:line="200" w:before="0" w:after="0"/>
    </w:pPr>
    <w:rPr>
      <w:rFonts w:ascii="Mangal" w:hAnsi="Mangal"/>
      <w:color w:val="auto"/>
      <w:kern w:val="2"/>
      <w:sz w:val="36"/>
    </w:rPr>
  </w:style>
  <w:style w:type="paragraph" w:styleId="blue2">
    <w:name w:val="blue2"/>
    <w:basedOn w:val="default"/>
    <w:qFormat/>
    <w:pPr>
      <w:spacing w:lineRule="atLeast" w:line="200" w:before="0" w:after="0"/>
    </w:pPr>
    <w:rPr>
      <w:rFonts w:ascii="Mangal" w:hAnsi="Mangal"/>
      <w:color w:val="auto"/>
      <w:kern w:val="2"/>
      <w:sz w:val="36"/>
    </w:rPr>
  </w:style>
  <w:style w:type="paragraph" w:styleId="blue3">
    <w:name w:val="blue3"/>
    <w:basedOn w:val="default"/>
    <w:qFormat/>
    <w:pPr>
      <w:spacing w:lineRule="atLeast" w:line="200" w:before="0" w:after="0"/>
    </w:pPr>
    <w:rPr>
      <w:rFonts w:ascii="Mangal" w:hAnsi="Mangal"/>
      <w:color w:val="auto"/>
      <w:kern w:val="2"/>
      <w:sz w:val="36"/>
    </w:rPr>
  </w:style>
  <w:style w:type="paragraph" w:styleId="sun1">
    <w:name w:val="sun1"/>
    <w:basedOn w:val="default"/>
    <w:qFormat/>
    <w:pPr>
      <w:spacing w:lineRule="atLeast" w:line="200" w:before="0" w:after="0"/>
    </w:pPr>
    <w:rPr>
      <w:rFonts w:ascii="Mangal" w:hAnsi="Mangal"/>
      <w:color w:val="auto"/>
      <w:kern w:val="2"/>
      <w:sz w:val="36"/>
    </w:rPr>
  </w:style>
  <w:style w:type="paragraph" w:styleId="sun2">
    <w:name w:val="sun2"/>
    <w:basedOn w:val="default"/>
    <w:qFormat/>
    <w:pPr>
      <w:spacing w:lineRule="atLeast" w:line="200" w:before="0" w:after="0"/>
    </w:pPr>
    <w:rPr>
      <w:rFonts w:ascii="Mangal" w:hAnsi="Mangal"/>
      <w:color w:val="auto"/>
      <w:kern w:val="2"/>
      <w:sz w:val="36"/>
    </w:rPr>
  </w:style>
  <w:style w:type="paragraph" w:styleId="sun3">
    <w:name w:val="sun3"/>
    <w:basedOn w:val="default"/>
    <w:qFormat/>
    <w:pPr>
      <w:spacing w:lineRule="atLeast" w:line="200" w:before="0" w:after="0"/>
    </w:pPr>
    <w:rPr>
      <w:rFonts w:ascii="Mangal" w:hAnsi="Mangal"/>
      <w:color w:val="auto"/>
      <w:kern w:val="2"/>
      <w:sz w:val="36"/>
    </w:rPr>
  </w:style>
  <w:style w:type="paragraph" w:styleId="earth1">
    <w:name w:val="earth1"/>
    <w:basedOn w:val="default"/>
    <w:qFormat/>
    <w:pPr>
      <w:spacing w:lineRule="atLeast" w:line="200" w:before="0" w:after="0"/>
    </w:pPr>
    <w:rPr>
      <w:rFonts w:ascii="Mangal" w:hAnsi="Mangal"/>
      <w:color w:val="auto"/>
      <w:kern w:val="2"/>
      <w:sz w:val="36"/>
    </w:rPr>
  </w:style>
  <w:style w:type="paragraph" w:styleId="earth2">
    <w:name w:val="earth2"/>
    <w:basedOn w:val="default"/>
    <w:qFormat/>
    <w:pPr>
      <w:spacing w:lineRule="atLeast" w:line="200" w:before="0" w:after="0"/>
    </w:pPr>
    <w:rPr>
      <w:rFonts w:ascii="Mangal" w:hAnsi="Mangal"/>
      <w:color w:val="auto"/>
      <w:kern w:val="2"/>
      <w:sz w:val="36"/>
    </w:rPr>
  </w:style>
  <w:style w:type="paragraph" w:styleId="earth3">
    <w:name w:val="earth3"/>
    <w:basedOn w:val="default"/>
    <w:qFormat/>
    <w:pPr>
      <w:spacing w:lineRule="atLeast" w:line="200" w:before="0" w:after="0"/>
    </w:pPr>
    <w:rPr>
      <w:rFonts w:ascii="Mangal" w:hAnsi="Mangal"/>
      <w:color w:val="auto"/>
      <w:kern w:val="2"/>
      <w:sz w:val="36"/>
    </w:rPr>
  </w:style>
  <w:style w:type="paragraph" w:styleId="green1">
    <w:name w:val="green1"/>
    <w:basedOn w:val="default"/>
    <w:qFormat/>
    <w:pPr>
      <w:spacing w:lineRule="atLeast" w:line="200" w:before="0" w:after="0"/>
    </w:pPr>
    <w:rPr>
      <w:rFonts w:ascii="Mangal" w:hAnsi="Mangal"/>
      <w:color w:val="auto"/>
      <w:kern w:val="2"/>
      <w:sz w:val="36"/>
    </w:rPr>
  </w:style>
  <w:style w:type="paragraph" w:styleId="green2">
    <w:name w:val="green2"/>
    <w:basedOn w:val="default"/>
    <w:qFormat/>
    <w:pPr>
      <w:spacing w:lineRule="atLeast" w:line="200" w:before="0" w:after="0"/>
    </w:pPr>
    <w:rPr>
      <w:rFonts w:ascii="Mangal" w:hAnsi="Mangal"/>
      <w:color w:val="auto"/>
      <w:kern w:val="2"/>
      <w:sz w:val="36"/>
    </w:rPr>
  </w:style>
  <w:style w:type="paragraph" w:styleId="green3">
    <w:name w:val="green3"/>
    <w:basedOn w:val="default"/>
    <w:qFormat/>
    <w:pPr>
      <w:spacing w:lineRule="atLeast" w:line="200" w:before="0" w:after="0"/>
    </w:pPr>
    <w:rPr>
      <w:rFonts w:ascii="Mangal" w:hAnsi="Mangal"/>
      <w:color w:val="auto"/>
      <w:kern w:val="2"/>
      <w:sz w:val="36"/>
    </w:rPr>
  </w:style>
  <w:style w:type="paragraph" w:styleId="seetang1">
    <w:name w:val="seetang1"/>
    <w:basedOn w:val="default"/>
    <w:qFormat/>
    <w:pPr>
      <w:spacing w:lineRule="atLeast" w:line="200" w:before="0" w:after="0"/>
    </w:pPr>
    <w:rPr>
      <w:rFonts w:ascii="Mangal" w:hAnsi="Mangal"/>
      <w:color w:val="auto"/>
      <w:kern w:val="2"/>
      <w:sz w:val="36"/>
    </w:rPr>
  </w:style>
  <w:style w:type="paragraph" w:styleId="seetang2">
    <w:name w:val="seetang2"/>
    <w:basedOn w:val="default"/>
    <w:qFormat/>
    <w:pPr>
      <w:spacing w:lineRule="atLeast" w:line="200" w:before="0" w:after="0"/>
    </w:pPr>
    <w:rPr>
      <w:rFonts w:ascii="Mangal" w:hAnsi="Mangal"/>
      <w:color w:val="auto"/>
      <w:kern w:val="2"/>
      <w:sz w:val="36"/>
    </w:rPr>
  </w:style>
  <w:style w:type="paragraph" w:styleId="seetang3">
    <w:name w:val="seetang3"/>
    <w:basedOn w:val="default"/>
    <w:qFormat/>
    <w:pPr>
      <w:spacing w:lineRule="atLeast" w:line="200" w:before="0" w:after="0"/>
    </w:pPr>
    <w:rPr>
      <w:rFonts w:ascii="Mangal" w:hAnsi="Mangal"/>
      <w:color w:val="auto"/>
      <w:kern w:val="2"/>
      <w:sz w:val="36"/>
    </w:rPr>
  </w:style>
  <w:style w:type="paragraph" w:styleId="lightblue1">
    <w:name w:val="lightblue1"/>
    <w:basedOn w:val="default"/>
    <w:qFormat/>
    <w:pPr>
      <w:spacing w:lineRule="atLeast" w:line="200" w:before="0" w:after="0"/>
    </w:pPr>
    <w:rPr>
      <w:rFonts w:ascii="Mangal" w:hAnsi="Mangal"/>
      <w:color w:val="auto"/>
      <w:kern w:val="2"/>
      <w:sz w:val="36"/>
    </w:rPr>
  </w:style>
  <w:style w:type="paragraph" w:styleId="lightblue2">
    <w:name w:val="lightblue2"/>
    <w:basedOn w:val="default"/>
    <w:qFormat/>
    <w:pPr>
      <w:spacing w:lineRule="atLeast" w:line="200" w:before="0" w:after="0"/>
    </w:pPr>
    <w:rPr>
      <w:rFonts w:ascii="Mangal" w:hAnsi="Mangal"/>
      <w:color w:val="auto"/>
      <w:kern w:val="2"/>
      <w:sz w:val="36"/>
    </w:rPr>
  </w:style>
  <w:style w:type="paragraph" w:styleId="lightblue3">
    <w:name w:val="lightblue3"/>
    <w:basedOn w:val="default"/>
    <w:qFormat/>
    <w:pPr>
      <w:spacing w:lineRule="atLeast" w:line="200" w:before="0" w:after="0"/>
    </w:pPr>
    <w:rPr>
      <w:rFonts w:ascii="Mangal" w:hAnsi="Mangal"/>
      <w:color w:val="auto"/>
      <w:kern w:val="2"/>
      <w:sz w:val="36"/>
    </w:rPr>
  </w:style>
  <w:style w:type="paragraph" w:styleId="yellow1">
    <w:name w:val="yellow1"/>
    <w:basedOn w:val="default"/>
    <w:qFormat/>
    <w:pPr>
      <w:spacing w:lineRule="atLeast" w:line="200" w:before="0" w:after="0"/>
    </w:pPr>
    <w:rPr>
      <w:rFonts w:ascii="Mangal" w:hAnsi="Mangal"/>
      <w:color w:val="auto"/>
      <w:kern w:val="2"/>
      <w:sz w:val="36"/>
    </w:rPr>
  </w:style>
  <w:style w:type="paragraph" w:styleId="yellow2">
    <w:name w:val="yellow2"/>
    <w:basedOn w:val="default"/>
    <w:qFormat/>
    <w:pPr>
      <w:spacing w:lineRule="atLeast" w:line="200" w:before="0" w:after="0"/>
    </w:pPr>
    <w:rPr>
      <w:rFonts w:ascii="Mangal" w:hAnsi="Mangal"/>
      <w:color w:val="auto"/>
      <w:kern w:val="2"/>
      <w:sz w:val="36"/>
    </w:rPr>
  </w:style>
  <w:style w:type="paragraph" w:styleId="yellow3">
    <w:name w:val="yellow3"/>
    <w:basedOn w:val="default"/>
    <w:qFormat/>
    <w:pPr>
      <w:spacing w:lineRule="atLeast" w:line="200" w:before="0" w:after="0"/>
    </w:pPr>
    <w:rPr>
      <w:rFonts w:ascii="Mangal" w:hAnsi="Mangal"/>
      <w:color w:val="auto"/>
      <w:kern w:val="2"/>
      <w:sz w:val="36"/>
    </w:rPr>
  </w:style>
  <w:style w:type="paragraph" w:styleId="Objetosdoplanodefundo">
    <w:name w:val="Objetos do plano de fundo"/>
    <w:qFormat/>
    <w:pPr>
      <w:widowControl/>
      <w:kinsoku w:val="true"/>
      <w:overflowPunct w:val="true"/>
      <w:autoSpaceDE w:val="true"/>
      <w:bidi w:val="0"/>
    </w:pPr>
    <w:rPr>
      <w:rFonts w:ascii="Liberation Serif" w:hAnsi="Liberation Serif" w:eastAsia="Tahoma" w:cs="Calibri Light"/>
      <w:color w:val="auto"/>
      <w:kern w:val="2"/>
      <w:sz w:val="24"/>
      <w:szCs w:val="24"/>
      <w:lang w:val="pt-BR" w:eastAsia="zh-CN" w:bidi="hi-IN"/>
    </w:rPr>
  </w:style>
  <w:style w:type="paragraph" w:styleId="Planodefundo">
    <w:name w:val="Plano de fundo"/>
    <w:qFormat/>
    <w:pPr>
      <w:widowControl/>
      <w:kinsoku w:val="true"/>
      <w:overflowPunct w:val="true"/>
      <w:autoSpaceDE w:val="true"/>
      <w:bidi w:val="0"/>
    </w:pPr>
    <w:rPr>
      <w:rFonts w:ascii="Liberation Serif" w:hAnsi="Liberation Serif" w:eastAsia="Tahoma" w:cs="Calibri Light"/>
      <w:color w:val="auto"/>
      <w:kern w:val="2"/>
      <w:sz w:val="24"/>
      <w:szCs w:val="24"/>
      <w:lang w:val="pt-BR" w:eastAsia="zh-CN" w:bidi="hi-IN"/>
    </w:rPr>
  </w:style>
  <w:style w:type="paragraph" w:styleId="Notas">
    <w:name w:val="Notas"/>
    <w:qFormat/>
    <w:pPr>
      <w:widowControl/>
      <w:kinsoku w:val="true"/>
      <w:overflowPunct w:val="true"/>
      <w:autoSpaceDE w:val="true"/>
      <w:bidi w:val="0"/>
      <w:ind w:hanging="340" w:left="340" w:right="0"/>
    </w:pPr>
    <w:rPr>
      <w:rFonts w:ascii="Mangal" w:hAnsi="Mangal" w:eastAsia="Tahoma" w:cs="Calibri Light"/>
      <w:b w:val="false"/>
      <w:i w:val="false"/>
      <w:strike w:val="false"/>
      <w:dstrike w:val="false"/>
      <w:outline w:val="false"/>
      <w:shadow w:val="false"/>
      <w:color w:val="auto"/>
      <w:kern w:val="2"/>
      <w:sz w:val="40"/>
      <w:szCs w:val="24"/>
      <w:u w:val="none"/>
      <w:em w:val="none"/>
      <w:lang w:val="pt-BR" w:eastAsia="zh-CN" w:bidi="hi-IN"/>
    </w:rPr>
  </w:style>
  <w:style w:type="paragraph" w:styleId="Estruturadetpicos1">
    <w:name w:val="Estrutura de tópicos 1"/>
    <w:qFormat/>
    <w:pPr>
      <w:widowControl/>
      <w:kinsoku w:val="true"/>
      <w:overflowPunct w:val="true"/>
      <w:autoSpaceDE w:val="true"/>
      <w:bidi w:val="0"/>
      <w:spacing w:lineRule="auto" w:line="216" w:before="283" w:after="0"/>
      <w:jc w:val="left"/>
    </w:pPr>
    <w:rPr>
      <w:rFonts w:ascii="Mangal" w:hAnsi="Mangal" w:eastAsia="Tahoma" w:cs="Calibri Light"/>
      <w:b w:val="false"/>
      <w:i w:val="false"/>
      <w:strike w:val="false"/>
      <w:dstrike w:val="false"/>
      <w:outline w:val="false"/>
      <w:shadow w:val="false"/>
      <w:color w:val="000000"/>
      <w:spacing w:val="0"/>
      <w:kern w:val="2"/>
      <w:sz w:val="56"/>
      <w:szCs w:val="24"/>
      <w:u w:val="none"/>
      <w:em w:val="none"/>
      <w:lang w:val="pt-BR" w:eastAsia="zh-CN" w:bidi="hi-IN"/>
    </w:rPr>
  </w:style>
  <w:style w:type="paragraph" w:styleId="Estruturadetpicos2">
    <w:name w:val="Estrutura de tópicos 2"/>
    <w:basedOn w:val="Estruturadetpicos1"/>
    <w:qFormat/>
    <w:pPr>
      <w:bidi w:val="0"/>
      <w:spacing w:lineRule="auto" w:line="216" w:before="22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Estruturadetpicos3">
    <w:name w:val="Estrutura de tópicos 3"/>
    <w:basedOn w:val="Estruturadetpicos2"/>
    <w:qFormat/>
    <w:pPr>
      <w:bidi w:val="0"/>
      <w:spacing w:lineRule="auto" w:line="216" w:before="170" w:after="0"/>
      <w:jc w:val="left"/>
    </w:pPr>
    <w:rPr>
      <w:rFonts w:ascii="Mangal" w:hAnsi="Mangal"/>
      <w:b w:val="false"/>
      <w:i w:val="false"/>
      <w:strike w:val="false"/>
      <w:dstrike w:val="false"/>
      <w:outline w:val="false"/>
      <w:shadow w:val="false"/>
      <w:color w:val="000000"/>
      <w:spacing w:val="0"/>
      <w:kern w:val="2"/>
      <w:sz w:val="36"/>
      <w:u w:val="none"/>
      <w:em w:val="none"/>
    </w:rPr>
  </w:style>
  <w:style w:type="paragraph" w:styleId="Estruturadetpicos4">
    <w:name w:val="Estrutura de tópicos 4"/>
    <w:basedOn w:val="Estruturadetpicos3"/>
    <w:qFormat/>
    <w:pPr>
      <w:bidi w:val="0"/>
      <w:spacing w:lineRule="auto" w:line="216" w:before="113" w:after="0"/>
      <w:jc w:val="left"/>
    </w:pPr>
    <w:rPr>
      <w:rFonts w:ascii="Mangal" w:hAnsi="Mangal"/>
      <w:b w:val="false"/>
      <w:i w:val="false"/>
      <w:strike w:val="false"/>
      <w:dstrike w:val="false"/>
      <w:outline w:val="false"/>
      <w:shadow w:val="false"/>
      <w:color w:val="000000"/>
      <w:spacing w:val="0"/>
      <w:kern w:val="2"/>
      <w:sz w:val="36"/>
      <w:u w:val="none"/>
      <w:em w:val="none"/>
    </w:rPr>
  </w:style>
  <w:style w:type="paragraph" w:styleId="Estruturadetpicos5">
    <w:name w:val="Estrutura de tópicos 5"/>
    <w:basedOn w:val="Estruturadetpicos4"/>
    <w:qFormat/>
    <w:pPr>
      <w:bidi w:val="0"/>
      <w:spacing w:lineRule="auto" w:line="216" w:before="5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Estruturadetpicos6">
    <w:name w:val="Estrutura de tópicos 6"/>
    <w:basedOn w:val="Estruturadetpicos5"/>
    <w:qFormat/>
    <w:pPr>
      <w:bidi w:val="0"/>
      <w:spacing w:lineRule="auto" w:line="216" w:before="5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Estruturadetpicos7">
    <w:name w:val="Estrutura de tópicos 7"/>
    <w:basedOn w:val="Estruturadetpicos6"/>
    <w:qFormat/>
    <w:pPr>
      <w:bidi w:val="0"/>
      <w:spacing w:lineRule="auto" w:line="216" w:before="5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Estruturadetpicos8">
    <w:name w:val="Estrutura de tópicos 8"/>
    <w:basedOn w:val="Estruturadetpicos7"/>
    <w:qFormat/>
    <w:pPr>
      <w:bidi w:val="0"/>
      <w:spacing w:lineRule="auto" w:line="216" w:before="5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Estruturadetpicos9">
    <w:name w:val="Estrutura de tópicos 9"/>
    <w:basedOn w:val="Estruturadetpicos8"/>
    <w:qFormat/>
    <w:pPr>
      <w:bidi w:val="0"/>
      <w:spacing w:lineRule="auto" w:line="216" w:before="5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TtuloecontedoLTGliederung1">
    <w:name w:val="Título e conteúdo~LT~Gliederung 1"/>
    <w:qFormat/>
    <w:pPr>
      <w:widowControl/>
      <w:kinsoku w:val="true"/>
      <w:overflowPunct w:val="true"/>
      <w:autoSpaceDE w:val="true"/>
      <w:bidi w:val="0"/>
      <w:spacing w:lineRule="auto" w:line="216" w:before="283" w:after="0"/>
      <w:jc w:val="left"/>
    </w:pPr>
    <w:rPr>
      <w:rFonts w:ascii="Mangal" w:hAnsi="Mangal" w:eastAsia="Tahoma" w:cs="Calibri Light"/>
      <w:b w:val="false"/>
      <w:i w:val="false"/>
      <w:strike w:val="false"/>
      <w:dstrike w:val="false"/>
      <w:outline w:val="false"/>
      <w:shadow w:val="false"/>
      <w:color w:val="000000"/>
      <w:spacing w:val="0"/>
      <w:kern w:val="2"/>
      <w:sz w:val="56"/>
      <w:szCs w:val="24"/>
      <w:u w:val="none"/>
      <w:em w:val="none"/>
      <w:lang w:val="pt-BR" w:eastAsia="zh-CN" w:bidi="hi-IN"/>
    </w:rPr>
  </w:style>
  <w:style w:type="paragraph" w:styleId="TtuloecontedoLTGliederung2">
    <w:name w:val="Título e conteúdo~LT~Gliederung 2"/>
    <w:basedOn w:val="TtuloecontedoLTGliederung1"/>
    <w:qFormat/>
    <w:pPr>
      <w:bidi w:val="0"/>
      <w:spacing w:lineRule="auto" w:line="216" w:before="22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TtuloecontedoLTGliederung3">
    <w:name w:val="Título e conteúdo~LT~Gliederung 3"/>
    <w:basedOn w:val="TtuloecontedoLTGliederung2"/>
    <w:qFormat/>
    <w:pPr>
      <w:bidi w:val="0"/>
      <w:spacing w:lineRule="auto" w:line="216" w:before="170" w:after="0"/>
      <w:jc w:val="left"/>
    </w:pPr>
    <w:rPr>
      <w:rFonts w:ascii="Mangal" w:hAnsi="Mangal"/>
      <w:b w:val="false"/>
      <w:i w:val="false"/>
      <w:strike w:val="false"/>
      <w:dstrike w:val="false"/>
      <w:outline w:val="false"/>
      <w:shadow w:val="false"/>
      <w:color w:val="000000"/>
      <w:spacing w:val="0"/>
      <w:kern w:val="2"/>
      <w:sz w:val="36"/>
      <w:u w:val="none"/>
      <w:em w:val="none"/>
    </w:rPr>
  </w:style>
  <w:style w:type="paragraph" w:styleId="TtuloecontedoLTGliederung4">
    <w:name w:val="Título e conteúdo~LT~Gliederung 4"/>
    <w:basedOn w:val="TtuloecontedoLTGliederung3"/>
    <w:qFormat/>
    <w:pPr>
      <w:bidi w:val="0"/>
      <w:spacing w:lineRule="auto" w:line="216" w:before="113" w:after="0"/>
      <w:jc w:val="left"/>
    </w:pPr>
    <w:rPr>
      <w:rFonts w:ascii="Mangal" w:hAnsi="Mangal"/>
      <w:b w:val="false"/>
      <w:i w:val="false"/>
      <w:strike w:val="false"/>
      <w:dstrike w:val="false"/>
      <w:outline w:val="false"/>
      <w:shadow w:val="false"/>
      <w:color w:val="000000"/>
      <w:spacing w:val="0"/>
      <w:kern w:val="2"/>
      <w:sz w:val="36"/>
      <w:u w:val="none"/>
      <w:em w:val="none"/>
    </w:rPr>
  </w:style>
  <w:style w:type="paragraph" w:styleId="TtuloecontedoLTGliederung5">
    <w:name w:val="Título e conteúdo~LT~Gliederung 5"/>
    <w:basedOn w:val="TtuloecontedoLTGliederung4"/>
    <w:qFormat/>
    <w:pPr>
      <w:bidi w:val="0"/>
      <w:spacing w:lineRule="auto" w:line="216" w:before="5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TtuloecontedoLTGliederung6">
    <w:name w:val="Título e conteúdo~LT~Gliederung 6"/>
    <w:basedOn w:val="TtuloecontedoLTGliederung5"/>
    <w:qFormat/>
    <w:pPr>
      <w:bidi w:val="0"/>
      <w:spacing w:lineRule="auto" w:line="216" w:before="5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TtuloecontedoLTGliederung7">
    <w:name w:val="Título e conteúdo~LT~Gliederung 7"/>
    <w:basedOn w:val="TtuloecontedoLTGliederung6"/>
    <w:qFormat/>
    <w:pPr>
      <w:bidi w:val="0"/>
      <w:spacing w:lineRule="auto" w:line="216" w:before="5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TtuloecontedoLTGliederung8">
    <w:name w:val="Título e conteúdo~LT~Gliederung 8"/>
    <w:basedOn w:val="TtuloecontedoLTGliederung7"/>
    <w:qFormat/>
    <w:pPr>
      <w:bidi w:val="0"/>
      <w:spacing w:lineRule="auto" w:line="216" w:before="5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TtuloecontedoLTGliederung9">
    <w:name w:val="Título e conteúdo~LT~Gliederung 9"/>
    <w:basedOn w:val="TtuloecontedoLTGliederung8"/>
    <w:qFormat/>
    <w:pPr>
      <w:bidi w:val="0"/>
      <w:spacing w:lineRule="auto" w:line="216" w:before="5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TtuloecontedoLTTitel">
    <w:name w:val="Título e conteúdo~LT~Titel"/>
    <w:qFormat/>
    <w:pPr>
      <w:widowControl/>
      <w:kinsoku w:val="true"/>
      <w:overflowPunct w:val="true"/>
      <w:autoSpaceDE w:val="true"/>
      <w:bidi w:val="0"/>
      <w:spacing w:lineRule="atLeast" w:line="200"/>
      <w:jc w:val="left"/>
    </w:pPr>
    <w:rPr>
      <w:rFonts w:ascii="Mangal" w:hAnsi="Mangal" w:eastAsia="Tahoma" w:cs="Calibri Light"/>
      <w:b w:val="false"/>
      <w:i w:val="false"/>
      <w:strike w:val="false"/>
      <w:dstrike w:val="false"/>
      <w:outline w:val="false"/>
      <w:shadow w:val="false"/>
      <w:color w:val="000000"/>
      <w:spacing w:val="0"/>
      <w:kern w:val="2"/>
      <w:sz w:val="36"/>
      <w:szCs w:val="24"/>
      <w:u w:val="none"/>
      <w:em w:val="none"/>
      <w:lang w:val="pt-BR" w:eastAsia="zh-CN" w:bidi="hi-IN"/>
    </w:rPr>
  </w:style>
  <w:style w:type="paragraph" w:styleId="TtuloecontedoLTUntertitel">
    <w:name w:val="Título e conteúdo~LT~Untertitel"/>
    <w:qFormat/>
    <w:pPr>
      <w:widowControl/>
      <w:kinsoku w:val="true"/>
      <w:overflowPunct w:val="true"/>
      <w:autoSpaceDE w:val="true"/>
      <w:bidi w:val="0"/>
      <w:jc w:val="center"/>
    </w:pPr>
    <w:rPr>
      <w:rFonts w:ascii="Mangal" w:hAnsi="Mangal" w:eastAsia="Tahoma" w:cs="Calibri Light"/>
      <w:b w:val="false"/>
      <w:i w:val="false"/>
      <w:strike w:val="false"/>
      <w:dstrike w:val="false"/>
      <w:outline w:val="false"/>
      <w:shadow w:val="false"/>
      <w:color w:val="auto"/>
      <w:kern w:val="2"/>
      <w:sz w:val="64"/>
      <w:szCs w:val="24"/>
      <w:u w:val="none"/>
      <w:em w:val="none"/>
      <w:lang w:val="pt-BR" w:eastAsia="zh-CN" w:bidi="hi-IN"/>
    </w:rPr>
  </w:style>
  <w:style w:type="paragraph" w:styleId="TtuloecontedoLTNotizen">
    <w:name w:val="Título e conteúdo~LT~Notizen"/>
    <w:qFormat/>
    <w:pPr>
      <w:widowControl/>
      <w:kinsoku w:val="true"/>
      <w:overflowPunct w:val="true"/>
      <w:autoSpaceDE w:val="true"/>
      <w:bidi w:val="0"/>
      <w:ind w:hanging="340" w:left="340" w:right="0"/>
    </w:pPr>
    <w:rPr>
      <w:rFonts w:ascii="Mangal" w:hAnsi="Mangal" w:eastAsia="Tahoma" w:cs="Calibri Light"/>
      <w:b w:val="false"/>
      <w:i w:val="false"/>
      <w:strike w:val="false"/>
      <w:dstrike w:val="false"/>
      <w:outline w:val="false"/>
      <w:shadow w:val="false"/>
      <w:color w:val="auto"/>
      <w:kern w:val="2"/>
      <w:sz w:val="40"/>
      <w:szCs w:val="24"/>
      <w:u w:val="none"/>
      <w:em w:val="none"/>
      <w:lang w:val="pt-BR" w:eastAsia="zh-CN" w:bidi="hi-IN"/>
    </w:rPr>
  </w:style>
  <w:style w:type="paragraph" w:styleId="TtuloecontedoLTHintergrundobjekte">
    <w:name w:val="Título e conteúdo~LT~Hintergrundobjekte"/>
    <w:qFormat/>
    <w:pPr>
      <w:widowControl/>
      <w:kinsoku w:val="true"/>
      <w:overflowPunct w:val="true"/>
      <w:autoSpaceDE w:val="true"/>
      <w:bidi w:val="0"/>
    </w:pPr>
    <w:rPr>
      <w:rFonts w:ascii="Liberation Serif" w:hAnsi="Liberation Serif" w:eastAsia="Tahoma" w:cs="Calibri Light"/>
      <w:color w:val="auto"/>
      <w:kern w:val="2"/>
      <w:sz w:val="24"/>
      <w:szCs w:val="24"/>
      <w:lang w:val="pt-BR" w:eastAsia="zh-CN" w:bidi="hi-IN"/>
    </w:rPr>
  </w:style>
  <w:style w:type="paragraph" w:styleId="TtuloecontedoLTHintergrund">
    <w:name w:val="Título e conteúdo~LT~Hintergrund"/>
    <w:qFormat/>
    <w:pPr>
      <w:widowControl/>
      <w:kinsoku w:val="true"/>
      <w:overflowPunct w:val="true"/>
      <w:autoSpaceDE w:val="true"/>
      <w:bidi w:val="0"/>
    </w:pPr>
    <w:rPr>
      <w:rFonts w:ascii="Liberation Serif" w:hAnsi="Liberation Serif" w:eastAsia="Tahoma" w:cs="Calibri Light"/>
      <w:color w:val="auto"/>
      <w:kern w:val="2"/>
      <w:sz w:val="24"/>
      <w:szCs w:val="24"/>
      <w:lang w:val="pt-BR" w:eastAsia="zh-CN" w:bidi="hi-IN"/>
    </w:rPr>
  </w:style>
  <w:style w:type="paragraph" w:styleId="SomentettuloLTGliederung1">
    <w:name w:val="Somente título~LT~Gliederung 1"/>
    <w:qFormat/>
    <w:pPr>
      <w:widowControl/>
      <w:kinsoku w:val="true"/>
      <w:overflowPunct w:val="true"/>
      <w:autoSpaceDE w:val="true"/>
      <w:bidi w:val="0"/>
      <w:spacing w:lineRule="auto" w:line="216" w:before="283" w:after="0"/>
      <w:jc w:val="left"/>
    </w:pPr>
    <w:rPr>
      <w:rFonts w:ascii="Mangal" w:hAnsi="Mangal" w:eastAsia="Tahoma" w:cs="Calibri Light"/>
      <w:b w:val="false"/>
      <w:i w:val="false"/>
      <w:strike w:val="false"/>
      <w:dstrike w:val="false"/>
      <w:outline w:val="false"/>
      <w:shadow w:val="false"/>
      <w:color w:val="000000"/>
      <w:spacing w:val="0"/>
      <w:kern w:val="2"/>
      <w:sz w:val="56"/>
      <w:szCs w:val="24"/>
      <w:u w:val="none"/>
      <w:em w:val="none"/>
      <w:lang w:val="pt-BR" w:eastAsia="zh-CN" w:bidi="hi-IN"/>
    </w:rPr>
  </w:style>
  <w:style w:type="paragraph" w:styleId="SomentettuloLTGliederung2">
    <w:name w:val="Somente título~LT~Gliederung 2"/>
    <w:basedOn w:val="SomentettuloLTGliederung1"/>
    <w:qFormat/>
    <w:pPr>
      <w:bidi w:val="0"/>
      <w:spacing w:lineRule="auto" w:line="216" w:before="22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SomentettuloLTGliederung3">
    <w:name w:val="Somente título~LT~Gliederung 3"/>
    <w:basedOn w:val="SomentettuloLTGliederung2"/>
    <w:qFormat/>
    <w:pPr>
      <w:bidi w:val="0"/>
      <w:spacing w:lineRule="auto" w:line="216" w:before="170" w:after="0"/>
      <w:jc w:val="left"/>
    </w:pPr>
    <w:rPr>
      <w:rFonts w:ascii="Mangal" w:hAnsi="Mangal"/>
      <w:b w:val="false"/>
      <w:i w:val="false"/>
      <w:strike w:val="false"/>
      <w:dstrike w:val="false"/>
      <w:outline w:val="false"/>
      <w:shadow w:val="false"/>
      <w:color w:val="000000"/>
      <w:spacing w:val="0"/>
      <w:kern w:val="2"/>
      <w:sz w:val="36"/>
      <w:u w:val="none"/>
      <w:em w:val="none"/>
    </w:rPr>
  </w:style>
  <w:style w:type="paragraph" w:styleId="SomentettuloLTGliederung4">
    <w:name w:val="Somente título~LT~Gliederung 4"/>
    <w:basedOn w:val="SomentettuloLTGliederung3"/>
    <w:qFormat/>
    <w:pPr>
      <w:bidi w:val="0"/>
      <w:spacing w:lineRule="auto" w:line="216" w:before="113" w:after="0"/>
      <w:jc w:val="left"/>
    </w:pPr>
    <w:rPr>
      <w:rFonts w:ascii="Mangal" w:hAnsi="Mangal"/>
      <w:b w:val="false"/>
      <w:i w:val="false"/>
      <w:strike w:val="false"/>
      <w:dstrike w:val="false"/>
      <w:outline w:val="false"/>
      <w:shadow w:val="false"/>
      <w:color w:val="000000"/>
      <w:spacing w:val="0"/>
      <w:kern w:val="2"/>
      <w:sz w:val="36"/>
      <w:u w:val="none"/>
      <w:em w:val="none"/>
    </w:rPr>
  </w:style>
  <w:style w:type="paragraph" w:styleId="SomentettuloLTGliederung5">
    <w:name w:val="Somente título~LT~Gliederung 5"/>
    <w:basedOn w:val="SomentettuloLTGliederung4"/>
    <w:qFormat/>
    <w:pPr>
      <w:bidi w:val="0"/>
      <w:spacing w:lineRule="auto" w:line="216" w:before="5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SomentettuloLTGliederung6">
    <w:name w:val="Somente título~LT~Gliederung 6"/>
    <w:basedOn w:val="SomentettuloLTGliederung5"/>
    <w:qFormat/>
    <w:pPr>
      <w:bidi w:val="0"/>
      <w:spacing w:lineRule="auto" w:line="216" w:before="5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SomentettuloLTGliederung7">
    <w:name w:val="Somente título~LT~Gliederung 7"/>
    <w:basedOn w:val="SomentettuloLTGliederung6"/>
    <w:qFormat/>
    <w:pPr>
      <w:bidi w:val="0"/>
      <w:spacing w:lineRule="auto" w:line="216" w:before="5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SomentettuloLTGliederung8">
    <w:name w:val="Somente título~LT~Gliederung 8"/>
    <w:basedOn w:val="SomentettuloLTGliederung7"/>
    <w:qFormat/>
    <w:pPr>
      <w:bidi w:val="0"/>
      <w:spacing w:lineRule="auto" w:line="216" w:before="5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SomentettuloLTGliederung9">
    <w:name w:val="Somente título~LT~Gliederung 9"/>
    <w:basedOn w:val="SomentettuloLTGliederung8"/>
    <w:qFormat/>
    <w:pPr>
      <w:bidi w:val="0"/>
      <w:spacing w:lineRule="auto" w:line="216" w:before="57" w:after="0"/>
      <w:jc w:val="left"/>
    </w:pPr>
    <w:rPr>
      <w:rFonts w:ascii="Mangal" w:hAnsi="Mangal"/>
      <w:b w:val="false"/>
      <w:i w:val="false"/>
      <w:strike w:val="false"/>
      <w:dstrike w:val="false"/>
      <w:outline w:val="false"/>
      <w:shadow w:val="false"/>
      <w:color w:val="000000"/>
      <w:spacing w:val="0"/>
      <w:kern w:val="2"/>
      <w:sz w:val="40"/>
      <w:u w:val="none"/>
      <w:em w:val="none"/>
    </w:rPr>
  </w:style>
  <w:style w:type="paragraph" w:styleId="SomentettuloLTTitel">
    <w:name w:val="Somente título~LT~Titel"/>
    <w:qFormat/>
    <w:pPr>
      <w:widowControl/>
      <w:kinsoku w:val="true"/>
      <w:overflowPunct w:val="true"/>
      <w:autoSpaceDE w:val="true"/>
      <w:bidi w:val="0"/>
      <w:spacing w:lineRule="atLeast" w:line="200"/>
      <w:jc w:val="left"/>
    </w:pPr>
    <w:rPr>
      <w:rFonts w:ascii="Mangal" w:hAnsi="Mangal" w:eastAsia="Tahoma" w:cs="Calibri Light"/>
      <w:b w:val="false"/>
      <w:i w:val="false"/>
      <w:strike w:val="false"/>
      <w:dstrike w:val="false"/>
      <w:outline w:val="false"/>
      <w:shadow w:val="false"/>
      <w:color w:val="000000"/>
      <w:spacing w:val="0"/>
      <w:kern w:val="2"/>
      <w:sz w:val="36"/>
      <w:szCs w:val="24"/>
      <w:u w:val="none"/>
      <w:em w:val="none"/>
      <w:lang w:val="pt-BR" w:eastAsia="zh-CN" w:bidi="hi-IN"/>
    </w:rPr>
  </w:style>
  <w:style w:type="paragraph" w:styleId="SomentettuloLTUntertitel">
    <w:name w:val="Somente título~LT~Untertitel"/>
    <w:qFormat/>
    <w:pPr>
      <w:widowControl/>
      <w:kinsoku w:val="true"/>
      <w:overflowPunct w:val="true"/>
      <w:autoSpaceDE w:val="true"/>
      <w:bidi w:val="0"/>
      <w:jc w:val="center"/>
    </w:pPr>
    <w:rPr>
      <w:rFonts w:ascii="Mangal" w:hAnsi="Mangal" w:eastAsia="Tahoma" w:cs="Calibri Light"/>
      <w:b w:val="false"/>
      <w:i w:val="false"/>
      <w:strike w:val="false"/>
      <w:dstrike w:val="false"/>
      <w:outline w:val="false"/>
      <w:shadow w:val="false"/>
      <w:color w:val="auto"/>
      <w:kern w:val="2"/>
      <w:sz w:val="64"/>
      <w:szCs w:val="24"/>
      <w:u w:val="none"/>
      <w:em w:val="none"/>
      <w:lang w:val="pt-BR" w:eastAsia="zh-CN" w:bidi="hi-IN"/>
    </w:rPr>
  </w:style>
  <w:style w:type="paragraph" w:styleId="SomentettuloLTNotizen">
    <w:name w:val="Somente título~LT~Notizen"/>
    <w:qFormat/>
    <w:pPr>
      <w:widowControl/>
      <w:kinsoku w:val="true"/>
      <w:overflowPunct w:val="true"/>
      <w:autoSpaceDE w:val="true"/>
      <w:bidi w:val="0"/>
      <w:ind w:hanging="340" w:left="340" w:right="0"/>
    </w:pPr>
    <w:rPr>
      <w:rFonts w:ascii="Mangal" w:hAnsi="Mangal" w:eastAsia="Tahoma" w:cs="Calibri Light"/>
      <w:b w:val="false"/>
      <w:i w:val="false"/>
      <w:strike w:val="false"/>
      <w:dstrike w:val="false"/>
      <w:outline w:val="false"/>
      <w:shadow w:val="false"/>
      <w:color w:val="auto"/>
      <w:kern w:val="2"/>
      <w:sz w:val="40"/>
      <w:szCs w:val="24"/>
      <w:u w:val="none"/>
      <w:em w:val="none"/>
      <w:lang w:val="pt-BR" w:eastAsia="zh-CN" w:bidi="hi-IN"/>
    </w:rPr>
  </w:style>
  <w:style w:type="paragraph" w:styleId="SomentettuloLTHintergrundobjekte">
    <w:name w:val="Somente título~LT~Hintergrundobjekte"/>
    <w:qFormat/>
    <w:pPr>
      <w:widowControl/>
      <w:kinsoku w:val="true"/>
      <w:overflowPunct w:val="true"/>
      <w:autoSpaceDE w:val="true"/>
      <w:bidi w:val="0"/>
    </w:pPr>
    <w:rPr>
      <w:rFonts w:ascii="Liberation Serif" w:hAnsi="Liberation Serif" w:eastAsia="Tahoma" w:cs="Calibri Light"/>
      <w:color w:val="auto"/>
      <w:kern w:val="2"/>
      <w:sz w:val="24"/>
      <w:szCs w:val="24"/>
      <w:lang w:val="pt-BR" w:eastAsia="zh-CN" w:bidi="hi-IN"/>
    </w:rPr>
  </w:style>
  <w:style w:type="paragraph" w:styleId="SomentettuloLTHintergrund">
    <w:name w:val="Somente título~LT~Hintergrund"/>
    <w:qFormat/>
    <w:pPr>
      <w:widowControl/>
      <w:kinsoku w:val="true"/>
      <w:overflowPunct w:val="true"/>
      <w:autoSpaceDE w:val="true"/>
      <w:bidi w:val="0"/>
    </w:pPr>
    <w:rPr>
      <w:rFonts w:ascii="Liberation Serif" w:hAnsi="Liberation Serif" w:eastAsia="Tahoma" w:cs="Calibri Light"/>
      <w:color w:val="auto"/>
      <w:kern w:val="2"/>
      <w:sz w:val="24"/>
      <w:szCs w:val="24"/>
      <w:lang w:val="pt-BR" w:eastAsia="zh-CN" w:bidi="hi-IN"/>
    </w:rPr>
  </w:style>
  <w:style w:type="paragraph" w:styleId="Subtitle">
    <w:name w:val="Subtitle"/>
    <w:basedOn w:val="Ttulo"/>
    <w:next w:val="BodyText"/>
    <w:qFormat/>
    <w:pPr>
      <w:spacing w:before="60" w:after="120"/>
      <w:jc w:val="center"/>
    </w:pPr>
    <w:rPr>
      <w:sz w:val="36"/>
      <w:szCs w:val="36"/>
    </w:rPr>
  </w:style>
  <w:style w:type="paragraph" w:styleId="Title">
    <w:name w:val="Title"/>
    <w:basedOn w:val="Ttulo"/>
    <w:next w:val="BodyText"/>
    <w:qFormat/>
    <w:pPr>
      <w:jc w:val="center"/>
    </w:pPr>
    <w:rPr>
      <w:b/>
      <w:bCs/>
      <w:sz w:val="56"/>
      <w:szCs w:val="56"/>
    </w:rPr>
  </w:style>
  <w:style w:type="paragraph" w:styleId="IndexHeading">
    <w:name w:val="index heading"/>
    <w:basedOn w:val="Ttulo"/>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ndice"/>
    <w:pPr>
      <w:tabs>
        <w:tab w:val="right" w:pos="9638" w:leader="dot"/>
      </w:tabs>
      <w:ind w:hanging="0" w:left="0"/>
    </w:pPr>
    <w:rPr/>
  </w:style>
  <w:style w:type="paragraph" w:styleId="TOC2">
    <w:name w:val="toc 2"/>
    <w:basedOn w:val="ndice"/>
    <w:pPr>
      <w:tabs>
        <w:tab w:val="right" w:pos="9355" w:leader="dot"/>
      </w:tabs>
      <w:ind w:hanging="0" w:left="283"/>
    </w:pPr>
    <w:rPr/>
  </w:style>
  <w:style w:type="paragraph" w:styleId="Cabealhoerodap">
    <w:name w:val="Cabeçalho e rodapé"/>
    <w:basedOn w:val="Normal"/>
    <w:qFormat/>
    <w:pPr>
      <w:suppressLineNumbers/>
      <w:tabs>
        <w:tab w:val="center" w:pos="4819" w:leader="none"/>
        <w:tab w:val="right" w:pos="9638" w:leader="none"/>
      </w:tabs>
    </w:pPr>
    <w:rPr/>
  </w:style>
  <w:style w:type="paragraph" w:styleId="Footer">
    <w:name w:val="footer"/>
    <w:basedOn w:val="Cabealhoerodap"/>
    <w:pPr>
      <w:suppressLineNumbers/>
    </w:pPr>
    <w:rPr/>
  </w:style>
  <w:style w:type="paragraph" w:styleId="FootnoteText">
    <w:name w:val="footnote text"/>
    <w:basedOn w:val="Normal"/>
    <w:pPr>
      <w:suppressLineNumbers/>
      <w:ind w:hanging="340" w:left="340"/>
    </w:pPr>
    <w:rPr>
      <w:sz w:val="20"/>
      <w:szCs w:val="20"/>
    </w:rPr>
  </w:style>
  <w:style w:type="paragraph" w:styleId="Bibliografia1">
    <w:name w:val="Bibliografia 1"/>
    <w:basedOn w:val="ndice"/>
    <w:qFormat/>
    <w:pPr>
      <w:tabs>
        <w:tab w:val="left" w:pos="264" w:leader="none"/>
      </w:tabs>
      <w:spacing w:lineRule="atLeast" w:line="240" w:before="0" w:after="240"/>
      <w:ind w:hanging="264" w:left="264"/>
    </w:pPr>
    <w:rPr/>
  </w:style>
  <w:style w:type="paragraph" w:styleId="Desenho">
    <w:name w:val="Desenho"/>
    <w:basedOn w:val="Caption"/>
    <w:qFormat/>
    <w:pPr/>
    <w:rPr/>
  </w:style>
  <w:style w:type="paragraph" w:styleId="Ttulodondicedefiguras">
    <w:name w:val="Título do índice de figuras"/>
    <w:basedOn w:val="IndexHeading"/>
    <w:qFormat/>
    <w:pPr>
      <w:suppressLineNumbers/>
      <w:ind w:hanging="0" w:left="0"/>
    </w:pPr>
    <w:rPr>
      <w:b/>
      <w:bCs/>
      <w:sz w:val="32"/>
      <w:szCs w:val="32"/>
    </w:rPr>
  </w:style>
  <w:style w:type="paragraph" w:styleId="TableofFigures">
    <w:name w:val="table of figures"/>
    <w:basedOn w:val="ndice"/>
    <w:pPr>
      <w:tabs>
        <w:tab w:val="right" w:pos="9638" w:leader="dot"/>
      </w:tabs>
      <w:ind w:hanging="0" w:left="0"/>
    </w:pPr>
    <w:rPr/>
  </w:style>
  <w:style w:type="paragraph" w:styleId="Header">
    <w:name w:val="header"/>
    <w:basedOn w:val="Cabealhoerodap"/>
    <w:pPr>
      <w:suppressLineNumbers/>
    </w:pPr>
    <w:rPr/>
  </w:style>
  <w:style w:type="paragraph" w:styleId="Contedodoquadro">
    <w:name w:val="Conteúdo do quadro"/>
    <w:basedOn w:val="Normal"/>
    <w:qFormat/>
    <w:pPr/>
    <w:rPr/>
  </w:style>
  <w:style w:type="paragraph" w:styleId="Blocodecitao">
    <w:name w:val="Bloco de citação"/>
    <w:basedOn w:val="Normal"/>
    <w:qFormat/>
    <w:pPr>
      <w:spacing w:before="0" w:after="283"/>
      <w:ind w:hanging="0" w:left="567" w:right="567"/>
    </w:pPr>
    <w:rPr/>
  </w:style>
  <w:style w:type="paragraph" w:styleId="TOC5">
    <w:name w:val="toc 5"/>
    <w:basedOn w:val="ndice"/>
    <w:pPr>
      <w:tabs>
        <w:tab w:val="right" w:pos="8493" w:leader="dot"/>
      </w:tabs>
      <w:ind w:hanging="0" w:left="1134"/>
    </w:pPr>
    <w:rPr/>
  </w:style>
  <w:style w:type="paragraph" w:styleId="bg-none">
    <w:name w:val="bg-none"/>
    <w:basedOn w:val="default"/>
    <w:qFormat/>
    <w:pPr/>
    <w:rPr>
      <w:rFonts w:ascii="Lucida Sans" w:hAnsi="Lucida Sans"/>
      <w:color w:val="auto"/>
      <w:kern w:val="2"/>
      <w:sz w:val="36"/>
    </w:rPr>
  </w:style>
  <w:style w:type="paragraph" w:styleId="gray">
    <w:name w:val="gray"/>
    <w:basedOn w:val="default"/>
    <w:qFormat/>
    <w:pPr/>
    <w:rPr>
      <w:rFonts w:ascii="Lucida Sans" w:hAnsi="Lucida Sans"/>
      <w:color w:val="auto"/>
      <w:kern w:val="2"/>
      <w:sz w:val="36"/>
    </w:rPr>
  </w:style>
  <w:style w:type="paragraph" w:styleId="dark-gray">
    <w:name w:val="dark-gray"/>
    <w:basedOn w:val="default"/>
    <w:qFormat/>
    <w:pPr/>
    <w:rPr>
      <w:rFonts w:ascii="Lucida Sans" w:hAnsi="Lucida Sans"/>
      <w:color w:val="auto"/>
      <w:kern w:val="2"/>
      <w:sz w:val="36"/>
    </w:rPr>
  </w:style>
  <w:style w:type="paragraph" w:styleId="black">
    <w:name w:val="black"/>
    <w:basedOn w:val="default"/>
    <w:qFormat/>
    <w:pPr/>
    <w:rPr>
      <w:rFonts w:ascii="Lucida Sans" w:hAnsi="Lucida Sans"/>
      <w:color w:val="FFFFFF"/>
      <w:kern w:val="2"/>
      <w:sz w:val="36"/>
    </w:rPr>
  </w:style>
  <w:style w:type="paragraph" w:styleId="black-with-border">
    <w:name w:val="black-with-border"/>
    <w:basedOn w:val="default"/>
    <w:qFormat/>
    <w:pPr/>
    <w:rPr>
      <w:rFonts w:ascii="Lucida Sans" w:hAnsi="Lucida Sans"/>
      <w:color w:val="FFFFFF"/>
      <w:kern w:val="2"/>
      <w:sz w:val="36"/>
    </w:rPr>
  </w:style>
  <w:style w:type="paragraph" w:styleId="gray-with-border">
    <w:name w:val="gray-with-border"/>
    <w:basedOn w:val="default"/>
    <w:qFormat/>
    <w:pPr/>
    <w:rPr>
      <w:rFonts w:ascii="Lucida Sans" w:hAnsi="Lucida Sans"/>
      <w:color w:val="auto"/>
      <w:kern w:val="2"/>
      <w:sz w:val="36"/>
    </w:rPr>
  </w:style>
  <w:style w:type="paragraph" w:styleId="white">
    <w:name w:val="white"/>
    <w:basedOn w:val="default"/>
    <w:qFormat/>
    <w:pPr/>
    <w:rPr>
      <w:rFonts w:ascii="Lucida Sans" w:hAnsi="Lucida Sans"/>
      <w:color w:val="auto"/>
      <w:kern w:val="2"/>
      <w:sz w:val="36"/>
    </w:rPr>
  </w:style>
  <w:style w:type="paragraph" w:styleId="white-with-border">
    <w:name w:val="white-with-border"/>
    <w:basedOn w:val="default"/>
    <w:qFormat/>
    <w:pPr/>
    <w:rPr>
      <w:rFonts w:ascii="Lucida Sans" w:hAnsi="Lucida Sans"/>
      <w:color w:val="auto"/>
      <w:kern w:val="2"/>
      <w:sz w:val="36"/>
    </w:rPr>
  </w:style>
  <w:style w:type="paragraph" w:styleId="blue-title">
    <w:name w:val="blue-title"/>
    <w:basedOn w:val="default"/>
    <w:qFormat/>
    <w:pPr/>
    <w:rPr>
      <w:rFonts w:ascii="Lucida Sans" w:hAnsi="Lucida Sans"/>
      <w:color w:val="FFFFFF"/>
      <w:kern w:val="2"/>
      <w:sz w:val="36"/>
    </w:rPr>
  </w:style>
  <w:style w:type="paragraph" w:styleId="blue-title-with-border">
    <w:name w:val="blue-title-with-border"/>
    <w:basedOn w:val="default"/>
    <w:qFormat/>
    <w:pPr/>
    <w:rPr>
      <w:rFonts w:ascii="Lucida Sans" w:hAnsi="Lucida Sans"/>
      <w:color w:val="FFFFFF"/>
      <w:kern w:val="2"/>
      <w:sz w:val="36"/>
    </w:rPr>
  </w:style>
  <w:style w:type="paragraph" w:styleId="blue-banded">
    <w:name w:val="blue-banded"/>
    <w:basedOn w:val="default"/>
    <w:qFormat/>
    <w:pPr/>
    <w:rPr>
      <w:rFonts w:ascii="Lucida Sans" w:hAnsi="Lucida Sans"/>
      <w:color w:val="auto"/>
      <w:kern w:val="2"/>
      <w:sz w:val="36"/>
    </w:rPr>
  </w:style>
  <w:style w:type="paragraph" w:styleId="blue-normal">
    <w:name w:val="blue-normal"/>
    <w:basedOn w:val="default"/>
    <w:qFormat/>
    <w:pPr/>
    <w:rPr>
      <w:rFonts w:ascii="Lucida Sans" w:hAnsi="Lucida Sans"/>
      <w:color w:val="auto"/>
      <w:kern w:val="2"/>
      <w:sz w:val="36"/>
    </w:rPr>
  </w:style>
  <w:style w:type="paragraph" w:styleId="orange-title">
    <w:name w:val="orange-title"/>
    <w:basedOn w:val="default"/>
    <w:qFormat/>
    <w:pPr/>
    <w:rPr>
      <w:rFonts w:ascii="Lucida Sans" w:hAnsi="Lucida Sans"/>
      <w:color w:val="FFFFFF"/>
      <w:kern w:val="2"/>
      <w:sz w:val="36"/>
    </w:rPr>
  </w:style>
  <w:style w:type="paragraph" w:styleId="orange-title-with-border">
    <w:name w:val="orange-title-with-border"/>
    <w:basedOn w:val="default"/>
    <w:qFormat/>
    <w:pPr/>
    <w:rPr>
      <w:rFonts w:ascii="Lucida Sans" w:hAnsi="Lucida Sans"/>
      <w:color w:val="FFFFFF"/>
      <w:kern w:val="2"/>
      <w:sz w:val="36"/>
    </w:rPr>
  </w:style>
  <w:style w:type="paragraph" w:styleId="orange-banded">
    <w:name w:val="orange-banded"/>
    <w:basedOn w:val="default"/>
    <w:qFormat/>
    <w:pPr/>
    <w:rPr>
      <w:rFonts w:ascii="Lucida Sans" w:hAnsi="Lucida Sans"/>
      <w:color w:val="auto"/>
      <w:kern w:val="2"/>
      <w:sz w:val="36"/>
    </w:rPr>
  </w:style>
  <w:style w:type="paragraph" w:styleId="orange-normal">
    <w:name w:val="orange-normal"/>
    <w:basedOn w:val="default"/>
    <w:qFormat/>
    <w:pPr/>
    <w:rPr>
      <w:rFonts w:ascii="Lucida Sans" w:hAnsi="Lucida Sans"/>
      <w:color w:val="auto"/>
      <w:kern w:val="2"/>
      <w:sz w:val="36"/>
    </w:rPr>
  </w:style>
  <w:style w:type="paragraph" w:styleId="teal-title">
    <w:name w:val="teal-title"/>
    <w:basedOn w:val="default"/>
    <w:qFormat/>
    <w:pPr/>
    <w:rPr>
      <w:rFonts w:ascii="Lucida Sans" w:hAnsi="Lucida Sans"/>
      <w:color w:val="FFFFFF"/>
      <w:kern w:val="2"/>
      <w:sz w:val="36"/>
    </w:rPr>
  </w:style>
  <w:style w:type="paragraph" w:styleId="teal-title-with-border">
    <w:name w:val="teal-title-with-border"/>
    <w:basedOn w:val="default"/>
    <w:qFormat/>
    <w:pPr/>
    <w:rPr>
      <w:rFonts w:ascii="Lucida Sans" w:hAnsi="Lucida Sans"/>
      <w:color w:val="FFFFFF"/>
      <w:kern w:val="2"/>
      <w:sz w:val="36"/>
    </w:rPr>
  </w:style>
  <w:style w:type="paragraph" w:styleId="teal-banded">
    <w:name w:val="teal-banded"/>
    <w:basedOn w:val="default"/>
    <w:qFormat/>
    <w:pPr/>
    <w:rPr>
      <w:rFonts w:ascii="Lucida Sans" w:hAnsi="Lucida Sans"/>
      <w:color w:val="auto"/>
      <w:kern w:val="2"/>
      <w:sz w:val="36"/>
    </w:rPr>
  </w:style>
  <w:style w:type="paragraph" w:styleId="teal-normal">
    <w:name w:val="teal-normal"/>
    <w:basedOn w:val="default"/>
    <w:qFormat/>
    <w:pPr/>
    <w:rPr>
      <w:rFonts w:ascii="Lucida Sans" w:hAnsi="Lucida Sans"/>
      <w:color w:val="auto"/>
      <w:kern w:val="2"/>
      <w:sz w:val="36"/>
    </w:rPr>
  </w:style>
  <w:style w:type="paragraph" w:styleId="magenta-title">
    <w:name w:val="magenta-title"/>
    <w:basedOn w:val="default"/>
    <w:qFormat/>
    <w:pPr/>
    <w:rPr>
      <w:rFonts w:ascii="Lucida Sans" w:hAnsi="Lucida Sans"/>
      <w:color w:val="FFFFFF"/>
      <w:kern w:val="2"/>
      <w:sz w:val="36"/>
    </w:rPr>
  </w:style>
  <w:style w:type="paragraph" w:styleId="magenta-title-with-border">
    <w:name w:val="magenta-title-with-border"/>
    <w:basedOn w:val="default"/>
    <w:qFormat/>
    <w:pPr/>
    <w:rPr>
      <w:rFonts w:ascii="Lucida Sans" w:hAnsi="Lucida Sans"/>
      <w:color w:val="FFFFFF"/>
      <w:kern w:val="2"/>
      <w:sz w:val="36"/>
    </w:rPr>
  </w:style>
  <w:style w:type="paragraph" w:styleId="magenta-banded">
    <w:name w:val="magenta-banded"/>
    <w:basedOn w:val="default"/>
    <w:qFormat/>
    <w:pPr/>
    <w:rPr>
      <w:rFonts w:ascii="Lucida Sans" w:hAnsi="Lucida Sans"/>
      <w:color w:val="auto"/>
      <w:kern w:val="2"/>
      <w:sz w:val="36"/>
    </w:rPr>
  </w:style>
  <w:style w:type="paragraph" w:styleId="magenta-normal">
    <w:name w:val="magenta-normal"/>
    <w:basedOn w:val="default"/>
    <w:qFormat/>
    <w:pPr/>
    <w:rPr>
      <w:rFonts w:ascii="Lucida Sans" w:hAnsi="Lucida Sans"/>
      <w:color w:val="auto"/>
      <w:kern w:val="2"/>
      <w:sz w:val="36"/>
    </w:rPr>
  </w:style>
  <w:style w:type="paragraph" w:styleId="Tpicos1">
    <w:name w:val="Tópicos 1"/>
    <w:qFormat/>
    <w:pPr>
      <w:widowControl/>
      <w:kinsoku w:val="true"/>
      <w:overflowPunct w:val="true"/>
      <w:autoSpaceDE w:val="true"/>
      <w:bidi w:val="0"/>
      <w:spacing w:lineRule="auto" w:line="216" w:before="283" w:after="0"/>
      <w:jc w:val="left"/>
    </w:pPr>
    <w:rPr>
      <w:rFonts w:ascii="Lucida Sans" w:hAnsi="Lucida Sans" w:eastAsia="Tahoma" w:cs="Liberation Sans"/>
      <w:b w:val="false"/>
      <w:i w:val="false"/>
      <w:strike w:val="false"/>
      <w:dstrike w:val="false"/>
      <w:outline w:val="false"/>
      <w:shadow w:val="false"/>
      <w:color w:val="000000"/>
      <w:spacing w:val="0"/>
      <w:kern w:val="2"/>
      <w:sz w:val="56"/>
      <w:szCs w:val="24"/>
      <w:u w:val="none"/>
      <w:em w:val="none"/>
      <w:lang w:val="pt-BR" w:eastAsia="zh-CN" w:bidi="hi-IN"/>
    </w:rPr>
  </w:style>
  <w:style w:type="paragraph" w:styleId="Tpicos2">
    <w:name w:val="Tópicos 2"/>
    <w:basedOn w:val="Tpicos1"/>
    <w:qFormat/>
    <w:pPr>
      <w:bidi w:val="0"/>
      <w:spacing w:lineRule="auto" w:line="216" w:before="227" w:after="0"/>
      <w:jc w:val="lef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picos3">
    <w:name w:val="Tópicos 3"/>
    <w:basedOn w:val="Tpicos2"/>
    <w:qFormat/>
    <w:pPr>
      <w:bidi w:val="0"/>
      <w:spacing w:lineRule="auto" w:line="216" w:before="170" w:after="0"/>
      <w:jc w:val="left"/>
    </w:pPr>
    <w:rPr>
      <w:rFonts w:ascii="Lucida Sans" w:hAnsi="Lucida Sans"/>
      <w:b w:val="false"/>
      <w:i w:val="false"/>
      <w:strike w:val="false"/>
      <w:dstrike w:val="false"/>
      <w:outline w:val="false"/>
      <w:shadow w:val="false"/>
      <w:color w:val="000000"/>
      <w:spacing w:val="0"/>
      <w:kern w:val="2"/>
      <w:sz w:val="36"/>
      <w:u w:val="none"/>
      <w:em w:val="none"/>
    </w:rPr>
  </w:style>
  <w:style w:type="paragraph" w:styleId="Tpicos4">
    <w:name w:val="Tópicos 4"/>
    <w:basedOn w:val="Tpicos3"/>
    <w:qFormat/>
    <w:pPr>
      <w:bidi w:val="0"/>
      <w:spacing w:lineRule="auto" w:line="216" w:before="113" w:after="0"/>
      <w:jc w:val="left"/>
    </w:pPr>
    <w:rPr>
      <w:rFonts w:ascii="Lucida Sans" w:hAnsi="Lucida Sans"/>
      <w:b w:val="false"/>
      <w:i w:val="false"/>
      <w:strike w:val="false"/>
      <w:dstrike w:val="false"/>
      <w:outline w:val="false"/>
      <w:shadow w:val="false"/>
      <w:color w:val="000000"/>
      <w:spacing w:val="0"/>
      <w:kern w:val="2"/>
      <w:sz w:val="36"/>
      <w:u w:val="none"/>
      <w:em w:val="none"/>
    </w:rPr>
  </w:style>
  <w:style w:type="paragraph" w:styleId="Tpicos5">
    <w:name w:val="Tópicos 5"/>
    <w:basedOn w:val="Tpicos4"/>
    <w:qFormat/>
    <w:pPr>
      <w:bidi w:val="0"/>
      <w:spacing w:lineRule="auto" w:line="216" w:before="57" w:after="0"/>
      <w:jc w:val="lef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picos6">
    <w:name w:val="Tópicos 6"/>
    <w:basedOn w:val="Tpicos5"/>
    <w:qFormat/>
    <w:pPr>
      <w:bidi w:val="0"/>
      <w:spacing w:lineRule="auto" w:line="216" w:before="57" w:after="0"/>
      <w:jc w:val="lef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picos7">
    <w:name w:val="Tópicos 7"/>
    <w:basedOn w:val="Tpicos6"/>
    <w:qFormat/>
    <w:pPr>
      <w:bidi w:val="0"/>
      <w:spacing w:lineRule="auto" w:line="216" w:before="57" w:after="0"/>
      <w:jc w:val="lef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picos8">
    <w:name w:val="Tópicos 8"/>
    <w:basedOn w:val="Tpicos7"/>
    <w:qFormat/>
    <w:pPr>
      <w:bidi w:val="0"/>
      <w:spacing w:lineRule="auto" w:line="216" w:before="57" w:after="0"/>
      <w:jc w:val="lef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picos9">
    <w:name w:val="Tópicos 9"/>
    <w:basedOn w:val="Tpicos8"/>
    <w:qFormat/>
    <w:pPr>
      <w:bidi w:val="0"/>
      <w:spacing w:lineRule="auto" w:line="216" w:before="57" w:after="0"/>
      <w:jc w:val="left"/>
    </w:pPr>
    <w:rPr>
      <w:rFonts w:ascii="Lucida Sans" w:hAnsi="Lucida Sans"/>
      <w:b w:val="false"/>
      <w:i w:val="false"/>
      <w:strike w:val="false"/>
      <w:dstrike w:val="false"/>
      <w:outline w:val="false"/>
      <w:shadow w:val="false"/>
      <w:color w:val="000000"/>
      <w:spacing w:val="0"/>
      <w:kern w:val="2"/>
      <w:sz w:val="40"/>
      <w:u w:val="none"/>
      <w:em w:val="non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3.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4.png"/><Relationship Id="rId14" Type="http://schemas.openxmlformats.org/officeDocument/2006/relationships/package" Target="embeddings/oleObject1.xlsx"/><Relationship Id="rId15" Type="http://schemas.openxmlformats.org/officeDocument/2006/relationships/image" Target="media/image5.emf"/><Relationship Id="rId16" Type="http://schemas.openxmlformats.org/officeDocument/2006/relationships/hyperlink" Target="https://www.febnet.org.br/wp-content/uploads/2014/05/Livro-dos-Espiritos.pdf" TargetMode="External"/><Relationship Id="rId17" Type="http://schemas.openxmlformats.org/officeDocument/2006/relationships/hyperlink" Target="https://www.febnet.org.br/wp-content/uploads/2014/05/ceu-e-inferno-Manuel-Quintao.pdf" TargetMode="External"/><Relationship Id="rId18" Type="http://schemas.openxmlformats.org/officeDocument/2006/relationships/hyperlink" Target="https://www.infoescola.com/biografias/jacob-berzelius/" TargetMode="External"/><Relationship Id="rId19" Type="http://schemas.openxmlformats.org/officeDocument/2006/relationships/hyperlink" Target="https://www.infoescola.com/quimica/compostos-organicos/" TargetMode="External"/><Relationship Id="rId20" Type="http://schemas.openxmlformats.org/officeDocument/2006/relationships/hyperlink" Target="https://www.infoescola.com/compostos-quimicos/ureia/" TargetMode="External"/><Relationship Id="rId21" Type="http://schemas.openxmlformats.org/officeDocument/2006/relationships/hyperlink" Target="https://www.infoescola.com/quimica/compostos-inorganicos/" TargetMode="External"/><Relationship Id="rId22" Type="http://schemas.openxmlformats.org/officeDocument/2006/relationships/image" Target="media/image6.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7.png"/><Relationship Id="rId26" Type="http://schemas.openxmlformats.org/officeDocument/2006/relationships/image" Target="media/image1.jpeg"/><Relationship Id="rId27" Type="http://schemas.openxmlformats.org/officeDocument/2006/relationships/image" Target="media/image1.jpeg"/><Relationship Id="rId28" Type="http://schemas.openxmlformats.org/officeDocument/2006/relationships/image" Target="media/image8.png"/><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9.png"/><Relationship Id="rId32" Type="http://schemas.openxmlformats.org/officeDocument/2006/relationships/chart" Target="charts/chart1.xml"/><Relationship Id="rId33" Type="http://schemas.openxmlformats.org/officeDocument/2006/relationships/chart" Target="charts/chart2.xml"/><Relationship Id="rId34" Type="http://schemas.openxmlformats.org/officeDocument/2006/relationships/image" Target="media/image10.png"/><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2.png"/><Relationship Id="rId40" Type="http://schemas.openxmlformats.org/officeDocument/2006/relationships/image" Target="media/image13.png"/><Relationship Id="rId41" Type="http://schemas.openxmlformats.org/officeDocument/2006/relationships/image" Target="media/image14.gif"/><Relationship Id="rId42" Type="http://schemas.openxmlformats.org/officeDocument/2006/relationships/image" Target="media/image13.png"/><Relationship Id="rId43" Type="http://schemas.openxmlformats.org/officeDocument/2006/relationships/image" Target="media/image15.png"/><Relationship Id="rId44" Type="http://schemas.openxmlformats.org/officeDocument/2006/relationships/image" Target="media/image16.wmf"/><Relationship Id="rId45" Type="http://schemas.openxmlformats.org/officeDocument/2006/relationships/image" Target="media/image17.emf"/><Relationship Id="rId46" Type="http://schemas.openxmlformats.org/officeDocument/2006/relationships/image" Target="media/image16.wmf"/><Relationship Id="rId47" Type="http://schemas.openxmlformats.org/officeDocument/2006/relationships/chart" Target="charts/chart3.xml"/><Relationship Id="rId48" Type="http://schemas.openxmlformats.org/officeDocument/2006/relationships/image" Target="media/image18.png"/><Relationship Id="rId49" Type="http://schemas.openxmlformats.org/officeDocument/2006/relationships/image" Target="media/image18.png"/><Relationship Id="rId50" Type="http://schemas.openxmlformats.org/officeDocument/2006/relationships/hyperlink" Target="https://www.luzespirita.org.br/index.php?lisPage=enciclopedia&amp;item=Sexualidade" TargetMode="External"/><Relationship Id="rId51" Type="http://schemas.openxmlformats.org/officeDocument/2006/relationships/image" Target="media/image19.jpeg"/><Relationship Id="rId52" Type="http://schemas.openxmlformats.org/officeDocument/2006/relationships/image" Target="media/image19.jpeg"/><Relationship Id="rId53" Type="http://schemas.openxmlformats.org/officeDocument/2006/relationships/image" Target="media/image19.jpeg"/><Relationship Id="rId54" Type="http://schemas.openxmlformats.org/officeDocument/2006/relationships/hyperlink" Target="https://pt.wikipedia.org/wiki/Latim" TargetMode="External"/><Relationship Id="rId55" Type="http://schemas.openxmlformats.org/officeDocument/2006/relationships/hyperlink" Target="https://pt.wikipedia.org/wiki/Conceito" TargetMode="External"/><Relationship Id="rId56" Type="http://schemas.openxmlformats.org/officeDocument/2006/relationships/hyperlink" Target="https://pt.wikipedia.org/wiki/Filosofia" TargetMode="External"/><Relationship Id="rId57" Type="http://schemas.openxmlformats.org/officeDocument/2006/relationships/hyperlink" Target="https://pt.wikipedia.org/wiki/Mente" TargetMode="External"/><Relationship Id="rId58" Type="http://schemas.openxmlformats.org/officeDocument/2006/relationships/hyperlink" Target="https://pt.wikipedia.org/wiki/Mat&#233;ria" TargetMode="External"/><Relationship Id="rId59" Type="http://schemas.openxmlformats.org/officeDocument/2006/relationships/hyperlink" Target="https://pt.wikipedia.org/wiki/Ren&#233;_Descartes" TargetMode="External"/><Relationship Id="rId60" Type="http://schemas.openxmlformats.org/officeDocument/2006/relationships/hyperlink" Target="https://pt.wikipedia.org/wiki/Baruch_Spinoza" TargetMode="External"/><Relationship Id="rId61" Type="http://schemas.openxmlformats.org/officeDocument/2006/relationships/hyperlink" Target="https://pt.wikipedia.org/wiki/Gottfried_Leibniz" TargetMode="External"/><Relationship Id="rId62" Type="http://schemas.openxmlformats.org/officeDocument/2006/relationships/hyperlink" Target="https://pt.wikipedia.org/wiki/Thomas_Hobbes" TargetMode="External"/><Relationship Id="rId63" Type="http://schemas.openxmlformats.org/officeDocument/2006/relationships/hyperlink" Target="https://pt.wikipedia.org/wiki/Movimento" TargetMode="External"/><Relationship Id="rId64" Type="http://schemas.openxmlformats.org/officeDocument/2006/relationships/hyperlink" Target="https://pt.wikipedia.org/wiki/In&#233;rcia" TargetMode="External"/><Relationship Id="rId65" Type="http://schemas.openxmlformats.org/officeDocument/2006/relationships/hyperlink" Target="https://pt.wikipedia.org/wiki/Deus" TargetMode="External"/><Relationship Id="rId66" Type="http://schemas.openxmlformats.org/officeDocument/2006/relationships/hyperlink" Target="https://pt.wikipedia.org/wiki/Pante&#237;smo" TargetMode="External"/><Relationship Id="rId67" Type="http://schemas.openxmlformats.org/officeDocument/2006/relationships/hyperlink" Target="https://pt.wikipedia.org/wiki/Natureza" TargetMode="External"/><Relationship Id="rId68" Type="http://schemas.openxmlformats.org/officeDocument/2006/relationships/hyperlink" Target="https://pt.wikipedia.org/wiki/For&#231;a_centr&#237;fuga" TargetMode="External"/><Relationship Id="rId69" Type="http://schemas.openxmlformats.org/officeDocument/2006/relationships/hyperlink" Target="https://pt.wiktionary.org/wiki/conatus" TargetMode="External"/><Relationship Id="rId70" Type="http://schemas.openxmlformats.org/officeDocument/2006/relationships/hyperlink" Target="https://pt.wiktionary.org/wiki/conor" TargetMode="External"/><Relationship Id="rId71" Type="http://schemas.openxmlformats.org/officeDocument/2006/relationships/hyperlink" Target="https://pt.wikipedia.org/wiki/Estoicismo" TargetMode="External"/><Relationship Id="rId72" Type="http://schemas.openxmlformats.org/officeDocument/2006/relationships/hyperlink" Target="https://pt.wikipedia.org/wiki/Escola_peripat&#233;tica" TargetMode="External"/><Relationship Id="rId73" Type="http://schemas.openxmlformats.org/officeDocument/2006/relationships/hyperlink" Target="https://pt.wiktionary.org/wiki/&#8001;&#961;&#956;&#942;" TargetMode="External"/><Relationship Id="rId74" Type="http://schemas.openxmlformats.org/officeDocument/2006/relationships/hyperlink" Target="https://pt.wikipedia.org/wiki/&#205;mpeto" TargetMode="External"/><Relationship Id="rId75" Type="http://schemas.openxmlformats.org/officeDocument/2006/relationships/hyperlink" Target="https://pt.wikipedia.org/wiki/C&#237;cero" TargetMode="External"/><Relationship Id="rId76" Type="http://schemas.openxmlformats.org/officeDocument/2006/relationships/hyperlink" Target="https://pt.wikipedia.org/wiki/Di&#243;genes_La&#233;rcio" TargetMode="External"/><Relationship Id="rId77" Type="http://schemas.openxmlformats.org/officeDocument/2006/relationships/hyperlink" Target="https://pt.wikipedia.org/wiki/Renascimento" TargetMode="External"/><Relationship Id="rId78" Type="http://schemas.openxmlformats.org/officeDocument/2006/relationships/hyperlink" Target="https://pt.wikipedia.org/wiki/Tom&#225;s_de_Aquino" TargetMode="External"/><Relationship Id="rId79" Type="http://schemas.openxmlformats.org/officeDocument/2006/relationships/hyperlink" Target="https://pt.wikipedia.org/wiki/Jo&#227;o_Duns_Escoto" TargetMode="External"/><Relationship Id="rId80" Type="http://schemas.openxmlformats.org/officeDocument/2006/relationships/hyperlink" Target="https://pt.wikipedia.org/wiki/Dante_Alighieri" TargetMode="External"/><Relationship Id="rId81" Type="http://schemas.openxmlformats.org/officeDocument/2006/relationships/hyperlink" Target="https://pt.wikipedia.org/wiki/Bernardino_Telesio" TargetMode="External"/><Relationship Id="rId82" Type="http://schemas.openxmlformats.org/officeDocument/2006/relationships/hyperlink" Target="https://pt.wikipedia.org/wiki/Tommaso_Campanella" TargetMode="External"/><Relationship Id="rId83" Type="http://schemas.openxmlformats.org/officeDocument/2006/relationships/image" Target="media/image20.png"/><Relationship Id="rId84" Type="http://schemas.openxmlformats.org/officeDocument/2006/relationships/package" Target="embeddings/oleObject2.pptx"/><Relationship Id="rId85" Type="http://schemas.openxmlformats.org/officeDocument/2006/relationships/image" Target="media/image21.emf"/><Relationship Id="rId86" Type="http://schemas.openxmlformats.org/officeDocument/2006/relationships/image" Target="media/image22.png"/><Relationship Id="rId87" Type="http://schemas.openxmlformats.org/officeDocument/2006/relationships/image" Target="media/image22.png"/><Relationship Id="rId88" Type="http://schemas.openxmlformats.org/officeDocument/2006/relationships/image" Target="media/image23.png"/><Relationship Id="rId89" Type="http://schemas.openxmlformats.org/officeDocument/2006/relationships/image" Target="media/image23.png"/><Relationship Id="rId90" Type="http://schemas.openxmlformats.org/officeDocument/2006/relationships/hyperlink" Target="https://www.google.com.br/search?q=relationship+between+information%2C+knowledge+and+Wisdom&amp;sca_esv=bef7a8396144dd68&amp;sca_upv=1&amp;sxsrf=ACQVn08q5SSwDzAxxFxuFDS0o836WvXeGg%3A1714741535626&amp;ei=H-E0ZqjqJcPC5OUPwrab0A8&amp;udm=&amp;ved=0ahUKEwjo9fKAxvGFAxVDIbkGHULbBvoQ4dUDCBA&amp;uact=5&amp;oq=relationship+between+information%2C+knowledge+and+Wisdom&amp;gs_lp=Egxnd3Mtd2l6LXNlcnAiNnJlbGF0aW9uc2hpcCBiZXR3ZWVuIGluZm9ybWF0aW9uLCBrbm93bGVkZ2UgYW5kIFdpc2RvbTIGEAAYFhgeMgYQABgWGB4yBhAAGBYYHjIGEAAYFhgeMgYQABgWGB4yBhAAGBYYHjIIEAAYgAQYogRI-qMDUABYqZYDcAN4AZABApgBxwKgAddCqgEIMC41NS4wLjK4AQPIAQD4AQGYAjqgAtY-wgIKECMYgAQYJxiKBcICBBAjGCfCAgoQABiABBhDGIoFwgIREC4YgAQYsQMY0QMYgwEYxwHCAggQLhiABBixA8ICCBAAGIAEGLEDwgINEAAYgAQYsQMYQxiKBcICBBAAGAPCAgsQABiABBixAxiDAcICDhAuGIAEGLEDGIMBGIoFwgIFEAAYgATCAg0QABiABBixAxhGGPkBwgInEAAYgAQYsQMYRhj5ARiXBRiMBRjdBBhGGPkBGPQDGPUDGPYD2AEBwgINEAAYgAQYsQMYRhj_AcICGRAAGIAEGLEDGEYY_wEYlwUYjAUY3QTYAQHCAgoQABiABBhGGP8BwgIWEAAYgAQYRhj_ARiXBRiMBRjdBNgBAcICCBAAGIAEGMsBwgIFECEYoAHCAgkQABiABBgTGA3CAgcQIRigARgKmAMAugYGCAEQARgTkgcEMy41NaAHv_AD&amp;sclient=gws-wiz-serp" TargetMode="External"/><Relationship Id="rId91" Type="http://schemas.openxmlformats.org/officeDocument/2006/relationships/hyperlink" Target="https://scholar.google.com.br/scholar?q=relationship+between+information,+knowledge+and+Wisdom&amp;hl=pt-BR&amp;as_sdt=0&amp;as_vis=1&amp;oi=scholart" TargetMode="External"/><Relationship Id="rId92" Type="http://schemas.openxmlformats.org/officeDocument/2006/relationships/image" Target="media/image24.png"/><Relationship Id="rId93" Type="http://schemas.openxmlformats.org/officeDocument/2006/relationships/image" Target="media/image24.png"/><Relationship Id="rId94" Type="http://schemas.openxmlformats.org/officeDocument/2006/relationships/image" Target="media/image25.png"/><Relationship Id="rId95" Type="http://schemas.openxmlformats.org/officeDocument/2006/relationships/image" Target="media/image25.png"/><Relationship Id="rId96" Type="http://schemas.openxmlformats.org/officeDocument/2006/relationships/header" Target="header4.xml"/><Relationship Id="rId97" Type="http://schemas.openxmlformats.org/officeDocument/2006/relationships/footer" Target="footer4.xml"/><Relationship Id="rId98" Type="http://schemas.openxmlformats.org/officeDocument/2006/relationships/footnotes" Target="footnotes.xml"/><Relationship Id="rId99" Type="http://schemas.openxmlformats.org/officeDocument/2006/relationships/comments" Target="comments.xml"/><Relationship Id="rId100" Type="http://schemas.openxmlformats.org/officeDocument/2006/relationships/numbering" Target="numbering.xml"/><Relationship Id="rId101" Type="http://schemas.openxmlformats.org/officeDocument/2006/relationships/fontTable" Target="fontTable.xml"/><Relationship Id="rId102" Type="http://schemas.openxmlformats.org/officeDocument/2006/relationships/settings" Target="settings.xml"/><Relationship Id="rId103"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www.cerebromente.org.br/n05/mente/struct.htm" TargetMode="External"/>
</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sz="1300" strike="noStrike" u="none">
                <a:uFillTx/>
                <a:latin typeface="Arial"/>
              </a:defRPr>
            </a:pPr>
            <a:r>
              <a:rPr b="0" sz="1300" strike="noStrike" u="none">
                <a:uFillTx/>
                <a:latin typeface="Arial"/>
              </a:rPr>
              <a:t>Taxa de evolução vs taxa de erros</a:t>
            </a:r>
          </a:p>
        </c:rich>
      </c:tx>
      <c:overlay val="0"/>
      <c:spPr>
        <a:noFill/>
        <a:ln w="0">
          <a:noFill/>
        </a:ln>
      </c:spPr>
    </c:title>
    <c:autoTitleDeleted val="0"/>
    <c:plotArea>
      <c:layout>
        <c:manualLayout>
          <c:layoutTarget val="inner"/>
          <c:xMode val="edge"/>
          <c:yMode val="edge"/>
          <c:x val="0.0563604240282686"/>
          <c:y val="0.0583525282439399"/>
          <c:w val="0.928268551236749"/>
          <c:h val="0.865745310957552"/>
        </c:manualLayout>
      </c:layout>
      <c:scatterChart>
        <c:scatterStyle val="line"/>
        <c:varyColors val="0"/>
        <c:ser>
          <c:idx val="0"/>
          <c:order val="0"/>
          <c:tx>
            <c:strRef>
              <c:f>label 1</c:f>
              <c:strCache>
                <c:ptCount val="1"/>
                <c:pt idx="0">
                  <c:v>erros</c:v>
                </c:pt>
              </c:strCache>
            </c:strRef>
          </c:tx>
          <c:spPr>
            <a:solidFill>
              <a:srgbClr val="004586"/>
            </a:solidFill>
            <a:ln w="28800">
              <a:solidFill>
                <a:srgbClr val="004586"/>
              </a:solidFill>
              <a:round/>
            </a:ln>
          </c:spPr>
          <c:marker>
            <c:symbol val="none"/>
          </c:marker>
          <c:dLbls>
            <c:txPr>
              <a:bodyPr wrap="none"/>
              <a:lstStyle/>
              <a:p>
                <a:pPr>
                  <a:defRPr b="0" sz="1000" strike="noStrike" u="none">
                    <a:uFillTx/>
                    <a:latin typeface="Arial"/>
                  </a:defRPr>
                </a:pPr>
              </a:p>
            </c:txPr>
            <c:showLegendKey val="0"/>
            <c:showVal val="0"/>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trendline>
            <c:spPr>
              <a:ln w="0">
                <a:solidFill>
                  <a:srgbClr val="004586"/>
                </a:solidFill>
              </a:ln>
            </c:spPr>
            <c:trendlineType val="poly"/>
            <c:order val="9"/>
            <c:forward val="0"/>
            <c:backward val="0"/>
            <c:dispRSqr val="0"/>
            <c:dispEq val="0"/>
          </c:trendline>
          <c:xVal>
            <c:numRef>
              <c:f>0</c:f>
              <c:numCache>
                <c:formatCode>General</c:formatCode>
                <c:ptCount val="22"/>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150</c:v>
                </c:pt>
              </c:numCache>
            </c:numRef>
          </c:xVal>
          <c:yVal>
            <c:numRef>
              <c:f>1</c:f>
              <c:numCache>
                <c:formatCode>General</c:formatCode>
                <c:ptCount val="22"/>
                <c:pt idx="0">
                  <c:v>0</c:v>
                </c:pt>
                <c:pt idx="1">
                  <c:v>1</c:v>
                </c:pt>
                <c:pt idx="2">
                  <c:v>1.5</c:v>
                </c:pt>
                <c:pt idx="3">
                  <c:v>2</c:v>
                </c:pt>
                <c:pt idx="4">
                  <c:v>3</c:v>
                </c:pt>
                <c:pt idx="5">
                  <c:v>23</c:v>
                </c:pt>
                <c:pt idx="6">
                  <c:v>29</c:v>
                </c:pt>
                <c:pt idx="7">
                  <c:v>18</c:v>
                </c:pt>
                <c:pt idx="8">
                  <c:v>13</c:v>
                </c:pt>
                <c:pt idx="9">
                  <c:v>8</c:v>
                </c:pt>
                <c:pt idx="10">
                  <c:v>4</c:v>
                </c:pt>
                <c:pt idx="11">
                  <c:v>3</c:v>
                </c:pt>
                <c:pt idx="12">
                  <c:v>1.8</c:v>
                </c:pt>
                <c:pt idx="13">
                  <c:v>1.5</c:v>
                </c:pt>
                <c:pt idx="14">
                  <c:v>1.3</c:v>
                </c:pt>
                <c:pt idx="15">
                  <c:v>1.2</c:v>
                </c:pt>
                <c:pt idx="16">
                  <c:v>1.15</c:v>
                </c:pt>
                <c:pt idx="17">
                  <c:v>1</c:v>
                </c:pt>
                <c:pt idx="18">
                  <c:v>0.95</c:v>
                </c:pt>
                <c:pt idx="19">
                  <c:v>0.9</c:v>
                </c:pt>
                <c:pt idx="20">
                  <c:v>0.87</c:v>
                </c:pt>
                <c:pt idx="21">
                  <c:v>0.01</c:v>
                </c:pt>
              </c:numCache>
            </c:numRef>
          </c:yVal>
          <c:smooth val="1"/>
        </c:ser>
        <c:ser>
          <c:idx val="1"/>
          <c:order val="1"/>
          <c:tx>
            <c:strRef>
              <c:f>label 2</c:f>
              <c:strCache>
                <c:ptCount val="1"/>
                <c:pt idx="0">
                  <c:v>desenvolvimento</c:v>
                </c:pt>
              </c:strCache>
            </c:strRef>
          </c:tx>
          <c:spPr>
            <a:solidFill>
              <a:srgbClr val="ff420e"/>
            </a:solidFill>
            <a:ln w="28800">
              <a:solidFill>
                <a:srgbClr val="ff420e"/>
              </a:solidFill>
              <a:round/>
            </a:ln>
          </c:spPr>
          <c:marker>
            <c:symbol val="none"/>
          </c:marker>
          <c:dLbls>
            <c:txPr>
              <a:bodyPr wrap="none"/>
              <a:lstStyle/>
              <a:p>
                <a:pPr>
                  <a:defRPr b="0" sz="1000" strike="noStrike" u="none">
                    <a:uFillTx/>
                    <a:latin typeface="Arial"/>
                  </a:defRPr>
                </a:pPr>
              </a:p>
            </c:txPr>
            <c:showLegendKey val="0"/>
            <c:showVal val="0"/>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trendline>
            <c:spPr>
              <a:ln w="0">
                <a:solidFill>
                  <a:srgbClr val="ff420e"/>
                </a:solidFill>
              </a:ln>
            </c:spPr>
            <c:trendlineType val="poly"/>
            <c:order val="7"/>
            <c:forward val="0"/>
            <c:backward val="0"/>
            <c:dispRSqr val="0"/>
            <c:dispEq val="0"/>
          </c:trendline>
          <c:xVal>
            <c:numRef>
              <c:f>0</c:f>
              <c:numCache>
                <c:formatCode>General</c:formatCode>
                <c:ptCount val="22"/>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150</c:v>
                </c:pt>
              </c:numCache>
            </c:numRef>
          </c:xVal>
          <c:yVal>
            <c:numRef>
              <c:f>2</c:f>
              <c:numCache>
                <c:formatCode>General</c:formatCode>
                <c:ptCount val="22"/>
                <c:pt idx="0">
                  <c:v>0</c:v>
                </c:pt>
                <c:pt idx="1">
                  <c:v>1.5</c:v>
                </c:pt>
                <c:pt idx="2">
                  <c:v>2</c:v>
                </c:pt>
                <c:pt idx="3">
                  <c:v>3</c:v>
                </c:pt>
                <c:pt idx="4">
                  <c:v>4</c:v>
                </c:pt>
                <c:pt idx="5">
                  <c:v>9</c:v>
                </c:pt>
                <c:pt idx="6">
                  <c:v>18</c:v>
                </c:pt>
                <c:pt idx="7">
                  <c:v>26</c:v>
                </c:pt>
                <c:pt idx="8">
                  <c:v>37</c:v>
                </c:pt>
                <c:pt idx="9">
                  <c:v>48</c:v>
                </c:pt>
                <c:pt idx="10">
                  <c:v>60</c:v>
                </c:pt>
                <c:pt idx="11">
                  <c:v>70</c:v>
                </c:pt>
                <c:pt idx="12">
                  <c:v>79</c:v>
                </c:pt>
                <c:pt idx="13">
                  <c:v>85</c:v>
                </c:pt>
                <c:pt idx="14">
                  <c:v>90</c:v>
                </c:pt>
                <c:pt idx="15">
                  <c:v>93</c:v>
                </c:pt>
                <c:pt idx="16">
                  <c:v>96</c:v>
                </c:pt>
                <c:pt idx="17">
                  <c:v>97</c:v>
                </c:pt>
                <c:pt idx="18">
                  <c:v>99</c:v>
                </c:pt>
                <c:pt idx="19">
                  <c:v>99.5</c:v>
                </c:pt>
                <c:pt idx="20">
                  <c:v>99.7</c:v>
                </c:pt>
                <c:pt idx="21">
                  <c:v>99.9</c:v>
                </c:pt>
              </c:numCache>
            </c:numRef>
          </c:yVal>
          <c:smooth val="1"/>
        </c:ser>
        <c:axId val="70880992"/>
        <c:axId val="68288596"/>
      </c:scatterChart>
      <c:valAx>
        <c:axId val="70880992"/>
        <c:scaling>
          <c:orientation val="minMax"/>
          <c:max val="102"/>
          <c:min val="-1"/>
        </c:scaling>
        <c:delete val="0"/>
        <c:axPos val="b"/>
        <c:title>
          <c:tx>
            <c:rich>
              <a:bodyPr rot="0"/>
              <a:lstStyle/>
              <a:p>
                <a:pPr>
                  <a:defRPr b="0" sz="900" strike="noStrike" u="none">
                    <a:uFillTx/>
                    <a:latin typeface="Arial"/>
                  </a:defRPr>
                </a:pPr>
                <a:r>
                  <a:rPr b="0" sz="900" strike="noStrike" u="none">
                    <a:uFillTx/>
                    <a:latin typeface="Arial"/>
                  </a:rPr>
                  <a:t>Tempo</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trike="noStrike" u="none">
                <a:uFillTx/>
                <a:latin typeface="Arial"/>
              </a:defRPr>
            </a:pPr>
          </a:p>
        </c:txPr>
        <c:crossAx val="68288596"/>
        <c:crosses val="autoZero"/>
        <c:crossBetween val="between"/>
      </c:valAx>
      <c:valAx>
        <c:axId val="68288596"/>
        <c:scaling>
          <c:orientation val="minMax"/>
          <c:max val="105"/>
          <c:min val="0"/>
        </c:scaling>
        <c:delete val="0"/>
        <c:axPos val="l"/>
        <c:majorGridlines>
          <c:spPr>
            <a:ln w="0">
              <a:solidFill>
                <a:srgbClr val="b3b3b3"/>
              </a:solidFill>
            </a:ln>
          </c:spPr>
        </c:majorGridlines>
        <c:title>
          <c:tx>
            <c:rich>
              <a:bodyPr rot="-5400000"/>
              <a:lstStyle/>
              <a:p>
                <a:pPr>
                  <a:defRPr b="0" sz="900" strike="noStrike" u="none">
                    <a:uFillTx/>
                    <a:latin typeface="Arial"/>
                  </a:defRPr>
                </a:pPr>
                <a:r>
                  <a:rPr b="0" sz="900" strike="noStrike" u="none">
                    <a:uFillTx/>
                    <a:latin typeface="Arial"/>
                  </a:rPr>
                  <a:t>Nível de evolução</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trike="noStrike" u="none">
                <a:uFillTx/>
                <a:latin typeface="Arial"/>
              </a:defRPr>
            </a:pPr>
          </a:p>
        </c:txPr>
        <c:crossAx val="70880992"/>
        <c:crosses val="autoZero"/>
        <c:crossBetween val="between"/>
      </c:valAx>
      <c:spPr>
        <a:noFill/>
        <a:ln w="0">
          <a:solidFill>
            <a:srgbClr val="b3b3b3"/>
          </a:solidFill>
        </a:ln>
      </c:spPr>
    </c:plotArea>
    <c:legend>
      <c:legendPos val="r"/>
      <c:layout>
        <c:manualLayout>
          <c:xMode val="edge"/>
          <c:yMode val="edge"/>
          <c:x val="0.639693757361602"/>
          <c:y val="0.626192826587693"/>
          <c:w val="0.257553448377407"/>
          <c:h val="0.232119350592365"/>
        </c:manualLayout>
      </c:layout>
      <c:overlay val="0"/>
      <c:spPr>
        <a:noFill/>
        <a:ln w="0">
          <a:noFill/>
        </a:ln>
      </c:spPr>
      <c:txPr>
        <a:bodyPr/>
        <a:lstStyle/>
        <a:p>
          <a:pPr>
            <a:defRPr b="0" sz="1000" strike="noStrike" u="none">
              <a:uFillTx/>
              <a:latin typeface="Arial"/>
            </a:defRPr>
          </a:pPr>
        </a:p>
      </c:txPr>
    </c:legend>
    <c:plotVisOnly val="1"/>
    <c:dispBlanksAs val="span"/>
  </c:chart>
  <c:spPr>
    <a:solidFill>
      <a:srgbClr val="ffffff"/>
    </a:solidFill>
    <a:ln w="0">
      <a:noFill/>
    </a:ln>
  </c:spPr>
</c:chartSpace>
</file>

<file path=word/charts/chart2.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sz="1300" strike="noStrike" u="none">
                <a:uFillTx/>
                <a:latin typeface="Arial"/>
              </a:defRPr>
            </a:pPr>
            <a:r>
              <a:rPr b="0" sz="1300" strike="noStrike" u="none">
                <a:uFillTx/>
                <a:latin typeface="Arial"/>
              </a:rPr>
              <a:t>Taxa de evolução vs taxa de erros</a:t>
            </a:r>
          </a:p>
        </c:rich>
      </c:tx>
      <c:overlay val="0"/>
      <c:spPr>
        <a:noFill/>
        <a:ln w="0">
          <a:noFill/>
        </a:ln>
      </c:spPr>
    </c:title>
    <c:autoTitleDeleted val="0"/>
    <c:plotArea>
      <c:layout>
        <c:manualLayout>
          <c:layoutTarget val="inner"/>
          <c:xMode val="edge"/>
          <c:yMode val="edge"/>
          <c:x val="0.0563604240282686"/>
          <c:y val="0.0583525282439399"/>
          <c:w val="0.928268551236749"/>
          <c:h val="0.865745310957552"/>
        </c:manualLayout>
      </c:layout>
      <c:scatterChart>
        <c:scatterStyle val="line"/>
        <c:varyColors val="0"/>
        <c:ser>
          <c:idx val="0"/>
          <c:order val="0"/>
          <c:tx>
            <c:strRef>
              <c:f>label 1</c:f>
              <c:strCache>
                <c:ptCount val="1"/>
                <c:pt idx="0">
                  <c:v>erros</c:v>
                </c:pt>
              </c:strCache>
            </c:strRef>
          </c:tx>
          <c:spPr>
            <a:solidFill>
              <a:srgbClr val="004586"/>
            </a:solidFill>
            <a:ln w="28800">
              <a:solidFill>
                <a:srgbClr val="004586"/>
              </a:solidFill>
              <a:round/>
            </a:ln>
          </c:spPr>
          <c:marker>
            <c:symbol val="none"/>
          </c:marker>
          <c:dLbls>
            <c:txPr>
              <a:bodyPr wrap="none"/>
              <a:lstStyle/>
              <a:p>
                <a:pPr>
                  <a:defRPr b="0" sz="1000" strike="noStrike" u="none">
                    <a:uFillTx/>
                    <a:latin typeface="Arial"/>
                  </a:defRPr>
                </a:pPr>
              </a:p>
            </c:txPr>
            <c:showLegendKey val="0"/>
            <c:showVal val="0"/>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trendline>
            <c:spPr>
              <a:ln w="0">
                <a:solidFill>
                  <a:srgbClr val="004586"/>
                </a:solidFill>
              </a:ln>
            </c:spPr>
            <c:trendlineType val="poly"/>
            <c:order val="9"/>
            <c:forward val="0"/>
            <c:backward val="0"/>
            <c:dispRSqr val="0"/>
            <c:dispEq val="0"/>
          </c:trendline>
          <c:xVal>
            <c:numRef>
              <c:f>0</c:f>
              <c:numCache>
                <c:formatCode>General</c:formatCode>
                <c:ptCount val="22"/>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150</c:v>
                </c:pt>
              </c:numCache>
            </c:numRef>
          </c:xVal>
          <c:yVal>
            <c:numRef>
              <c:f>1</c:f>
              <c:numCache>
                <c:formatCode>General</c:formatCode>
                <c:ptCount val="22"/>
                <c:pt idx="0">
                  <c:v>0</c:v>
                </c:pt>
                <c:pt idx="1">
                  <c:v>1</c:v>
                </c:pt>
                <c:pt idx="2">
                  <c:v>1.5</c:v>
                </c:pt>
                <c:pt idx="3">
                  <c:v>2</c:v>
                </c:pt>
                <c:pt idx="4">
                  <c:v>3</c:v>
                </c:pt>
                <c:pt idx="5">
                  <c:v>23</c:v>
                </c:pt>
                <c:pt idx="6">
                  <c:v>29</c:v>
                </c:pt>
                <c:pt idx="7">
                  <c:v>18</c:v>
                </c:pt>
                <c:pt idx="8">
                  <c:v>13</c:v>
                </c:pt>
                <c:pt idx="9">
                  <c:v>8</c:v>
                </c:pt>
                <c:pt idx="10">
                  <c:v>4</c:v>
                </c:pt>
                <c:pt idx="11">
                  <c:v>3</c:v>
                </c:pt>
                <c:pt idx="12">
                  <c:v>1.8</c:v>
                </c:pt>
                <c:pt idx="13">
                  <c:v>1.5</c:v>
                </c:pt>
                <c:pt idx="14">
                  <c:v>1.3</c:v>
                </c:pt>
                <c:pt idx="15">
                  <c:v>1.2</c:v>
                </c:pt>
                <c:pt idx="16">
                  <c:v>1.15</c:v>
                </c:pt>
                <c:pt idx="17">
                  <c:v>1</c:v>
                </c:pt>
                <c:pt idx="18">
                  <c:v>0.95</c:v>
                </c:pt>
                <c:pt idx="19">
                  <c:v>0.9</c:v>
                </c:pt>
                <c:pt idx="20">
                  <c:v>0.87</c:v>
                </c:pt>
                <c:pt idx="21">
                  <c:v>0.01</c:v>
                </c:pt>
              </c:numCache>
            </c:numRef>
          </c:yVal>
          <c:smooth val="1"/>
        </c:ser>
        <c:ser>
          <c:idx val="1"/>
          <c:order val="1"/>
          <c:tx>
            <c:strRef>
              <c:f>label 2</c:f>
              <c:strCache>
                <c:ptCount val="1"/>
                <c:pt idx="0">
                  <c:v>desenvolvimento</c:v>
                </c:pt>
              </c:strCache>
            </c:strRef>
          </c:tx>
          <c:spPr>
            <a:solidFill>
              <a:srgbClr val="ff420e"/>
            </a:solidFill>
            <a:ln w="28800">
              <a:solidFill>
                <a:srgbClr val="ff420e"/>
              </a:solidFill>
              <a:round/>
            </a:ln>
          </c:spPr>
          <c:marker>
            <c:symbol val="none"/>
          </c:marker>
          <c:dLbls>
            <c:txPr>
              <a:bodyPr wrap="none"/>
              <a:lstStyle/>
              <a:p>
                <a:pPr>
                  <a:defRPr b="0" sz="1000" strike="noStrike" u="none">
                    <a:uFillTx/>
                    <a:latin typeface="Arial"/>
                  </a:defRPr>
                </a:pPr>
              </a:p>
            </c:txPr>
            <c:showLegendKey val="0"/>
            <c:showVal val="0"/>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trendline>
            <c:spPr>
              <a:ln w="0">
                <a:solidFill>
                  <a:srgbClr val="ff420e"/>
                </a:solidFill>
              </a:ln>
            </c:spPr>
            <c:trendlineType val="poly"/>
            <c:order val="7"/>
            <c:forward val="0"/>
            <c:backward val="0"/>
            <c:dispRSqr val="0"/>
            <c:dispEq val="0"/>
          </c:trendline>
          <c:xVal>
            <c:numRef>
              <c:f>0</c:f>
              <c:numCache>
                <c:formatCode>General</c:formatCode>
                <c:ptCount val="22"/>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150</c:v>
                </c:pt>
              </c:numCache>
            </c:numRef>
          </c:xVal>
          <c:yVal>
            <c:numRef>
              <c:f>2</c:f>
              <c:numCache>
                <c:formatCode>General</c:formatCode>
                <c:ptCount val="22"/>
                <c:pt idx="0">
                  <c:v>0</c:v>
                </c:pt>
                <c:pt idx="1">
                  <c:v>1.5</c:v>
                </c:pt>
                <c:pt idx="2">
                  <c:v>2</c:v>
                </c:pt>
                <c:pt idx="3">
                  <c:v>3</c:v>
                </c:pt>
                <c:pt idx="4">
                  <c:v>4</c:v>
                </c:pt>
                <c:pt idx="5">
                  <c:v>9</c:v>
                </c:pt>
                <c:pt idx="6">
                  <c:v>18</c:v>
                </c:pt>
                <c:pt idx="7">
                  <c:v>26</c:v>
                </c:pt>
                <c:pt idx="8">
                  <c:v>37</c:v>
                </c:pt>
                <c:pt idx="9">
                  <c:v>48</c:v>
                </c:pt>
                <c:pt idx="10">
                  <c:v>60</c:v>
                </c:pt>
                <c:pt idx="11">
                  <c:v>70</c:v>
                </c:pt>
                <c:pt idx="12">
                  <c:v>79</c:v>
                </c:pt>
                <c:pt idx="13">
                  <c:v>85</c:v>
                </c:pt>
                <c:pt idx="14">
                  <c:v>90</c:v>
                </c:pt>
                <c:pt idx="15">
                  <c:v>93</c:v>
                </c:pt>
                <c:pt idx="16">
                  <c:v>96</c:v>
                </c:pt>
                <c:pt idx="17">
                  <c:v>97</c:v>
                </c:pt>
                <c:pt idx="18">
                  <c:v>99</c:v>
                </c:pt>
                <c:pt idx="19">
                  <c:v>99.5</c:v>
                </c:pt>
                <c:pt idx="20">
                  <c:v>99.7</c:v>
                </c:pt>
                <c:pt idx="21">
                  <c:v>99.9</c:v>
                </c:pt>
              </c:numCache>
            </c:numRef>
          </c:yVal>
          <c:smooth val="1"/>
        </c:ser>
        <c:axId val="87975959"/>
        <c:axId val="74189604"/>
      </c:scatterChart>
      <c:valAx>
        <c:axId val="87975959"/>
        <c:scaling>
          <c:orientation val="minMax"/>
          <c:max val="102"/>
          <c:min val="-1"/>
        </c:scaling>
        <c:delete val="0"/>
        <c:axPos val="b"/>
        <c:title>
          <c:tx>
            <c:rich>
              <a:bodyPr rot="0"/>
              <a:lstStyle/>
              <a:p>
                <a:pPr>
                  <a:defRPr b="0" sz="900" strike="noStrike" u="none">
                    <a:uFillTx/>
                    <a:latin typeface="Arial"/>
                  </a:defRPr>
                </a:pPr>
                <a:r>
                  <a:rPr b="0" sz="900" strike="noStrike" u="none">
                    <a:uFillTx/>
                    <a:latin typeface="Arial"/>
                  </a:rPr>
                  <a:t>Tempo</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trike="noStrike" u="none">
                <a:uFillTx/>
                <a:latin typeface="Arial"/>
              </a:defRPr>
            </a:pPr>
          </a:p>
        </c:txPr>
        <c:crossAx val="74189604"/>
        <c:crosses val="autoZero"/>
        <c:crossBetween val="between"/>
      </c:valAx>
      <c:valAx>
        <c:axId val="74189604"/>
        <c:scaling>
          <c:orientation val="minMax"/>
          <c:max val="105"/>
          <c:min val="0"/>
        </c:scaling>
        <c:delete val="0"/>
        <c:axPos val="l"/>
        <c:majorGridlines>
          <c:spPr>
            <a:ln w="0">
              <a:solidFill>
                <a:srgbClr val="b3b3b3"/>
              </a:solidFill>
            </a:ln>
          </c:spPr>
        </c:majorGridlines>
        <c:title>
          <c:tx>
            <c:rich>
              <a:bodyPr rot="-5400000"/>
              <a:lstStyle/>
              <a:p>
                <a:pPr>
                  <a:defRPr b="0" sz="900" strike="noStrike" u="none">
                    <a:uFillTx/>
                    <a:latin typeface="Arial"/>
                  </a:defRPr>
                </a:pPr>
                <a:r>
                  <a:rPr b="0" sz="900" strike="noStrike" u="none">
                    <a:uFillTx/>
                    <a:latin typeface="Arial"/>
                  </a:rPr>
                  <a:t>Nível de evolução</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trike="noStrike" u="none">
                <a:uFillTx/>
                <a:latin typeface="Arial"/>
              </a:defRPr>
            </a:pPr>
          </a:p>
        </c:txPr>
        <c:crossAx val="87975959"/>
        <c:crosses val="autoZero"/>
        <c:crossBetween val="between"/>
      </c:valAx>
      <c:spPr>
        <a:noFill/>
        <a:ln w="0">
          <a:solidFill>
            <a:srgbClr val="b3b3b3"/>
          </a:solidFill>
        </a:ln>
      </c:spPr>
    </c:plotArea>
    <c:legend>
      <c:legendPos val="r"/>
      <c:layout>
        <c:manualLayout>
          <c:xMode val="edge"/>
          <c:yMode val="edge"/>
          <c:x val="0.639693757361602"/>
          <c:y val="0.626192826587693"/>
          <c:w val="0.257553448377407"/>
          <c:h val="0.232119350592365"/>
        </c:manualLayout>
      </c:layout>
      <c:overlay val="0"/>
      <c:spPr>
        <a:noFill/>
        <a:ln w="0">
          <a:noFill/>
        </a:ln>
      </c:spPr>
      <c:txPr>
        <a:bodyPr/>
        <a:lstStyle/>
        <a:p>
          <a:pPr>
            <a:defRPr b="0" sz="1000" strike="noStrike" u="none">
              <a:uFillTx/>
              <a:latin typeface="Arial"/>
            </a:defRPr>
          </a:pPr>
        </a:p>
      </c:txPr>
    </c:legend>
    <c:plotVisOnly val="1"/>
    <c:dispBlanksAs val="span"/>
  </c:chart>
  <c:spPr>
    <a:solidFill>
      <a:srgbClr val="ffffff"/>
    </a:solidFill>
    <a:ln w="0">
      <a:noFill/>
    </a:ln>
  </c:spPr>
</c:chartSpace>
</file>

<file path=word/charts/chart3.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sz="1300" strike="noStrike" u="none">
                <a:uFillTx/>
                <a:latin typeface="Arial"/>
              </a:defRPr>
            </a:pPr>
            <a:r>
              <a:rPr b="0" sz="1300" strike="noStrike" u="none">
                <a:uFillTx/>
                <a:latin typeface="Arial"/>
              </a:rPr>
              <a:t>Taxa de evolução vs taxa de erros</a:t>
            </a:r>
          </a:p>
        </c:rich>
      </c:tx>
      <c:overlay val="0"/>
      <c:spPr>
        <a:noFill/>
        <a:ln w="0">
          <a:noFill/>
        </a:ln>
      </c:spPr>
    </c:title>
    <c:autoTitleDeleted val="0"/>
    <c:plotArea>
      <c:layout>
        <c:manualLayout>
          <c:layoutTarget val="inner"/>
          <c:xMode val="edge"/>
          <c:yMode val="edge"/>
          <c:x val="0.0564247387743575"/>
          <c:y val="0.058483222888398"/>
          <c:w val="0.928325331827168"/>
          <c:h val="0.86578310718418"/>
        </c:manualLayout>
      </c:layout>
      <c:scatterChart>
        <c:scatterStyle val="line"/>
        <c:varyColors val="0"/>
        <c:ser>
          <c:idx val="0"/>
          <c:order val="0"/>
          <c:tx>
            <c:strRef>
              <c:f>label 1</c:f>
              <c:strCache>
                <c:ptCount val="1"/>
                <c:pt idx="0">
                  <c:v>erros</c:v>
                </c:pt>
              </c:strCache>
            </c:strRef>
          </c:tx>
          <c:spPr>
            <a:solidFill>
              <a:srgbClr val="004586"/>
            </a:solidFill>
            <a:ln w="28800">
              <a:solidFill>
                <a:srgbClr val="004586"/>
              </a:solidFill>
              <a:round/>
            </a:ln>
          </c:spPr>
          <c:marker>
            <c:symbol val="none"/>
          </c:marker>
          <c:dLbls>
            <c:txPr>
              <a:bodyPr wrap="none"/>
              <a:lstStyle/>
              <a:p>
                <a:pPr>
                  <a:defRPr b="0" sz="1000" strike="noStrike" u="none">
                    <a:uFillTx/>
                    <a:latin typeface="Arial"/>
                  </a:defRPr>
                </a:pPr>
              </a:p>
            </c:txPr>
            <c:showLegendKey val="0"/>
            <c:showVal val="0"/>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trendline>
            <c:spPr>
              <a:ln w="0">
                <a:solidFill>
                  <a:srgbClr val="004586"/>
                </a:solidFill>
              </a:ln>
            </c:spPr>
            <c:trendlineType val="poly"/>
            <c:order val="9"/>
            <c:forward val="0"/>
            <c:backward val="0"/>
            <c:dispRSqr val="0"/>
            <c:dispEq val="0"/>
          </c:trendline>
          <c:xVal>
            <c:numRef>
              <c:f>0</c:f>
              <c:numCache>
                <c:formatCode>General</c:formatCode>
                <c:ptCount val="22"/>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150</c:v>
                </c:pt>
              </c:numCache>
            </c:numRef>
          </c:xVal>
          <c:yVal>
            <c:numRef>
              <c:f>1</c:f>
              <c:numCache>
                <c:formatCode>General</c:formatCode>
                <c:ptCount val="22"/>
                <c:pt idx="0">
                  <c:v>0</c:v>
                </c:pt>
                <c:pt idx="1">
                  <c:v>1</c:v>
                </c:pt>
                <c:pt idx="2">
                  <c:v>1.5</c:v>
                </c:pt>
                <c:pt idx="3">
                  <c:v>2</c:v>
                </c:pt>
                <c:pt idx="4">
                  <c:v>3</c:v>
                </c:pt>
                <c:pt idx="5">
                  <c:v>23</c:v>
                </c:pt>
                <c:pt idx="6">
                  <c:v>29</c:v>
                </c:pt>
                <c:pt idx="7">
                  <c:v>18</c:v>
                </c:pt>
                <c:pt idx="8">
                  <c:v>13</c:v>
                </c:pt>
                <c:pt idx="9">
                  <c:v>8</c:v>
                </c:pt>
                <c:pt idx="10">
                  <c:v>4</c:v>
                </c:pt>
                <c:pt idx="11">
                  <c:v>3</c:v>
                </c:pt>
                <c:pt idx="12">
                  <c:v>1.8</c:v>
                </c:pt>
                <c:pt idx="13">
                  <c:v>1.5</c:v>
                </c:pt>
                <c:pt idx="14">
                  <c:v>1.3</c:v>
                </c:pt>
                <c:pt idx="15">
                  <c:v>1.2</c:v>
                </c:pt>
                <c:pt idx="16">
                  <c:v>1.15</c:v>
                </c:pt>
                <c:pt idx="17">
                  <c:v>1</c:v>
                </c:pt>
                <c:pt idx="18">
                  <c:v>0.95</c:v>
                </c:pt>
                <c:pt idx="19">
                  <c:v>0.9</c:v>
                </c:pt>
                <c:pt idx="20">
                  <c:v>0.87</c:v>
                </c:pt>
                <c:pt idx="21">
                  <c:v>0.01</c:v>
                </c:pt>
              </c:numCache>
            </c:numRef>
          </c:yVal>
          <c:smooth val="1"/>
        </c:ser>
        <c:ser>
          <c:idx val="1"/>
          <c:order val="1"/>
          <c:tx>
            <c:strRef>
              <c:f>label 2</c:f>
              <c:strCache>
                <c:ptCount val="1"/>
                <c:pt idx="0">
                  <c:v>desenvolvimento</c:v>
                </c:pt>
              </c:strCache>
            </c:strRef>
          </c:tx>
          <c:spPr>
            <a:solidFill>
              <a:srgbClr val="ff420e"/>
            </a:solidFill>
            <a:ln w="28800">
              <a:solidFill>
                <a:srgbClr val="ff420e"/>
              </a:solidFill>
              <a:round/>
            </a:ln>
          </c:spPr>
          <c:marker>
            <c:symbol val="none"/>
          </c:marker>
          <c:dLbls>
            <c:txPr>
              <a:bodyPr wrap="none"/>
              <a:lstStyle/>
              <a:p>
                <a:pPr>
                  <a:defRPr b="0" sz="1000" strike="noStrike" u="none">
                    <a:uFillTx/>
                    <a:latin typeface="Arial"/>
                  </a:defRPr>
                </a:pPr>
              </a:p>
            </c:txPr>
            <c:showLegendKey val="0"/>
            <c:showVal val="0"/>
            <c:showCatName val="0"/>
            <c:showSerName val="0"/>
            <c:showPercent val="0"/>
            <c:separator> </c:separator>
            <c:showLeaderLines val="1"/>
            <c:leaderLines>
              <c:spPr>
                <a:ln w="28800">
                  <a:solidFill>
                    <a:srgbClr val="000000"/>
                  </a:solidFill>
                </a:ln>
              </c:spPr>
            </c:leaderLines>
            <c:extLst>
              <c:ext xmlns:c15="http://schemas.microsoft.com/office/drawing/2012/chart" uri="{CE6537A1-D6FC-4f65-9D91-7224C49458BB}">
                <c15:showLeaderLines val="1"/>
              </c:ext>
            </c:extLst>
          </c:dLbls>
          <c:trendline>
            <c:spPr>
              <a:ln w="0">
                <a:solidFill>
                  <a:srgbClr val="ff420e"/>
                </a:solidFill>
              </a:ln>
            </c:spPr>
            <c:trendlineType val="poly"/>
            <c:order val="7"/>
            <c:forward val="0"/>
            <c:backward val="0"/>
            <c:dispRSqr val="0"/>
            <c:dispEq val="0"/>
          </c:trendline>
          <c:xVal>
            <c:numRef>
              <c:f>0</c:f>
              <c:numCache>
                <c:formatCode>General</c:formatCode>
                <c:ptCount val="22"/>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150</c:v>
                </c:pt>
              </c:numCache>
            </c:numRef>
          </c:xVal>
          <c:yVal>
            <c:numRef>
              <c:f>2</c:f>
              <c:numCache>
                <c:formatCode>General</c:formatCode>
                <c:ptCount val="22"/>
                <c:pt idx="0">
                  <c:v>0</c:v>
                </c:pt>
                <c:pt idx="1">
                  <c:v>1.5</c:v>
                </c:pt>
                <c:pt idx="2">
                  <c:v>2</c:v>
                </c:pt>
                <c:pt idx="3">
                  <c:v>3</c:v>
                </c:pt>
                <c:pt idx="4">
                  <c:v>4</c:v>
                </c:pt>
                <c:pt idx="5">
                  <c:v>9</c:v>
                </c:pt>
                <c:pt idx="6">
                  <c:v>18</c:v>
                </c:pt>
                <c:pt idx="7">
                  <c:v>26</c:v>
                </c:pt>
                <c:pt idx="8">
                  <c:v>37</c:v>
                </c:pt>
                <c:pt idx="9">
                  <c:v>48</c:v>
                </c:pt>
                <c:pt idx="10">
                  <c:v>60</c:v>
                </c:pt>
                <c:pt idx="11">
                  <c:v>70</c:v>
                </c:pt>
                <c:pt idx="12">
                  <c:v>79</c:v>
                </c:pt>
                <c:pt idx="13">
                  <c:v>85</c:v>
                </c:pt>
                <c:pt idx="14">
                  <c:v>90</c:v>
                </c:pt>
                <c:pt idx="15">
                  <c:v>93</c:v>
                </c:pt>
                <c:pt idx="16">
                  <c:v>96</c:v>
                </c:pt>
                <c:pt idx="17">
                  <c:v>97</c:v>
                </c:pt>
                <c:pt idx="18">
                  <c:v>99</c:v>
                </c:pt>
                <c:pt idx="19">
                  <c:v>99.5</c:v>
                </c:pt>
                <c:pt idx="20">
                  <c:v>99.7</c:v>
                </c:pt>
                <c:pt idx="21">
                  <c:v>99.9</c:v>
                </c:pt>
              </c:numCache>
            </c:numRef>
          </c:yVal>
          <c:smooth val="1"/>
        </c:ser>
        <c:axId val="6430034"/>
        <c:axId val="31695750"/>
      </c:scatterChart>
      <c:valAx>
        <c:axId val="6430034"/>
        <c:scaling>
          <c:orientation val="minMax"/>
          <c:max val="102"/>
          <c:min val="-1"/>
        </c:scaling>
        <c:delete val="0"/>
        <c:axPos val="b"/>
        <c:title>
          <c:tx>
            <c:rich>
              <a:bodyPr rot="0"/>
              <a:lstStyle/>
              <a:p>
                <a:pPr>
                  <a:defRPr b="0" sz="900" strike="noStrike" u="none">
                    <a:uFillTx/>
                    <a:latin typeface="Arial"/>
                  </a:defRPr>
                </a:pPr>
                <a:r>
                  <a:rPr b="0" sz="900" strike="noStrike" u="none">
                    <a:uFillTx/>
                    <a:latin typeface="Arial"/>
                  </a:rPr>
                  <a:t>Tempo</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trike="noStrike" u="none">
                <a:uFillTx/>
                <a:latin typeface="Arial"/>
              </a:defRPr>
            </a:pPr>
          </a:p>
        </c:txPr>
        <c:crossAx val="31695750"/>
        <c:crosses val="autoZero"/>
        <c:crossBetween val="between"/>
      </c:valAx>
      <c:valAx>
        <c:axId val="31695750"/>
        <c:scaling>
          <c:orientation val="minMax"/>
          <c:max val="105"/>
          <c:min val="0"/>
        </c:scaling>
        <c:delete val="0"/>
        <c:axPos val="l"/>
        <c:majorGridlines>
          <c:spPr>
            <a:ln w="0">
              <a:solidFill>
                <a:srgbClr val="b3b3b3"/>
              </a:solidFill>
            </a:ln>
          </c:spPr>
        </c:majorGridlines>
        <c:title>
          <c:tx>
            <c:rich>
              <a:bodyPr rot="-5400000"/>
              <a:lstStyle/>
              <a:p>
                <a:pPr>
                  <a:defRPr b="0" sz="900" strike="noStrike" u="none">
                    <a:uFillTx/>
                    <a:latin typeface="Arial"/>
                  </a:defRPr>
                </a:pPr>
                <a:r>
                  <a:rPr b="0" sz="900" strike="noStrike" u="none">
                    <a:uFillTx/>
                    <a:latin typeface="Arial"/>
                  </a:rPr>
                  <a:t>Nível de evolução</a:t>
                </a:r>
              </a:p>
            </c:rich>
          </c:tx>
          <c:overlay val="0"/>
          <c:spPr>
            <a:noFill/>
            <a:ln w="0">
              <a:noFill/>
            </a:ln>
          </c:spPr>
        </c:title>
        <c:numFmt formatCode="General" sourceLinked="0"/>
        <c:majorTickMark val="out"/>
        <c:minorTickMark val="none"/>
        <c:tickLblPos val="nextTo"/>
        <c:spPr>
          <a:ln w="0">
            <a:solidFill>
              <a:srgbClr val="b3b3b3"/>
            </a:solidFill>
          </a:ln>
        </c:spPr>
        <c:txPr>
          <a:bodyPr/>
          <a:lstStyle/>
          <a:p>
            <a:pPr>
              <a:defRPr b="0" sz="1000" strike="noStrike" u="none">
                <a:uFillTx/>
                <a:latin typeface="Arial"/>
              </a:defRPr>
            </a:pPr>
          </a:p>
        </c:txPr>
        <c:crossAx val="6430034"/>
        <c:crosses val="autoZero"/>
        <c:crossBetween val="between"/>
      </c:valAx>
      <c:spPr>
        <a:noFill/>
        <a:ln w="0">
          <a:solidFill>
            <a:srgbClr val="b3b3b3"/>
          </a:solidFill>
        </a:ln>
      </c:spPr>
    </c:plotArea>
    <c:legend>
      <c:legendPos val="r"/>
      <c:layout>
        <c:manualLayout>
          <c:xMode val="edge"/>
          <c:yMode val="edge"/>
          <c:x val="0.639706297656029"/>
          <c:y val="0.626275376038708"/>
          <c:w val="0.257568910980569"/>
          <c:h val="0.232169156322323"/>
        </c:manualLayout>
      </c:layout>
      <c:overlay val="0"/>
      <c:spPr>
        <a:noFill/>
        <a:ln w="0">
          <a:noFill/>
        </a:ln>
      </c:spPr>
      <c:txPr>
        <a:bodyPr/>
        <a:lstStyle/>
        <a:p>
          <a:pPr>
            <a:defRPr b="0" sz="1000" strike="noStrike" u="none">
              <a:uFillTx/>
              <a:latin typeface="Arial"/>
            </a:defRPr>
          </a:pPr>
        </a:p>
      </c:txPr>
    </c:legend>
    <c:plotVisOnly val="1"/>
    <c:dispBlanksAs val="span"/>
  </c:chart>
  <c:spPr>
    <a:solidFill>
      <a:srgbClr val="ffffff"/>
    </a:solidFill>
    <a:ln w="0">
      <a:noFill/>
    </a:ln>
  </c:spPr>
</c:chartSpace>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29527</TotalTime>
  <Application>LibreOffice/25.2.4.3$Windows_X86_64 LibreOffice_project/33e196637044ead23f5c3226cde09b47731f7e27</Application>
  <AppVersion>15.0000</AppVersion>
  <Pages>176</Pages>
  <Words>72098</Words>
  <Characters>399361</Characters>
  <CharactersWithSpaces>469928</CharactersWithSpaces>
  <Paragraphs>2098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2023-11-06T15:54:19Z</dcterms:created>
  <dc:creator/>
  <dc:description/>
  <dc:language>pt-BR</dc:language>
  <cp:lastModifiedBy/>
  <cp:lastPrinted>2025-08-04T15:28:32Z</cp:lastPrinted>
  <dcterms:modified xsi:type="dcterms:W3CDTF">2025-08-04T15:28:20Z</dcterms:modified>
  <cp:revision>442</cp:revision>
  <dc:subject/>
  <dc:title>Modelando o comportamento humano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id="h8ZmZpyv"/&gt;&lt;style id="http://www.zotero.org/styles/vancouver" locale="pt-BR" hasBibliography="1" bibliographyStyleHasBeenSet="1"/&gt;&lt;prefs&gt;&lt;pref name="fieldType" value="ReferenceMark"/&gt;&lt;pref name="</vt:lpwstr>
  </property>
  <property fmtid="{D5CDD505-2E9C-101B-9397-08002B2CF9AE}" pid="3" name="ZOTERO_PREF_2">
    <vt:lpwstr>automaticJournalAbbreviations" value="true"/&gt;&lt;/prefs&gt;&lt;/data&gt;</vt:lpwstr>
  </property>
</Properties>
</file>